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FAE84" w14:textId="7808CE75" w:rsidR="00E868DF" w:rsidRDefault="00F86F88">
      <w:pPr>
        <w:jc w:val="right"/>
        <w:rPr>
          <w:rFonts w:cstheme="minorHAnsi"/>
          <w:caps/>
          <w:color w:val="000042"/>
        </w:rPr>
        <w:pPrChange w:id="0" w:author="Josephine Pofsky" w:date="2018-08-20T11:57:00Z">
          <w:pPr>
            <w:jc w:val="center"/>
          </w:pPr>
        </w:pPrChange>
      </w:pPr>
      <w:ins w:id="1" w:author="Ryan Meacham (AIR)" w:date="2018-08-20T13:44:00Z">
        <w:r>
          <w:rPr>
            <w:rFonts w:cstheme="minorHAnsi"/>
            <w:caps/>
            <w:color w:val="000042"/>
          </w:rPr>
          <w:softHyphen/>
        </w:r>
        <w:r>
          <w:rPr>
            <w:rFonts w:cstheme="minorHAnsi"/>
            <w:caps/>
            <w:color w:val="000042"/>
          </w:rPr>
          <w:softHyphen/>
        </w:r>
      </w:ins>
      <w:ins w:id="2" w:author="Josephine Pofsky" w:date="2018-08-20T11:57:00Z">
        <w:r w:rsidR="00E83F80">
          <w:rPr>
            <w:caps/>
            <w:noProof/>
            <w:color w:val="FF0000"/>
          </w:rPr>
          <w:drawing>
            <wp:inline distT="0" distB="0" distL="0" distR="0" wp14:anchorId="7156C738" wp14:editId="69ADD97F">
              <wp:extent cx="1464945" cy="78479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O Logo_08_20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5905" cy="790663"/>
                      </a:xfrm>
                      <a:prstGeom prst="rect">
                        <a:avLst/>
                      </a:prstGeom>
                    </pic:spPr>
                  </pic:pic>
                </a:graphicData>
              </a:graphic>
            </wp:inline>
          </w:drawing>
        </w:r>
      </w:ins>
      <w:del w:id="3" w:author="Josephine Pofsky" w:date="2018-08-20T11:56:00Z">
        <w:r w:rsidR="005E4D78" w:rsidDel="00E83F80">
          <w:rPr>
            <w:caps/>
            <w:noProof/>
            <w:color w:val="FF0000"/>
          </w:rPr>
          <w:drawing>
            <wp:inline distT="0" distB="0" distL="0" distR="0" wp14:anchorId="6CB7DCAE" wp14:editId="6A814C52">
              <wp:extent cx="3771900" cy="2117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SFO_Logo.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7613" cy="2138005"/>
                      </a:xfrm>
                      <a:prstGeom prst="rect">
                        <a:avLst/>
                      </a:prstGeom>
                    </pic:spPr>
                  </pic:pic>
                </a:graphicData>
              </a:graphic>
            </wp:inline>
          </w:drawing>
        </w:r>
        <w:r w:rsidR="00E868DF" w:rsidRPr="00E868DF" w:rsidDel="00E83F80">
          <w:rPr>
            <w:caps/>
            <w:noProof/>
            <w:color w:val="FF0000"/>
            <w:highlight w:val="yellow"/>
          </w:rPr>
          <w:drawing>
            <wp:anchor distT="0" distB="0" distL="114300" distR="114300" simplePos="0" relativeHeight="251076096" behindDoc="0" locked="0" layoutInCell="0" allowOverlap="1" wp14:anchorId="7E172ECF" wp14:editId="7C4F1926">
              <wp:simplePos x="0" y="0"/>
              <wp:positionH relativeFrom="column">
                <wp:posOffset>4645025</wp:posOffset>
              </wp:positionH>
              <wp:positionV relativeFrom="paragraph">
                <wp:posOffset>-1161415</wp:posOffset>
              </wp:positionV>
              <wp:extent cx="1472184" cy="457279"/>
              <wp:effectExtent l="0" t="0" r="0" b="0"/>
              <wp:wrapNone/>
              <wp:docPr id="2" name="Picture 2"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Deltek\Proposals\Templates\2014 Templates\Logo_Dots\Woolpert Logo FINAL_2013_Gray sm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2184" cy="457279"/>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3E6C1D7" w14:textId="77777777" w:rsidR="00E868DF" w:rsidRDefault="00E868DF" w:rsidP="00E868DF">
      <w:pPr>
        <w:jc w:val="right"/>
        <w:rPr>
          <w:rFonts w:cstheme="minorHAnsi"/>
          <w:caps/>
          <w:color w:val="000042"/>
        </w:rPr>
      </w:pPr>
    </w:p>
    <w:p w14:paraId="16A71E50" w14:textId="77777777" w:rsidR="00E868DF" w:rsidRDefault="00E868DF" w:rsidP="00E868DF">
      <w:pPr>
        <w:jc w:val="right"/>
        <w:rPr>
          <w:rFonts w:cstheme="minorHAnsi"/>
          <w:caps/>
          <w:color w:val="000042"/>
        </w:rPr>
      </w:pPr>
    </w:p>
    <w:p w14:paraId="2442A84C" w14:textId="77777777" w:rsidR="00E868DF" w:rsidRDefault="00E868DF" w:rsidP="00E868DF">
      <w:pPr>
        <w:jc w:val="right"/>
        <w:rPr>
          <w:rFonts w:cstheme="minorHAnsi"/>
          <w:caps/>
          <w:color w:val="000042"/>
        </w:rPr>
      </w:pPr>
    </w:p>
    <w:p w14:paraId="2C3F3F28" w14:textId="77777777" w:rsidR="00E868DF" w:rsidRDefault="00E868DF" w:rsidP="00E868DF">
      <w:pPr>
        <w:jc w:val="right"/>
        <w:rPr>
          <w:rFonts w:cstheme="minorHAnsi"/>
          <w:caps/>
          <w:color w:val="000042"/>
        </w:rPr>
      </w:pPr>
    </w:p>
    <w:p w14:paraId="1166A951" w14:textId="77777777" w:rsidR="00E868DF" w:rsidRDefault="00E868DF" w:rsidP="00E868DF">
      <w:pPr>
        <w:jc w:val="right"/>
        <w:rPr>
          <w:rFonts w:cstheme="minorHAnsi"/>
          <w:caps/>
          <w:color w:val="000042"/>
        </w:rPr>
      </w:pPr>
    </w:p>
    <w:p w14:paraId="2A7A3C5A" w14:textId="77777777" w:rsidR="00E868DF" w:rsidRDefault="00E868DF" w:rsidP="00E868DF">
      <w:pPr>
        <w:jc w:val="right"/>
        <w:rPr>
          <w:rFonts w:cstheme="minorHAnsi"/>
          <w:caps/>
          <w:color w:val="000042"/>
        </w:rPr>
      </w:pPr>
    </w:p>
    <w:p w14:paraId="2E6A1DD1" w14:textId="0AB93F8E" w:rsidR="00191834" w:rsidRDefault="00052911" w:rsidP="00E868DF">
      <w:pPr>
        <w:jc w:val="right"/>
        <w:rPr>
          <w:ins w:id="4" w:author="Josephine Pofsky" w:date="2018-08-20T11:58:00Z"/>
          <w:rFonts w:ascii="Century Gothic" w:hAnsi="Century Gothic" w:cstheme="minorHAnsi"/>
          <w:b/>
          <w:color w:val="000042"/>
          <w:sz w:val="44"/>
          <w:szCs w:val="44"/>
        </w:rPr>
      </w:pPr>
      <w:r>
        <w:rPr>
          <w:rFonts w:ascii="Century Gothic" w:hAnsi="Century Gothic" w:cstheme="minorHAnsi"/>
          <w:b/>
          <w:color w:val="000042"/>
          <w:sz w:val="44"/>
          <w:szCs w:val="44"/>
        </w:rPr>
        <w:t>E</w:t>
      </w:r>
      <w:ins w:id="5" w:author="Josephine Pofsky" w:date="2018-08-20T11:57:00Z">
        <w:r w:rsidR="00E83F80">
          <w:rPr>
            <w:rFonts w:ascii="Century Gothic" w:hAnsi="Century Gothic" w:cstheme="minorHAnsi"/>
            <w:b/>
            <w:color w:val="000042"/>
            <w:sz w:val="44"/>
            <w:szCs w:val="44"/>
          </w:rPr>
          <w:t xml:space="preserve">xtract </w:t>
        </w:r>
      </w:ins>
      <w:r>
        <w:rPr>
          <w:rFonts w:ascii="Century Gothic" w:hAnsi="Century Gothic" w:cstheme="minorHAnsi"/>
          <w:b/>
          <w:color w:val="000042"/>
          <w:sz w:val="44"/>
          <w:szCs w:val="44"/>
        </w:rPr>
        <w:t>T</w:t>
      </w:r>
      <w:ins w:id="6" w:author="Josephine Pofsky" w:date="2018-08-20T11:57:00Z">
        <w:r w:rsidR="00E83F80">
          <w:rPr>
            <w:rFonts w:ascii="Century Gothic" w:hAnsi="Century Gothic" w:cstheme="minorHAnsi"/>
            <w:b/>
            <w:color w:val="000042"/>
            <w:sz w:val="44"/>
            <w:szCs w:val="44"/>
          </w:rPr>
          <w:t xml:space="preserve">ransfer </w:t>
        </w:r>
      </w:ins>
      <w:r>
        <w:rPr>
          <w:rFonts w:ascii="Century Gothic" w:hAnsi="Century Gothic" w:cstheme="minorHAnsi"/>
          <w:b/>
          <w:color w:val="000042"/>
          <w:sz w:val="44"/>
          <w:szCs w:val="44"/>
        </w:rPr>
        <w:t>L</w:t>
      </w:r>
      <w:ins w:id="7" w:author="Josephine Pofsky" w:date="2018-08-20T11:57:00Z">
        <w:r w:rsidR="00E83F80">
          <w:rPr>
            <w:rFonts w:ascii="Century Gothic" w:hAnsi="Century Gothic" w:cstheme="minorHAnsi"/>
            <w:b/>
            <w:color w:val="000042"/>
            <w:sz w:val="44"/>
            <w:szCs w:val="44"/>
          </w:rPr>
          <w:t>oad</w:t>
        </w:r>
      </w:ins>
      <w:r w:rsidR="005E4D78" w:rsidRPr="005E4D78">
        <w:rPr>
          <w:rFonts w:ascii="Century Gothic" w:hAnsi="Century Gothic" w:cstheme="minorHAnsi"/>
          <w:b/>
          <w:color w:val="000042"/>
          <w:sz w:val="44"/>
          <w:szCs w:val="44"/>
        </w:rPr>
        <w:t xml:space="preserve"> </w:t>
      </w:r>
      <w:ins w:id="8" w:author="Josephine Pofsky" w:date="2018-08-20T11:57:00Z">
        <w:r w:rsidR="00E83F80">
          <w:rPr>
            <w:rFonts w:ascii="Century Gothic" w:hAnsi="Century Gothic" w:cstheme="minorHAnsi"/>
            <w:b/>
            <w:color w:val="000042"/>
            <w:sz w:val="44"/>
            <w:szCs w:val="44"/>
          </w:rPr>
          <w:t xml:space="preserve">(ETL) </w:t>
        </w:r>
      </w:ins>
      <w:r w:rsidR="00706143">
        <w:rPr>
          <w:rFonts w:ascii="Century Gothic" w:hAnsi="Century Gothic" w:cstheme="minorHAnsi"/>
          <w:b/>
          <w:color w:val="000042"/>
          <w:sz w:val="44"/>
          <w:szCs w:val="44"/>
        </w:rPr>
        <w:t>Administration Guide</w:t>
      </w:r>
    </w:p>
    <w:p w14:paraId="7591285F" w14:textId="11B0CC7D" w:rsidR="00E83F80" w:rsidRPr="00E83F80" w:rsidRDefault="00E83F80" w:rsidP="00E868DF">
      <w:pPr>
        <w:jc w:val="right"/>
        <w:rPr>
          <w:rFonts w:ascii="Century Gothic" w:hAnsi="Century Gothic" w:cstheme="minorHAnsi"/>
          <w:color w:val="000042"/>
          <w:sz w:val="44"/>
          <w:szCs w:val="44"/>
          <w:rPrChange w:id="9" w:author="Josephine Pofsky" w:date="2018-08-20T11:58:00Z">
            <w:rPr>
              <w:rFonts w:ascii="Century Gothic" w:hAnsi="Century Gothic" w:cstheme="minorHAnsi"/>
              <w:b/>
              <w:color w:val="000042"/>
              <w:sz w:val="44"/>
              <w:szCs w:val="44"/>
            </w:rPr>
          </w:rPrChange>
        </w:rPr>
      </w:pPr>
      <w:ins w:id="10" w:author="Josephine Pofsky" w:date="2018-08-20T11:58:00Z">
        <w:r w:rsidRPr="00E83F80">
          <w:rPr>
            <w:rFonts w:ascii="Century Gothic" w:hAnsi="Century Gothic" w:cstheme="minorHAnsi"/>
            <w:color w:val="000042"/>
            <w:sz w:val="44"/>
            <w:szCs w:val="44"/>
            <w:rPrChange w:id="11" w:author="Josephine Pofsky" w:date="2018-08-20T11:58:00Z">
              <w:rPr>
                <w:rFonts w:ascii="Century Gothic" w:hAnsi="Century Gothic" w:cstheme="minorHAnsi"/>
                <w:b/>
                <w:color w:val="000042"/>
                <w:sz w:val="44"/>
                <w:szCs w:val="44"/>
              </w:rPr>
            </w:rPrChange>
          </w:rPr>
          <w:t xml:space="preserve">For Aviation Management </w:t>
        </w:r>
      </w:ins>
    </w:p>
    <w:p w14:paraId="38069B97" w14:textId="039B3F8C" w:rsidR="00E868DF" w:rsidRPr="00E868DF" w:rsidDel="00E83F80" w:rsidRDefault="00E868DF" w:rsidP="00E868DF">
      <w:pPr>
        <w:jc w:val="right"/>
        <w:rPr>
          <w:del w:id="12" w:author="Josephine Pofsky" w:date="2018-08-20T11:57:00Z"/>
          <w:rFonts w:ascii="Century Gothic" w:hAnsi="Century Gothic" w:cstheme="minorHAnsi"/>
          <w:color w:val="000042"/>
          <w:sz w:val="24"/>
        </w:rPr>
      </w:pPr>
    </w:p>
    <w:p w14:paraId="708BC053" w14:textId="3225F768" w:rsidR="00E868DF" w:rsidRPr="005E4D78" w:rsidDel="00E83F80" w:rsidRDefault="005E4D78" w:rsidP="00E868DF">
      <w:pPr>
        <w:jc w:val="right"/>
        <w:rPr>
          <w:del w:id="13" w:author="Josephine Pofsky" w:date="2018-08-20T11:58:00Z"/>
          <w:rFonts w:ascii="Century Gothic" w:hAnsi="Century Gothic" w:cstheme="minorHAnsi"/>
          <w:color w:val="000042"/>
          <w:sz w:val="44"/>
          <w:szCs w:val="48"/>
        </w:rPr>
      </w:pPr>
      <w:del w:id="14" w:author="Josephine Pofsky" w:date="2018-08-20T11:57:00Z">
        <w:r w:rsidRPr="005E4D78" w:rsidDel="00E83F80">
          <w:rPr>
            <w:rFonts w:ascii="Century Gothic" w:hAnsi="Century Gothic" w:cstheme="minorHAnsi"/>
            <w:color w:val="000042"/>
            <w:sz w:val="44"/>
            <w:szCs w:val="48"/>
          </w:rPr>
          <w:delText xml:space="preserve">SFO AVM </w:delText>
        </w:r>
      </w:del>
      <w:del w:id="15" w:author="Josephine Pofsky" w:date="2018-08-20T11:58:00Z">
        <w:r w:rsidRPr="005E4D78" w:rsidDel="00E83F80">
          <w:rPr>
            <w:rFonts w:ascii="Century Gothic" w:hAnsi="Century Gothic" w:cstheme="minorHAnsi"/>
            <w:color w:val="000042"/>
            <w:sz w:val="44"/>
            <w:szCs w:val="48"/>
          </w:rPr>
          <w:delText>Extract Transfer Load</w:delText>
        </w:r>
      </w:del>
    </w:p>
    <w:p w14:paraId="3C5E3381" w14:textId="77777777" w:rsidR="00E868DF" w:rsidRPr="005E4D78" w:rsidRDefault="00E868DF" w:rsidP="00E868DF">
      <w:pPr>
        <w:jc w:val="right"/>
        <w:rPr>
          <w:rFonts w:ascii="Century Gothic" w:hAnsi="Century Gothic" w:cstheme="minorHAnsi"/>
          <w:color w:val="000042"/>
          <w:sz w:val="48"/>
          <w:szCs w:val="48"/>
        </w:rPr>
      </w:pPr>
    </w:p>
    <w:p w14:paraId="04EA9F61" w14:textId="77777777" w:rsidR="00E868DF" w:rsidRPr="00E868DF" w:rsidRDefault="005E4D78" w:rsidP="00E868DF">
      <w:pPr>
        <w:jc w:val="right"/>
        <w:rPr>
          <w:rFonts w:ascii="Century Gothic" w:hAnsi="Century Gothic" w:cstheme="minorHAnsi"/>
          <w:color w:val="000042"/>
          <w:sz w:val="36"/>
          <w:highlight w:val="yellow"/>
        </w:rPr>
      </w:pPr>
      <w:bookmarkStart w:id="16" w:name="_Hlk516650384"/>
      <w:r w:rsidRPr="005E4D78">
        <w:rPr>
          <w:rFonts w:ascii="Century Gothic" w:hAnsi="Century Gothic" w:cstheme="minorHAnsi"/>
          <w:color w:val="000042"/>
          <w:sz w:val="36"/>
        </w:rPr>
        <w:t>San Francisco International Airport</w:t>
      </w:r>
      <w:bookmarkEnd w:id="16"/>
    </w:p>
    <w:p w14:paraId="37F0F29A" w14:textId="77777777" w:rsidR="00E868DF" w:rsidRPr="00E868DF" w:rsidRDefault="00E868DF" w:rsidP="00E868DF">
      <w:pPr>
        <w:jc w:val="right"/>
        <w:rPr>
          <w:rFonts w:ascii="Century Gothic" w:hAnsi="Century Gothic" w:cstheme="minorHAnsi"/>
          <w:color w:val="000042"/>
          <w:sz w:val="36"/>
          <w:highlight w:val="yellow"/>
        </w:rPr>
      </w:pPr>
    </w:p>
    <w:p w14:paraId="3197D7C9" w14:textId="04A94A7F" w:rsidR="00E868DF" w:rsidRPr="00E868DF" w:rsidRDefault="005E4D78" w:rsidP="00E868DF">
      <w:pPr>
        <w:jc w:val="right"/>
        <w:rPr>
          <w:rFonts w:ascii="Century Gothic" w:hAnsi="Century Gothic" w:cstheme="minorHAnsi"/>
          <w:color w:val="000042"/>
          <w:sz w:val="28"/>
        </w:rPr>
        <w:sectPr w:rsidR="00E868DF" w:rsidRPr="00E868DF" w:rsidSect="00E83F80">
          <w:footerReference w:type="default" r:id="rId14"/>
          <w:pgSz w:w="12240" w:h="15840" w:code="1"/>
          <w:pgMar w:top="1620" w:right="1080" w:bottom="1440" w:left="1080" w:header="720" w:footer="720" w:gutter="0"/>
          <w:paperSrc w:first="15" w:other="15"/>
          <w:cols w:space="720"/>
          <w:docGrid w:linePitch="299"/>
          <w:sectPrChange w:id="17" w:author="Josephine Pofsky" w:date="2018-08-20T11:57:00Z">
            <w:sectPr w:rsidR="00E868DF" w:rsidRPr="00E868DF" w:rsidSect="00E83F80">
              <w:pgMar w:top="3330" w:right="1080" w:bottom="1440" w:left="1080" w:header="720" w:footer="720" w:gutter="0"/>
            </w:sectPr>
          </w:sectPrChange>
        </w:sectPr>
      </w:pPr>
      <w:bookmarkStart w:id="18" w:name="_GoBack"/>
      <w:bookmarkEnd w:id="18"/>
      <w:r>
        <w:rPr>
          <w:rFonts w:ascii="Century Gothic" w:hAnsi="Century Gothic" w:cstheme="minorHAnsi"/>
          <w:color w:val="000042"/>
          <w:sz w:val="28"/>
        </w:rPr>
        <w:t xml:space="preserve">July </w:t>
      </w:r>
      <w:del w:id="19" w:author="Cardwell, Marianne" w:date="2018-06-15T15:30:00Z">
        <w:r w:rsidDel="00622062">
          <w:rPr>
            <w:rFonts w:ascii="Century Gothic" w:hAnsi="Century Gothic" w:cstheme="minorHAnsi"/>
            <w:color w:val="000042"/>
            <w:sz w:val="28"/>
          </w:rPr>
          <w:delText xml:space="preserve"> </w:delText>
        </w:r>
      </w:del>
      <w:r>
        <w:rPr>
          <w:rFonts w:ascii="Century Gothic" w:hAnsi="Century Gothic" w:cstheme="minorHAnsi"/>
          <w:color w:val="000042"/>
          <w:sz w:val="28"/>
        </w:rPr>
        <w:t>201</w:t>
      </w:r>
      <w:ins w:id="20" w:author="Josephine Pofsky" w:date="2018-08-20T11:57:00Z">
        <w:r w:rsidR="00E83F80">
          <w:rPr>
            <w:rFonts w:ascii="Century Gothic" w:hAnsi="Century Gothic" w:cstheme="minorHAnsi"/>
            <w:color w:val="000042"/>
            <w:sz w:val="28"/>
          </w:rPr>
          <w:t>8</w:t>
        </w:r>
      </w:ins>
      <w:del w:id="21" w:author="Josephine Pofsky" w:date="2018-08-20T11:57:00Z">
        <w:r w:rsidDel="00E83F80">
          <w:rPr>
            <w:rFonts w:ascii="Century Gothic" w:hAnsi="Century Gothic" w:cstheme="minorHAnsi"/>
            <w:color w:val="000042"/>
            <w:sz w:val="28"/>
          </w:rPr>
          <w:delText>8</w:delText>
        </w:r>
      </w:del>
    </w:p>
    <w:p w14:paraId="293E0BB1" w14:textId="5EADDFA5" w:rsidR="001F2A3C" w:rsidRPr="00874BDB" w:rsidDel="00E83F80" w:rsidRDefault="00706143" w:rsidP="001F2A3C">
      <w:pPr>
        <w:pStyle w:val="Title0"/>
        <w:rPr>
          <w:del w:id="22" w:author="Josephine Pofsky" w:date="2018-08-20T11:57:00Z"/>
          <w:caps w:val="0"/>
        </w:rPr>
      </w:pPr>
      <w:del w:id="23" w:author="Josephine Pofsky" w:date="2018-08-20T11:57:00Z">
        <w:r w:rsidRPr="00706143" w:rsidDel="00E83F80">
          <w:rPr>
            <w:caps w:val="0"/>
          </w:rPr>
          <w:lastRenderedPageBreak/>
          <w:delText>ETL Administration Guide</w:delText>
        </w:r>
      </w:del>
    </w:p>
    <w:p w14:paraId="4C535EB1" w14:textId="57D0A1CA" w:rsidR="001F2A3C" w:rsidRPr="000176B3" w:rsidDel="00E83F80" w:rsidRDefault="005E4D78" w:rsidP="001F2A3C">
      <w:pPr>
        <w:pStyle w:val="Heading1"/>
        <w:rPr>
          <w:del w:id="24" w:author="Josephine Pofsky" w:date="2018-08-20T11:57:00Z"/>
          <w:rStyle w:val="Style16pt"/>
          <w:highlight w:val="yellow"/>
        </w:rPr>
      </w:pPr>
      <w:del w:id="25" w:author="Josephine Pofsky" w:date="2018-08-20T11:57:00Z">
        <w:r w:rsidRPr="005E4D78" w:rsidDel="00E83F80">
          <w:rPr>
            <w:rStyle w:val="Style16pt"/>
          </w:rPr>
          <w:delText>SFO AVM Extract Transfer Load</w:delText>
        </w:r>
      </w:del>
    </w:p>
    <w:p w14:paraId="35647A87" w14:textId="7AB1551B" w:rsidR="001F2A3C" w:rsidRPr="00874BDB" w:rsidDel="00E83F80" w:rsidRDefault="005E4D78" w:rsidP="001F2A3C">
      <w:pPr>
        <w:pStyle w:val="Heading3"/>
        <w:rPr>
          <w:del w:id="26" w:author="Josephine Pofsky" w:date="2018-08-20T11:57:00Z"/>
          <w:highlight w:val="yellow"/>
        </w:rPr>
      </w:pPr>
      <w:del w:id="27" w:author="Josephine Pofsky" w:date="2018-08-20T11:57:00Z">
        <w:r w:rsidRPr="005E4D78" w:rsidDel="00E83F80">
          <w:delText>San Francisco International Airport</w:delText>
        </w:r>
      </w:del>
    </w:p>
    <w:p w14:paraId="6ABD58CB" w14:textId="23EC5EE0" w:rsidR="001F2A3C" w:rsidDel="00E83F80" w:rsidRDefault="005E4D78" w:rsidP="001F2A3C">
      <w:pPr>
        <w:pStyle w:val="Heading4"/>
        <w:spacing w:before="210" w:after="210"/>
        <w:rPr>
          <w:del w:id="28" w:author="Josephine Pofsky" w:date="2018-08-20T11:57:00Z"/>
        </w:rPr>
      </w:pPr>
      <w:del w:id="29" w:author="Josephine Pofsky" w:date="2018-08-20T11:57:00Z">
        <w:r w:rsidDel="00E83F80">
          <w:delText>July 2018</w:delText>
        </w:r>
      </w:del>
    </w:p>
    <w:p w14:paraId="7D045615" w14:textId="313B2B51" w:rsidR="001F2A3C" w:rsidRPr="009C42A7" w:rsidDel="00E83F80" w:rsidRDefault="001F2A3C" w:rsidP="001F2A3C">
      <w:pPr>
        <w:pStyle w:val="List"/>
        <w:rPr>
          <w:del w:id="30" w:author="Josephine Pofsky" w:date="2018-08-20T11:57:00Z"/>
        </w:rPr>
      </w:pPr>
      <w:del w:id="31" w:author="Josephine Pofsky" w:date="2018-08-20T11:57:00Z">
        <w:r w:rsidRPr="009C42A7" w:rsidDel="00E83F80">
          <w:delText>Prepared by Woolpert, Inc.</w:delText>
        </w:r>
      </w:del>
    </w:p>
    <w:p w14:paraId="2A676AE0" w14:textId="0F9FBFE9" w:rsidR="001F2A3C" w:rsidRPr="005E4D78" w:rsidDel="00E83F80" w:rsidRDefault="00BA466E" w:rsidP="001F2A3C">
      <w:pPr>
        <w:pStyle w:val="List"/>
        <w:rPr>
          <w:del w:id="32" w:author="Josephine Pofsky" w:date="2018-08-20T11:57:00Z"/>
        </w:rPr>
      </w:pPr>
      <w:del w:id="33" w:author="Josephine Pofsky" w:date="2018-08-20T11:57:00Z">
        <w:r w:rsidRPr="005E4D78" w:rsidDel="00E83F80">
          <w:delText>4454 Idea Center Blvd</w:delText>
        </w:r>
      </w:del>
    </w:p>
    <w:p w14:paraId="5C7BE7F8" w14:textId="43026B45" w:rsidR="00BA466E" w:rsidDel="00E83F80" w:rsidRDefault="00BA466E" w:rsidP="001F2A3C">
      <w:pPr>
        <w:pStyle w:val="List"/>
        <w:rPr>
          <w:del w:id="34" w:author="Josephine Pofsky" w:date="2018-08-20T11:57:00Z"/>
        </w:rPr>
      </w:pPr>
      <w:del w:id="35" w:author="Josephine Pofsky" w:date="2018-08-20T11:57:00Z">
        <w:r w:rsidRPr="005E4D78" w:rsidDel="00E83F80">
          <w:delText>Dayton, OH 45430</w:delText>
        </w:r>
      </w:del>
    </w:p>
    <w:p w14:paraId="187EF1B5" w14:textId="4EDA07F6" w:rsidR="001F2A3C" w:rsidRPr="009C42A7" w:rsidDel="00E83F80" w:rsidRDefault="001F2A3C" w:rsidP="001F2A3C">
      <w:pPr>
        <w:pStyle w:val="List"/>
        <w:rPr>
          <w:del w:id="36" w:author="Josephine Pofsky" w:date="2018-08-20T11:57:00Z"/>
        </w:rPr>
      </w:pPr>
    </w:p>
    <w:p w14:paraId="590B73B6" w14:textId="15885950" w:rsidR="001F2A3C" w:rsidDel="00E83F80" w:rsidRDefault="00E83F80" w:rsidP="001F2A3C">
      <w:pPr>
        <w:pStyle w:val="List"/>
        <w:rPr>
          <w:del w:id="37" w:author="Josephine Pofsky" w:date="2018-08-20T11:57:00Z"/>
        </w:rPr>
      </w:pPr>
      <w:del w:id="38" w:author="Josephine Pofsky" w:date="2018-08-20T11:57:00Z">
        <w:r w:rsidDel="00E83F80">
          <w:fldChar w:fldCharType="begin"/>
        </w:r>
        <w:r w:rsidDel="00E83F80">
          <w:delInstrText xml:space="preserve"> HYPERLINK "http://www.woolpert.com" </w:delInstrText>
        </w:r>
        <w:r w:rsidDel="00E83F80">
          <w:fldChar w:fldCharType="separate"/>
        </w:r>
        <w:r w:rsidR="001F2A3C" w:rsidRPr="00652961" w:rsidDel="00E83F80">
          <w:delText>www.woolpert.com</w:delText>
        </w:r>
        <w:r w:rsidDel="00E83F80">
          <w:fldChar w:fldCharType="end"/>
        </w:r>
      </w:del>
    </w:p>
    <w:p w14:paraId="2762E77C" w14:textId="2AD719FF" w:rsidR="001F2A3C" w:rsidRPr="009C42A7" w:rsidDel="00E83F80" w:rsidRDefault="001F2A3C" w:rsidP="001F2A3C">
      <w:pPr>
        <w:pStyle w:val="List"/>
        <w:rPr>
          <w:del w:id="39" w:author="Josephine Pofsky" w:date="2018-08-20T11:57:00Z"/>
        </w:rPr>
      </w:pPr>
    </w:p>
    <w:p w14:paraId="185735C6" w14:textId="190D0D80" w:rsidR="001F2A3C" w:rsidDel="00E83F80" w:rsidRDefault="001F2A3C" w:rsidP="0048407F">
      <w:pPr>
        <w:jc w:val="center"/>
        <w:rPr>
          <w:del w:id="40" w:author="Josephine Pofsky" w:date="2018-08-20T11:57:00Z"/>
          <w:rFonts w:cstheme="minorHAnsi"/>
          <w:caps/>
          <w:color w:val="000042"/>
        </w:rPr>
        <w:sectPr w:rsidR="001F2A3C" w:rsidDel="00E83F80" w:rsidSect="00AD3268">
          <w:footerReference w:type="default" r:id="rId15"/>
          <w:pgSz w:w="12240" w:h="15840" w:code="1"/>
          <w:pgMar w:top="3960" w:right="1440" w:bottom="1440" w:left="1440" w:header="720" w:footer="720" w:gutter="0"/>
          <w:paperSrc w:first="15" w:other="15"/>
          <w:cols w:space="720"/>
        </w:sectPr>
      </w:pPr>
    </w:p>
    <w:p w14:paraId="64B6A978" w14:textId="77777777" w:rsidR="003E77B7" w:rsidRPr="00AD3268" w:rsidRDefault="003E77B7" w:rsidP="00AD3268">
      <w:pPr>
        <w:pStyle w:val="Heading"/>
      </w:pPr>
      <w:r w:rsidRPr="00AD3268">
        <w:t>QUALITY</w:t>
      </w:r>
    </w:p>
    <w:p w14:paraId="4E9057CE" w14:textId="77777777" w:rsidR="003E77B7" w:rsidRPr="007C201D" w:rsidRDefault="003E77B7" w:rsidP="007C201D">
      <w:pPr>
        <w:pStyle w:val="Normalwithspaceafter"/>
      </w:pPr>
      <w:r w:rsidRPr="007C201D">
        <w:t xml:space="preserve">At </w:t>
      </w:r>
      <w:proofErr w:type="spellStart"/>
      <w:r w:rsidRPr="007C201D">
        <w:t>Woolpert</w:t>
      </w:r>
      <w:proofErr w:type="spellEnd"/>
      <w:r w:rsidRPr="007C201D">
        <w:t>, quality is the cornerstone of our business. We invite your comments and suggestions for improving this document.</w:t>
      </w:r>
    </w:p>
    <w:p w14:paraId="1285534E" w14:textId="77777777" w:rsidR="003E77B7" w:rsidRDefault="003E77B7" w:rsidP="00AD3268">
      <w:pPr>
        <w:pStyle w:val="Heading"/>
      </w:pPr>
      <w:r>
        <w:t xml:space="preserve">TRADEMARKS </w:t>
      </w:r>
    </w:p>
    <w:p w14:paraId="1FD9862B" w14:textId="77777777" w:rsidR="003E77B7" w:rsidRDefault="003E77B7" w:rsidP="007C201D">
      <w:pPr>
        <w:pStyle w:val="Normalwithspaceafter"/>
      </w:pPr>
      <w:r>
        <w:t>All brand names and product names are trademarks or registered trademarks of their respective companies.</w:t>
      </w:r>
    </w:p>
    <w:p w14:paraId="76FCE740" w14:textId="77777777" w:rsidR="003E77B7" w:rsidRDefault="003E77B7" w:rsidP="00AD3268">
      <w:pPr>
        <w:pStyle w:val="Heading"/>
      </w:pPr>
      <w:r>
        <w:t xml:space="preserve">NOTICE OF PROPRIETARY INFORMATION </w:t>
      </w:r>
    </w:p>
    <w:p w14:paraId="5F4074F7" w14:textId="77777777" w:rsidR="003E77B7" w:rsidRDefault="003E77B7" w:rsidP="007C201D">
      <w:pPr>
        <w:pStyle w:val="Normalwithspaceafter"/>
      </w:pPr>
      <w:r>
        <w:t xml:space="preserve">© </w:t>
      </w:r>
      <w:r w:rsidR="005E4D78">
        <w:t>2018</w:t>
      </w:r>
      <w:r>
        <w:t xml:space="preserve">, </w:t>
      </w:r>
      <w:proofErr w:type="spellStart"/>
      <w:r>
        <w:t>Woolpert</w:t>
      </w:r>
      <w:proofErr w:type="spellEnd"/>
      <w:r>
        <w:t xml:space="preserve">, Inc., </w:t>
      </w:r>
      <w:r w:rsidR="005E4D78">
        <w:t>Dayton, Ohio</w:t>
      </w:r>
      <w:r>
        <w:t>.</w:t>
      </w:r>
    </w:p>
    <w:p w14:paraId="46D4052A" w14:textId="77777777" w:rsidR="003E77B7" w:rsidRDefault="003E77B7" w:rsidP="007C201D">
      <w:pPr>
        <w:pStyle w:val="Normalwithspaceafter"/>
      </w:pPr>
      <w:r>
        <w:t xml:space="preserve">All rights reserved to </w:t>
      </w:r>
      <w:proofErr w:type="spellStart"/>
      <w:r>
        <w:t>Woolpert</w:t>
      </w:r>
      <w:proofErr w:type="spellEnd"/>
      <w:r>
        <w:t xml:space="preserve">. This document was designed, prepared, and submitted by </w:t>
      </w:r>
      <w:proofErr w:type="spellStart"/>
      <w:r>
        <w:t>Woolpert</w:t>
      </w:r>
      <w:proofErr w:type="spellEnd"/>
      <w:r>
        <w:t xml:space="preserve"> to be used only by the recipient.</w:t>
      </w:r>
    </w:p>
    <w:p w14:paraId="4ED70981" w14:textId="77777777" w:rsidR="003E77B7" w:rsidRDefault="003E77B7" w:rsidP="007C201D">
      <w:pPr>
        <w:pStyle w:val="Normalwithspaceafter"/>
      </w:pPr>
      <w:r>
        <w:t>None of this material is permitted to be reproduced in any way or distributed to anyone other than the authorized representatives of the recipient.</w:t>
      </w:r>
    </w:p>
    <w:p w14:paraId="2A946D43" w14:textId="77777777" w:rsidR="003E77B7" w:rsidRDefault="003E77B7" w:rsidP="007C201D">
      <w:pPr>
        <w:pStyle w:val="Normalwithspaceafter"/>
        <w:rPr>
          <w:rFonts w:cstheme="minorHAnsi"/>
          <w:caps/>
          <w:color w:val="000042"/>
        </w:rPr>
        <w:sectPr w:rsidR="003E77B7" w:rsidSect="00287B01">
          <w:headerReference w:type="default" r:id="rId16"/>
          <w:footerReference w:type="default" r:id="rId17"/>
          <w:headerReference w:type="first" r:id="rId18"/>
          <w:footerReference w:type="first" r:id="rId19"/>
          <w:pgSz w:w="12240" w:h="15840" w:code="1"/>
          <w:pgMar w:top="1800" w:right="1440" w:bottom="720" w:left="1440" w:header="720" w:footer="720" w:gutter="0"/>
          <w:cols w:space="720"/>
          <w:docGrid w:linePitch="360"/>
        </w:sectPr>
      </w:pPr>
    </w:p>
    <w:p w14:paraId="1B305D30" w14:textId="77777777" w:rsidR="003E77B7" w:rsidRDefault="00F01FEB" w:rsidP="007F5F17">
      <w:pPr>
        <w:pStyle w:val="ReferenceHeader"/>
      </w:pPr>
      <w:r w:rsidRPr="00F01FEB">
        <w:lastRenderedPageBreak/>
        <w:t xml:space="preserve">Table of </w:t>
      </w:r>
      <w:r w:rsidRPr="007F5F17">
        <w:t>Contents</w:t>
      </w:r>
    </w:p>
    <w:p w14:paraId="2973B69B" w14:textId="2863CBB1" w:rsidR="007802EB" w:rsidRDefault="007E22F1">
      <w:pPr>
        <w:pStyle w:val="TOC1"/>
        <w:tabs>
          <w:tab w:val="right" w:leader="dot" w:pos="9350"/>
        </w:tabs>
        <w:rPr>
          <w:rFonts w:asciiTheme="minorHAnsi" w:eastAsiaTheme="minorEastAsia" w:hAnsiTheme="minorHAnsi" w:cstheme="minorBidi"/>
          <w:noProof/>
        </w:rPr>
      </w:pPr>
      <w:r>
        <w:fldChar w:fldCharType="begin"/>
      </w:r>
      <w:r>
        <w:instrText xml:space="preserve"> TOC \h \z \t "Appendix Heading,1,Num Heading 1,1,Num Heading 2,2,Num Heading 3,3" </w:instrText>
      </w:r>
      <w:r>
        <w:fldChar w:fldCharType="separate"/>
      </w:r>
      <w:r w:rsidR="00A62FD4">
        <w:fldChar w:fldCharType="begin"/>
      </w:r>
      <w:r w:rsidR="00A62FD4">
        <w:instrText xml:space="preserve"> HYPERLINK \l "_Toc516721355" </w:instrText>
      </w:r>
      <w:r w:rsidR="00A62FD4">
        <w:fldChar w:fldCharType="separate"/>
      </w:r>
      <w:r w:rsidR="007802EB" w:rsidRPr="004379C4">
        <w:rPr>
          <w:rStyle w:val="Hyperlink"/>
          <w:noProof/>
        </w:rPr>
        <w:t>1 Executive Sign-Off</w:t>
      </w:r>
      <w:r w:rsidR="007802EB">
        <w:rPr>
          <w:noProof/>
          <w:webHidden/>
        </w:rPr>
        <w:tab/>
      </w:r>
      <w:r w:rsidR="007802EB">
        <w:rPr>
          <w:noProof/>
          <w:webHidden/>
        </w:rPr>
        <w:fldChar w:fldCharType="begin"/>
      </w:r>
      <w:r w:rsidR="007802EB">
        <w:rPr>
          <w:noProof/>
          <w:webHidden/>
        </w:rPr>
        <w:instrText xml:space="preserve"> PAGEREF _Toc516721355 \h </w:instrText>
      </w:r>
      <w:r w:rsidR="007802EB">
        <w:rPr>
          <w:noProof/>
          <w:webHidden/>
        </w:rPr>
      </w:r>
      <w:r w:rsidR="007802EB">
        <w:rPr>
          <w:noProof/>
          <w:webHidden/>
        </w:rPr>
        <w:fldChar w:fldCharType="separate"/>
      </w:r>
      <w:ins w:id="41" w:author="Josephine Pofsky" w:date="2018-08-20T11:58:00Z">
        <w:r w:rsidR="00E83F80">
          <w:rPr>
            <w:noProof/>
            <w:webHidden/>
          </w:rPr>
          <w:t>2</w:t>
        </w:r>
      </w:ins>
      <w:ins w:id="42" w:author="Cardwell, Marianne" w:date="2018-06-15T15:42:00Z">
        <w:del w:id="43" w:author="Josephine Pofsky" w:date="2018-08-20T11:58:00Z">
          <w:r w:rsidR="00C66DA8" w:rsidDel="00E83F80">
            <w:rPr>
              <w:noProof/>
              <w:webHidden/>
            </w:rPr>
            <w:delText>4</w:delText>
          </w:r>
        </w:del>
      </w:ins>
      <w:del w:id="44" w:author="Josephine Pofsky" w:date="2018-08-20T11:58:00Z">
        <w:r w:rsidR="007802EB" w:rsidDel="00E83F80">
          <w:rPr>
            <w:noProof/>
            <w:webHidden/>
          </w:rPr>
          <w:delText>5</w:delText>
        </w:r>
      </w:del>
      <w:r w:rsidR="007802EB">
        <w:rPr>
          <w:noProof/>
          <w:webHidden/>
        </w:rPr>
        <w:fldChar w:fldCharType="end"/>
      </w:r>
      <w:r w:rsidR="00A62FD4">
        <w:rPr>
          <w:noProof/>
        </w:rPr>
        <w:fldChar w:fldCharType="end"/>
      </w:r>
    </w:p>
    <w:p w14:paraId="57312CAD" w14:textId="1C989C0D"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"_Toc516721356" </w:instrText>
      </w:r>
      <w:r>
        <w:fldChar w:fldCharType="separate"/>
      </w:r>
      <w:r w:rsidR="007802EB" w:rsidRPr="004379C4">
        <w:rPr>
          <w:rStyle w:val="Hyperlink"/>
          <w:noProof/>
        </w:rPr>
        <w:t>2 Revision History and Change Control</w:t>
      </w:r>
      <w:r w:rsidR="007802EB">
        <w:rPr>
          <w:noProof/>
          <w:webHidden/>
        </w:rPr>
        <w:tab/>
      </w:r>
      <w:r w:rsidR="007802EB">
        <w:rPr>
          <w:noProof/>
          <w:webHidden/>
        </w:rPr>
        <w:fldChar w:fldCharType="begin"/>
      </w:r>
      <w:r w:rsidR="007802EB">
        <w:rPr>
          <w:noProof/>
          <w:webHidden/>
        </w:rPr>
        <w:instrText xml:space="preserve"> PAGEREF _Toc516721356 \h </w:instrText>
      </w:r>
      <w:r w:rsidR="007802EB">
        <w:rPr>
          <w:noProof/>
          <w:webHidden/>
        </w:rPr>
      </w:r>
      <w:r w:rsidR="007802EB">
        <w:rPr>
          <w:noProof/>
          <w:webHidden/>
        </w:rPr>
        <w:fldChar w:fldCharType="separate"/>
      </w:r>
      <w:ins w:id="45" w:author="Josephine Pofsky" w:date="2018-08-20T11:58:00Z">
        <w:r w:rsidR="00E83F80">
          <w:rPr>
            <w:noProof/>
            <w:webHidden/>
          </w:rPr>
          <w:t>2</w:t>
        </w:r>
      </w:ins>
      <w:ins w:id="46" w:author="Cardwell, Marianne" w:date="2018-06-15T15:42:00Z">
        <w:del w:id="47" w:author="Josephine Pofsky" w:date="2018-08-20T11:58:00Z">
          <w:r w:rsidR="00C66DA8" w:rsidDel="00E83F80">
            <w:rPr>
              <w:noProof/>
              <w:webHidden/>
            </w:rPr>
            <w:delText>5</w:delText>
          </w:r>
        </w:del>
      </w:ins>
      <w:del w:id="48" w:author="Josephine Pofsky" w:date="2018-08-20T11:58:00Z">
        <w:r w:rsidR="007802EB" w:rsidDel="00E83F80">
          <w:rPr>
            <w:noProof/>
            <w:webHidden/>
          </w:rPr>
          <w:delText>6</w:delText>
        </w:r>
      </w:del>
      <w:r w:rsidR="007802EB">
        <w:rPr>
          <w:noProof/>
          <w:webHidden/>
        </w:rPr>
        <w:fldChar w:fldCharType="end"/>
      </w:r>
      <w:r>
        <w:rPr>
          <w:noProof/>
        </w:rPr>
        <w:fldChar w:fldCharType="end"/>
      </w:r>
    </w:p>
    <w:p w14:paraId="148BD6EC" w14:textId="25A76861"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"_Toc516721357" </w:instrText>
      </w:r>
      <w:r>
        <w:fldChar w:fldCharType="separate"/>
      </w:r>
      <w:r w:rsidR="007802EB" w:rsidRPr="004379C4">
        <w:rPr>
          <w:rStyle w:val="Hyperlink"/>
          <w:noProof/>
        </w:rPr>
        <w:t>3 Purpose, Software, Process</w:t>
      </w:r>
      <w:r w:rsidR="007802EB">
        <w:rPr>
          <w:noProof/>
          <w:webHidden/>
        </w:rPr>
        <w:tab/>
      </w:r>
      <w:r w:rsidR="007802EB">
        <w:rPr>
          <w:noProof/>
          <w:webHidden/>
        </w:rPr>
        <w:fldChar w:fldCharType="begin"/>
      </w:r>
      <w:r w:rsidR="007802EB">
        <w:rPr>
          <w:noProof/>
          <w:webHidden/>
        </w:rPr>
        <w:instrText xml:space="preserve"> PAGEREF _Toc516721357 \h </w:instrText>
      </w:r>
      <w:r w:rsidR="007802EB">
        <w:rPr>
          <w:noProof/>
          <w:webHidden/>
        </w:rPr>
      </w:r>
      <w:r w:rsidR="007802EB">
        <w:rPr>
          <w:noProof/>
          <w:webHidden/>
        </w:rPr>
        <w:fldChar w:fldCharType="separate"/>
      </w:r>
      <w:ins w:id="49" w:author="Josephine Pofsky" w:date="2018-08-20T11:58:00Z">
        <w:r w:rsidR="00E83F80">
          <w:rPr>
            <w:noProof/>
            <w:webHidden/>
          </w:rPr>
          <w:t>2</w:t>
        </w:r>
      </w:ins>
      <w:ins w:id="50" w:author="Cardwell, Marianne" w:date="2018-06-15T15:42:00Z">
        <w:del w:id="51" w:author="Josephine Pofsky" w:date="2018-08-20T11:58:00Z">
          <w:r w:rsidR="00C66DA8" w:rsidDel="00E83F80">
            <w:rPr>
              <w:noProof/>
              <w:webHidden/>
            </w:rPr>
            <w:delText>6</w:delText>
          </w:r>
        </w:del>
      </w:ins>
      <w:del w:id="52" w:author="Josephine Pofsky" w:date="2018-08-20T11:58:00Z">
        <w:r w:rsidR="007802EB" w:rsidDel="00E83F80">
          <w:rPr>
            <w:noProof/>
            <w:webHidden/>
          </w:rPr>
          <w:delText>7</w:delText>
        </w:r>
      </w:del>
      <w:r w:rsidR="007802EB">
        <w:rPr>
          <w:noProof/>
          <w:webHidden/>
        </w:rPr>
        <w:fldChar w:fldCharType="end"/>
      </w:r>
      <w:r>
        <w:rPr>
          <w:noProof/>
        </w:rPr>
        <w:fldChar w:fldCharType="end"/>
      </w:r>
    </w:p>
    <w:p w14:paraId="53C0C8B1" w14:textId="225C19EC"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"_Toc516721358" </w:instrText>
      </w:r>
      <w:r>
        <w:fldChar w:fldCharType="separate"/>
      </w:r>
      <w:r w:rsidR="007802EB" w:rsidRPr="004379C4">
        <w:rPr>
          <w:rStyle w:val="Hyperlink"/>
          <w:noProof/>
        </w:rPr>
        <w:t>3.1 Reference Documents</w:t>
      </w:r>
      <w:r w:rsidR="007802EB">
        <w:rPr>
          <w:noProof/>
          <w:webHidden/>
        </w:rPr>
        <w:tab/>
      </w:r>
      <w:r w:rsidR="007802EB">
        <w:rPr>
          <w:noProof/>
          <w:webHidden/>
        </w:rPr>
        <w:fldChar w:fldCharType="begin"/>
      </w:r>
      <w:r w:rsidR="007802EB">
        <w:rPr>
          <w:noProof/>
          <w:webHidden/>
        </w:rPr>
        <w:instrText xml:space="preserve"> PAGEREF _Toc516721358 \h </w:instrText>
      </w:r>
      <w:r w:rsidR="007802EB">
        <w:rPr>
          <w:noProof/>
          <w:webHidden/>
        </w:rPr>
      </w:r>
      <w:r w:rsidR="007802EB">
        <w:rPr>
          <w:noProof/>
          <w:webHidden/>
        </w:rPr>
        <w:fldChar w:fldCharType="separate"/>
      </w:r>
      <w:ins w:id="53" w:author="Josephine Pofsky" w:date="2018-08-20T11:58:00Z">
        <w:r w:rsidR="00E83F80">
          <w:rPr>
            <w:noProof/>
            <w:webHidden/>
          </w:rPr>
          <w:t>2</w:t>
        </w:r>
      </w:ins>
      <w:ins w:id="54" w:author="Cardwell, Marianne" w:date="2018-06-15T15:42:00Z">
        <w:del w:id="55" w:author="Josephine Pofsky" w:date="2018-08-20T11:58:00Z">
          <w:r w:rsidR="00C66DA8" w:rsidDel="00E83F80">
            <w:rPr>
              <w:noProof/>
              <w:webHidden/>
            </w:rPr>
            <w:delText>6</w:delText>
          </w:r>
        </w:del>
      </w:ins>
      <w:del w:id="56" w:author="Josephine Pofsky" w:date="2018-08-20T11:58:00Z">
        <w:r w:rsidR="007802EB" w:rsidDel="00E83F80">
          <w:rPr>
            <w:noProof/>
            <w:webHidden/>
          </w:rPr>
          <w:delText>7</w:delText>
        </w:r>
      </w:del>
      <w:r w:rsidR="007802EB">
        <w:rPr>
          <w:noProof/>
          <w:webHidden/>
        </w:rPr>
        <w:fldChar w:fldCharType="end"/>
      </w:r>
      <w:r>
        <w:rPr>
          <w:noProof/>
        </w:rPr>
        <w:fldChar w:fldCharType="end"/>
      </w:r>
    </w:p>
    <w:p w14:paraId="25E0078B" w14:textId="425B2D8E"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"_Toc516721359" </w:instrText>
      </w:r>
      <w:r>
        <w:fldChar w:fldCharType="separate"/>
      </w:r>
      <w:r w:rsidR="007802EB" w:rsidRPr="004379C4">
        <w:rPr>
          <w:rStyle w:val="Hyperlink"/>
          <w:noProof/>
        </w:rPr>
        <w:t>3.2 Acronyms</w:t>
      </w:r>
      <w:r w:rsidR="007802EB">
        <w:rPr>
          <w:noProof/>
          <w:webHidden/>
        </w:rPr>
        <w:tab/>
      </w:r>
      <w:r w:rsidR="007802EB">
        <w:rPr>
          <w:noProof/>
          <w:webHidden/>
        </w:rPr>
        <w:fldChar w:fldCharType="begin"/>
      </w:r>
      <w:r w:rsidR="007802EB">
        <w:rPr>
          <w:noProof/>
          <w:webHidden/>
        </w:rPr>
        <w:instrText xml:space="preserve"> PAGEREF _Toc516721359 \h </w:instrText>
      </w:r>
      <w:r w:rsidR="007802EB">
        <w:rPr>
          <w:noProof/>
          <w:webHidden/>
        </w:rPr>
      </w:r>
      <w:r w:rsidR="007802EB">
        <w:rPr>
          <w:noProof/>
          <w:webHidden/>
        </w:rPr>
        <w:fldChar w:fldCharType="separate"/>
      </w:r>
      <w:ins w:id="57" w:author="Josephine Pofsky" w:date="2018-08-20T11:58:00Z">
        <w:r w:rsidR="00E83F80">
          <w:rPr>
            <w:noProof/>
            <w:webHidden/>
          </w:rPr>
          <w:t>2</w:t>
        </w:r>
      </w:ins>
      <w:ins w:id="58" w:author="Cardwell, Marianne" w:date="2018-06-15T15:42:00Z">
        <w:del w:id="59" w:author="Josephine Pofsky" w:date="2018-08-20T11:58:00Z">
          <w:r w:rsidR="00C66DA8" w:rsidDel="00E83F80">
            <w:rPr>
              <w:noProof/>
              <w:webHidden/>
            </w:rPr>
            <w:delText>6</w:delText>
          </w:r>
        </w:del>
      </w:ins>
      <w:del w:id="60" w:author="Josephine Pofsky" w:date="2018-08-20T11:58:00Z">
        <w:r w:rsidR="007802EB" w:rsidDel="00E83F80">
          <w:rPr>
            <w:noProof/>
            <w:webHidden/>
          </w:rPr>
          <w:delText>7</w:delText>
        </w:r>
      </w:del>
      <w:r w:rsidR="007802EB">
        <w:rPr>
          <w:noProof/>
          <w:webHidden/>
        </w:rPr>
        <w:fldChar w:fldCharType="end"/>
      </w:r>
      <w:r>
        <w:rPr>
          <w:noProof/>
        </w:rPr>
        <w:fldChar w:fldCharType="end"/>
      </w:r>
    </w:p>
    <w:p w14:paraId="1E8E1FC9" w14:textId="3EEF6A9E"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"_Toc516721360" </w:instrText>
      </w:r>
      <w:r>
        <w:fldChar w:fldCharType="separate"/>
      </w:r>
      <w:r w:rsidR="007802EB" w:rsidRPr="004379C4">
        <w:rPr>
          <w:rStyle w:val="Hyperlink"/>
          <w:noProof/>
        </w:rPr>
        <w:t>3.3 Software Versions</w:t>
      </w:r>
      <w:r w:rsidR="007802EB">
        <w:rPr>
          <w:noProof/>
          <w:webHidden/>
        </w:rPr>
        <w:tab/>
      </w:r>
      <w:r w:rsidR="007802EB">
        <w:rPr>
          <w:noProof/>
          <w:webHidden/>
        </w:rPr>
        <w:fldChar w:fldCharType="begin"/>
      </w:r>
      <w:r w:rsidR="007802EB">
        <w:rPr>
          <w:noProof/>
          <w:webHidden/>
        </w:rPr>
        <w:instrText xml:space="preserve"> PAGEREF _Toc516721360 \h </w:instrText>
      </w:r>
      <w:r w:rsidR="007802EB">
        <w:rPr>
          <w:noProof/>
          <w:webHidden/>
        </w:rPr>
      </w:r>
      <w:r w:rsidR="007802EB">
        <w:rPr>
          <w:noProof/>
          <w:webHidden/>
        </w:rPr>
        <w:fldChar w:fldCharType="separate"/>
      </w:r>
      <w:ins w:id="61" w:author="Josephine Pofsky" w:date="2018-08-20T11:58:00Z">
        <w:r w:rsidR="00E83F80">
          <w:rPr>
            <w:noProof/>
            <w:webHidden/>
          </w:rPr>
          <w:t>2</w:t>
        </w:r>
      </w:ins>
      <w:ins w:id="62" w:author="Cardwell, Marianne" w:date="2018-06-15T15:42:00Z">
        <w:del w:id="63" w:author="Josephine Pofsky" w:date="2018-08-20T11:58:00Z">
          <w:r w:rsidR="00C66DA8" w:rsidDel="00E83F80">
            <w:rPr>
              <w:noProof/>
              <w:webHidden/>
            </w:rPr>
            <w:delText>6</w:delText>
          </w:r>
        </w:del>
      </w:ins>
      <w:del w:id="64" w:author="Josephine Pofsky" w:date="2018-08-20T11:58:00Z">
        <w:r w:rsidR="007802EB" w:rsidDel="00E83F80">
          <w:rPr>
            <w:noProof/>
            <w:webHidden/>
          </w:rPr>
          <w:delText>7</w:delText>
        </w:r>
      </w:del>
      <w:r w:rsidR="007802EB">
        <w:rPr>
          <w:noProof/>
          <w:webHidden/>
        </w:rPr>
        <w:fldChar w:fldCharType="end"/>
      </w:r>
      <w:r>
        <w:rPr>
          <w:noProof/>
        </w:rPr>
        <w:fldChar w:fldCharType="end"/>
      </w:r>
    </w:p>
    <w:p w14:paraId="4D663603" w14:textId="01D9F490"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"_Toc516721361" </w:instrText>
      </w:r>
      <w:r>
        <w:fldChar w:fldCharType="separate"/>
      </w:r>
      <w:r w:rsidR="007802EB" w:rsidRPr="004379C4">
        <w:rPr>
          <w:rStyle w:val="Hyperlink"/>
          <w:noProof/>
        </w:rPr>
        <w:t>3.4 ETL Process</w:t>
      </w:r>
      <w:r w:rsidR="007802EB">
        <w:rPr>
          <w:noProof/>
          <w:webHidden/>
        </w:rPr>
        <w:tab/>
      </w:r>
      <w:r w:rsidR="007802EB">
        <w:rPr>
          <w:noProof/>
          <w:webHidden/>
        </w:rPr>
        <w:fldChar w:fldCharType="begin"/>
      </w:r>
      <w:r w:rsidR="007802EB">
        <w:rPr>
          <w:noProof/>
          <w:webHidden/>
        </w:rPr>
        <w:instrText xml:space="preserve"> PAGEREF _Toc516721361 \h </w:instrText>
      </w:r>
      <w:r w:rsidR="007802EB">
        <w:rPr>
          <w:noProof/>
          <w:webHidden/>
        </w:rPr>
      </w:r>
      <w:r w:rsidR="007802EB">
        <w:rPr>
          <w:noProof/>
          <w:webHidden/>
        </w:rPr>
        <w:fldChar w:fldCharType="separate"/>
      </w:r>
      <w:ins w:id="65" w:author="Josephine Pofsky" w:date="2018-08-20T11:58:00Z">
        <w:r w:rsidR="00E83F80">
          <w:rPr>
            <w:noProof/>
            <w:webHidden/>
          </w:rPr>
          <w:t>2</w:t>
        </w:r>
      </w:ins>
      <w:ins w:id="66" w:author="Cardwell, Marianne" w:date="2018-06-15T15:42:00Z">
        <w:del w:id="67" w:author="Josephine Pofsky" w:date="2018-08-20T11:58:00Z">
          <w:r w:rsidR="00C66DA8" w:rsidDel="00E83F80">
            <w:rPr>
              <w:noProof/>
              <w:webHidden/>
            </w:rPr>
            <w:delText>7</w:delText>
          </w:r>
        </w:del>
      </w:ins>
      <w:del w:id="68" w:author="Josephine Pofsky" w:date="2018-08-20T11:58:00Z">
        <w:r w:rsidR="007802EB" w:rsidDel="00E83F80">
          <w:rPr>
            <w:noProof/>
            <w:webHidden/>
          </w:rPr>
          <w:delText>8</w:delText>
        </w:r>
      </w:del>
      <w:r w:rsidR="007802EB">
        <w:rPr>
          <w:noProof/>
          <w:webHidden/>
        </w:rPr>
        <w:fldChar w:fldCharType="end"/>
      </w:r>
      <w:r>
        <w:rPr>
          <w:noProof/>
        </w:rPr>
        <w:fldChar w:fldCharType="end"/>
      </w:r>
    </w:p>
    <w:p w14:paraId="653302AE" w14:textId="2187DE87"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"_Toc516721362" </w:instrText>
      </w:r>
      <w:r>
        <w:fldChar w:fldCharType="separate"/>
      </w:r>
      <w:r w:rsidR="007802EB" w:rsidRPr="004379C4">
        <w:rPr>
          <w:rStyle w:val="Hyperlink"/>
          <w:noProof/>
        </w:rPr>
        <w:t>4 Data &amp; Scripts</w:t>
      </w:r>
      <w:r w:rsidR="007802EB">
        <w:rPr>
          <w:noProof/>
          <w:webHidden/>
        </w:rPr>
        <w:tab/>
      </w:r>
      <w:r w:rsidR="007802EB">
        <w:rPr>
          <w:noProof/>
          <w:webHidden/>
        </w:rPr>
        <w:fldChar w:fldCharType="begin"/>
      </w:r>
      <w:r w:rsidR="007802EB">
        <w:rPr>
          <w:noProof/>
          <w:webHidden/>
        </w:rPr>
        <w:instrText xml:space="preserve"> PAGEREF _Toc516721362 \h </w:instrText>
      </w:r>
      <w:r w:rsidR="007802EB">
        <w:rPr>
          <w:noProof/>
          <w:webHidden/>
        </w:rPr>
      </w:r>
      <w:r w:rsidR="007802EB">
        <w:rPr>
          <w:noProof/>
          <w:webHidden/>
        </w:rPr>
        <w:fldChar w:fldCharType="separate"/>
      </w:r>
      <w:ins w:id="69" w:author="Josephine Pofsky" w:date="2018-08-20T11:58:00Z">
        <w:r w:rsidR="00E83F80">
          <w:rPr>
            <w:noProof/>
            <w:webHidden/>
          </w:rPr>
          <w:t>2</w:t>
        </w:r>
      </w:ins>
      <w:ins w:id="70" w:author="Cardwell, Marianne" w:date="2018-06-15T15:42:00Z">
        <w:del w:id="71" w:author="Josephine Pofsky" w:date="2018-08-20T11:58:00Z">
          <w:r w:rsidR="00C66DA8" w:rsidDel="00E83F80">
            <w:rPr>
              <w:noProof/>
              <w:webHidden/>
            </w:rPr>
            <w:delText>8</w:delText>
          </w:r>
        </w:del>
      </w:ins>
      <w:del w:id="72" w:author="Josephine Pofsky" w:date="2018-08-20T11:58:00Z">
        <w:r w:rsidR="007802EB" w:rsidDel="00E83F80">
          <w:rPr>
            <w:noProof/>
            <w:webHidden/>
          </w:rPr>
          <w:delText>9</w:delText>
        </w:r>
      </w:del>
      <w:r w:rsidR="007802EB">
        <w:rPr>
          <w:noProof/>
          <w:webHidden/>
        </w:rPr>
        <w:fldChar w:fldCharType="end"/>
      </w:r>
      <w:r>
        <w:rPr>
          <w:noProof/>
        </w:rPr>
        <w:fldChar w:fldCharType="end"/>
      </w:r>
    </w:p>
    <w:p w14:paraId="70FAB522" w14:textId="7470ACF2"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"_Toc516721363" </w:instrText>
      </w:r>
      <w:r>
        <w:fldChar w:fldCharType="separate"/>
      </w:r>
      <w:r w:rsidR="007802EB" w:rsidRPr="004379C4">
        <w:rPr>
          <w:rStyle w:val="Hyperlink"/>
          <w:noProof/>
        </w:rPr>
        <w:t>4.1 AVM CAD Files</w:t>
      </w:r>
      <w:r w:rsidR="007802EB">
        <w:rPr>
          <w:noProof/>
          <w:webHidden/>
        </w:rPr>
        <w:tab/>
      </w:r>
      <w:r w:rsidR="007802EB">
        <w:rPr>
          <w:noProof/>
          <w:webHidden/>
        </w:rPr>
        <w:fldChar w:fldCharType="begin"/>
      </w:r>
      <w:r w:rsidR="007802EB">
        <w:rPr>
          <w:noProof/>
          <w:webHidden/>
        </w:rPr>
        <w:instrText xml:space="preserve"> PAGEREF _Toc516721363 \h </w:instrText>
      </w:r>
      <w:r w:rsidR="007802EB">
        <w:rPr>
          <w:noProof/>
          <w:webHidden/>
        </w:rPr>
      </w:r>
      <w:r w:rsidR="007802EB">
        <w:rPr>
          <w:noProof/>
          <w:webHidden/>
        </w:rPr>
        <w:fldChar w:fldCharType="separate"/>
      </w:r>
      <w:ins w:id="73" w:author="Josephine Pofsky" w:date="2018-08-20T11:58:00Z">
        <w:r w:rsidR="00E83F80">
          <w:rPr>
            <w:noProof/>
            <w:webHidden/>
          </w:rPr>
          <w:t>2</w:t>
        </w:r>
      </w:ins>
      <w:ins w:id="74" w:author="Cardwell, Marianne" w:date="2018-06-15T15:42:00Z">
        <w:del w:id="75" w:author="Josephine Pofsky" w:date="2018-08-20T11:58:00Z">
          <w:r w:rsidR="00C66DA8" w:rsidDel="00E83F80">
            <w:rPr>
              <w:noProof/>
              <w:webHidden/>
            </w:rPr>
            <w:delText>8</w:delText>
          </w:r>
        </w:del>
      </w:ins>
      <w:del w:id="76" w:author="Josephine Pofsky" w:date="2018-08-20T11:58:00Z">
        <w:r w:rsidR="007802EB" w:rsidDel="00E83F80">
          <w:rPr>
            <w:noProof/>
            <w:webHidden/>
          </w:rPr>
          <w:delText>9</w:delText>
        </w:r>
      </w:del>
      <w:r w:rsidR="007802EB">
        <w:rPr>
          <w:noProof/>
          <w:webHidden/>
        </w:rPr>
        <w:fldChar w:fldCharType="end"/>
      </w:r>
      <w:r>
        <w:rPr>
          <w:noProof/>
        </w:rPr>
        <w:fldChar w:fldCharType="end"/>
      </w:r>
    </w:p>
    <w:p w14:paraId="5D03D714" w14:textId="21A7B0D5"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"_Toc516721364" </w:instrText>
      </w:r>
      <w:r>
        <w:fldChar w:fldCharType="separate"/>
      </w:r>
      <w:r w:rsidR="007802EB" w:rsidRPr="004379C4">
        <w:rPr>
          <w:rStyle w:val="Hyperlink"/>
          <w:noProof/>
        </w:rPr>
        <w:t>4.1.1 ArcGIS for AutoCAD</w:t>
      </w:r>
      <w:r w:rsidR="007802EB">
        <w:rPr>
          <w:noProof/>
          <w:webHidden/>
        </w:rPr>
        <w:tab/>
      </w:r>
      <w:r w:rsidR="007802EB">
        <w:rPr>
          <w:noProof/>
          <w:webHidden/>
        </w:rPr>
        <w:fldChar w:fldCharType="begin"/>
      </w:r>
      <w:r w:rsidR="007802EB">
        <w:rPr>
          <w:noProof/>
          <w:webHidden/>
        </w:rPr>
        <w:instrText xml:space="preserve"> PAGEREF _Toc516721364 \h </w:instrText>
      </w:r>
      <w:r w:rsidR="007802EB">
        <w:rPr>
          <w:noProof/>
          <w:webHidden/>
        </w:rPr>
      </w:r>
      <w:r w:rsidR="007802EB">
        <w:rPr>
          <w:noProof/>
          <w:webHidden/>
        </w:rPr>
        <w:fldChar w:fldCharType="separate"/>
      </w:r>
      <w:ins w:id="77" w:author="Josephine Pofsky" w:date="2018-08-20T11:58:00Z">
        <w:r w:rsidR="00E83F80">
          <w:rPr>
            <w:noProof/>
            <w:webHidden/>
          </w:rPr>
          <w:t>2</w:t>
        </w:r>
      </w:ins>
      <w:ins w:id="78" w:author="Cardwell, Marianne" w:date="2018-06-15T15:42:00Z">
        <w:del w:id="79" w:author="Josephine Pofsky" w:date="2018-08-20T11:58:00Z">
          <w:r w:rsidR="00C66DA8" w:rsidDel="00E83F80">
            <w:rPr>
              <w:noProof/>
              <w:webHidden/>
            </w:rPr>
            <w:delText>8</w:delText>
          </w:r>
        </w:del>
      </w:ins>
      <w:del w:id="80" w:author="Josephine Pofsky" w:date="2018-08-20T11:58:00Z">
        <w:r w:rsidR="007802EB" w:rsidDel="00E83F80">
          <w:rPr>
            <w:noProof/>
            <w:webHidden/>
          </w:rPr>
          <w:delText>9</w:delText>
        </w:r>
      </w:del>
      <w:r w:rsidR="007802EB">
        <w:rPr>
          <w:noProof/>
          <w:webHidden/>
        </w:rPr>
        <w:fldChar w:fldCharType="end"/>
      </w:r>
      <w:r>
        <w:rPr>
          <w:noProof/>
        </w:rPr>
        <w:fldChar w:fldCharType="end"/>
      </w:r>
    </w:p>
    <w:p w14:paraId="775F12AC" w14:textId="3937AB07"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"_Toc516721365" </w:instrText>
      </w:r>
      <w:r>
        <w:fldChar w:fldCharType="separate"/>
      </w:r>
      <w:r w:rsidR="007802EB" w:rsidRPr="004379C4">
        <w:rPr>
          <w:rStyle w:val="Hyperlink"/>
          <w:noProof/>
        </w:rPr>
        <w:t>4.2 AVM Geodatabase</w:t>
      </w:r>
      <w:r w:rsidR="007802EB">
        <w:rPr>
          <w:noProof/>
          <w:webHidden/>
        </w:rPr>
        <w:tab/>
      </w:r>
      <w:r w:rsidR="007802EB">
        <w:rPr>
          <w:noProof/>
          <w:webHidden/>
        </w:rPr>
        <w:fldChar w:fldCharType="begin"/>
      </w:r>
      <w:r w:rsidR="007802EB">
        <w:rPr>
          <w:noProof/>
          <w:webHidden/>
        </w:rPr>
        <w:instrText xml:space="preserve"> PAGEREF _Toc516721365 \h </w:instrText>
      </w:r>
      <w:r w:rsidR="007802EB">
        <w:rPr>
          <w:noProof/>
          <w:webHidden/>
        </w:rPr>
      </w:r>
      <w:r w:rsidR="007802EB">
        <w:rPr>
          <w:noProof/>
          <w:webHidden/>
        </w:rPr>
        <w:fldChar w:fldCharType="separate"/>
      </w:r>
      <w:ins w:id="81" w:author="Josephine Pofsky" w:date="2018-08-20T11:58:00Z">
        <w:r w:rsidR="00E83F80">
          <w:rPr>
            <w:noProof/>
            <w:webHidden/>
          </w:rPr>
          <w:t>2</w:t>
        </w:r>
      </w:ins>
      <w:ins w:id="82" w:author="Cardwell, Marianne" w:date="2018-06-15T15:42:00Z">
        <w:del w:id="83" w:author="Josephine Pofsky" w:date="2018-08-20T11:58:00Z">
          <w:r w:rsidR="00C66DA8" w:rsidDel="00E83F80">
            <w:rPr>
              <w:noProof/>
              <w:webHidden/>
            </w:rPr>
            <w:delText>10</w:delText>
          </w:r>
        </w:del>
      </w:ins>
      <w:del w:id="84" w:author="Josephine Pofsky" w:date="2018-08-20T11:58:00Z">
        <w:r w:rsidR="007802EB" w:rsidDel="00E83F80">
          <w:rPr>
            <w:noProof/>
            <w:webHidden/>
          </w:rPr>
          <w:delText>11</w:delText>
        </w:r>
      </w:del>
      <w:r w:rsidR="007802EB">
        <w:rPr>
          <w:noProof/>
          <w:webHidden/>
        </w:rPr>
        <w:fldChar w:fldCharType="end"/>
      </w:r>
      <w:r>
        <w:rPr>
          <w:noProof/>
        </w:rPr>
        <w:fldChar w:fldCharType="end"/>
      </w:r>
    </w:p>
    <w:p w14:paraId="155C4CB8" w14:textId="27A9089B"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"_Toc516721366" </w:instrText>
      </w:r>
      <w:r>
        <w:fldChar w:fldCharType="separate"/>
      </w:r>
      <w:r w:rsidR="007802EB" w:rsidRPr="004379C4">
        <w:rPr>
          <w:rStyle w:val="Hyperlink"/>
          <w:noProof/>
        </w:rPr>
        <w:t>4.3 PROD Geodatabase</w:t>
      </w:r>
      <w:r w:rsidR="007802EB">
        <w:rPr>
          <w:noProof/>
          <w:webHidden/>
        </w:rPr>
        <w:tab/>
      </w:r>
      <w:r w:rsidR="007802EB">
        <w:rPr>
          <w:noProof/>
          <w:webHidden/>
        </w:rPr>
        <w:fldChar w:fldCharType="begin"/>
      </w:r>
      <w:r w:rsidR="007802EB">
        <w:rPr>
          <w:noProof/>
          <w:webHidden/>
        </w:rPr>
        <w:instrText xml:space="preserve"> PAGEREF _Toc516721366 \h </w:instrText>
      </w:r>
      <w:r w:rsidR="007802EB">
        <w:rPr>
          <w:noProof/>
          <w:webHidden/>
        </w:rPr>
      </w:r>
      <w:r w:rsidR="007802EB">
        <w:rPr>
          <w:noProof/>
          <w:webHidden/>
        </w:rPr>
        <w:fldChar w:fldCharType="separate"/>
      </w:r>
      <w:ins w:id="85" w:author="Josephine Pofsky" w:date="2018-08-20T11:58:00Z">
        <w:r w:rsidR="00E83F80">
          <w:rPr>
            <w:noProof/>
            <w:webHidden/>
          </w:rPr>
          <w:t>2</w:t>
        </w:r>
      </w:ins>
      <w:ins w:id="86" w:author="Cardwell, Marianne" w:date="2018-06-15T15:42:00Z">
        <w:del w:id="87" w:author="Josephine Pofsky" w:date="2018-08-20T11:58:00Z">
          <w:r w:rsidR="00C66DA8" w:rsidDel="00E83F80">
            <w:rPr>
              <w:noProof/>
              <w:webHidden/>
            </w:rPr>
            <w:delText>10</w:delText>
          </w:r>
        </w:del>
      </w:ins>
      <w:del w:id="88" w:author="Josephine Pofsky" w:date="2018-08-20T11:58:00Z">
        <w:r w:rsidR="007802EB" w:rsidDel="00E83F80">
          <w:rPr>
            <w:noProof/>
            <w:webHidden/>
          </w:rPr>
          <w:delText>11</w:delText>
        </w:r>
      </w:del>
      <w:r w:rsidR="007802EB">
        <w:rPr>
          <w:noProof/>
          <w:webHidden/>
        </w:rPr>
        <w:fldChar w:fldCharType="end"/>
      </w:r>
      <w:r>
        <w:rPr>
          <w:noProof/>
        </w:rPr>
        <w:fldChar w:fldCharType="end"/>
      </w:r>
    </w:p>
    <w:p w14:paraId="10F7E89E" w14:textId="1ABBECB7" w:rsidR="007802EB" w:rsidRDefault="00A62FD4">
      <w:pPr>
        <w:pStyle w:val="TOC2"/>
        <w:tabs>
          <w:tab w:val="right" w:leader="dot" w:pos="9350"/>
        </w:tabs>
        <w:rPr>
          <w:rFonts w:asciiTheme="minorHAnsi" w:eastAsiaTheme="minorEastAsia" w:hAnsiTheme="minorHAnsi" w:cstheme="minorBidi"/>
          <w:noProof/>
        </w:rPr>
      </w:pPr>
      <w:r>
        <w:fldChar w:fldCharType="begin"/>
      </w:r>
      <w:r>
        <w:instrText xml:space="preserve"> HYPERLINK \l "_Toc516721367" </w:instrText>
      </w:r>
      <w:r>
        <w:fldChar w:fldCharType="separate"/>
      </w:r>
      <w:r w:rsidR="007802EB" w:rsidRPr="004379C4">
        <w:rPr>
          <w:rStyle w:val="Hyperlink"/>
          <w:noProof/>
        </w:rPr>
        <w:t>4.4 FME Scripts</w:t>
      </w:r>
      <w:r w:rsidR="007802EB">
        <w:rPr>
          <w:noProof/>
          <w:webHidden/>
        </w:rPr>
        <w:tab/>
      </w:r>
      <w:r w:rsidR="007802EB">
        <w:rPr>
          <w:noProof/>
          <w:webHidden/>
        </w:rPr>
        <w:fldChar w:fldCharType="begin"/>
      </w:r>
      <w:r w:rsidR="007802EB">
        <w:rPr>
          <w:noProof/>
          <w:webHidden/>
        </w:rPr>
        <w:instrText xml:space="preserve"> PAGEREF _Toc516721367 \h </w:instrText>
      </w:r>
      <w:r w:rsidR="007802EB">
        <w:rPr>
          <w:noProof/>
          <w:webHidden/>
        </w:rPr>
      </w:r>
      <w:r w:rsidR="007802EB">
        <w:rPr>
          <w:noProof/>
          <w:webHidden/>
        </w:rPr>
        <w:fldChar w:fldCharType="separate"/>
      </w:r>
      <w:ins w:id="89" w:author="Josephine Pofsky" w:date="2018-08-20T11:58:00Z">
        <w:r w:rsidR="00E83F80">
          <w:rPr>
            <w:noProof/>
            <w:webHidden/>
          </w:rPr>
          <w:t>2</w:t>
        </w:r>
      </w:ins>
      <w:ins w:id="90" w:author="Cardwell, Marianne" w:date="2018-06-15T15:42:00Z">
        <w:del w:id="91" w:author="Josephine Pofsky" w:date="2018-08-20T11:58:00Z">
          <w:r w:rsidR="00C66DA8" w:rsidDel="00E83F80">
            <w:rPr>
              <w:noProof/>
              <w:webHidden/>
            </w:rPr>
            <w:delText>11</w:delText>
          </w:r>
        </w:del>
      </w:ins>
      <w:del w:id="92" w:author="Josephine Pofsky" w:date="2018-08-20T11:58:00Z">
        <w:r w:rsidR="007802EB" w:rsidDel="00E83F80">
          <w:rPr>
            <w:noProof/>
            <w:webHidden/>
          </w:rPr>
          <w:delText>12</w:delText>
        </w:r>
      </w:del>
      <w:r w:rsidR="007802EB">
        <w:rPr>
          <w:noProof/>
          <w:webHidden/>
        </w:rPr>
        <w:fldChar w:fldCharType="end"/>
      </w:r>
      <w:r>
        <w:rPr>
          <w:noProof/>
        </w:rPr>
        <w:fldChar w:fldCharType="end"/>
      </w:r>
    </w:p>
    <w:p w14:paraId="11A3AA9A" w14:textId="3674EA1E"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"_Toc516721368" </w:instrText>
      </w:r>
      <w:r>
        <w:fldChar w:fldCharType="separate"/>
      </w:r>
      <w:r w:rsidR="007802EB" w:rsidRPr="004379C4">
        <w:rPr>
          <w:rStyle w:val="Hyperlink"/>
          <w:noProof/>
        </w:rPr>
        <w:t>4.4.1 Floorplan</w:t>
      </w:r>
      <w:r w:rsidR="007802EB">
        <w:rPr>
          <w:noProof/>
          <w:webHidden/>
        </w:rPr>
        <w:tab/>
      </w:r>
      <w:r w:rsidR="007802EB">
        <w:rPr>
          <w:noProof/>
          <w:webHidden/>
        </w:rPr>
        <w:fldChar w:fldCharType="begin"/>
      </w:r>
      <w:r w:rsidR="007802EB">
        <w:rPr>
          <w:noProof/>
          <w:webHidden/>
        </w:rPr>
        <w:instrText xml:space="preserve"> PAGEREF _Toc516721368 \h </w:instrText>
      </w:r>
      <w:r w:rsidR="007802EB">
        <w:rPr>
          <w:noProof/>
          <w:webHidden/>
        </w:rPr>
      </w:r>
      <w:r w:rsidR="007802EB">
        <w:rPr>
          <w:noProof/>
          <w:webHidden/>
        </w:rPr>
        <w:fldChar w:fldCharType="separate"/>
      </w:r>
      <w:ins w:id="93" w:author="Josephine Pofsky" w:date="2018-08-20T11:58:00Z">
        <w:r w:rsidR="00E83F80">
          <w:rPr>
            <w:noProof/>
            <w:webHidden/>
          </w:rPr>
          <w:t>2</w:t>
        </w:r>
      </w:ins>
      <w:ins w:id="94" w:author="Cardwell, Marianne" w:date="2018-06-15T15:42:00Z">
        <w:del w:id="95" w:author="Josephine Pofsky" w:date="2018-08-20T11:58:00Z">
          <w:r w:rsidR="00C66DA8" w:rsidDel="00E83F80">
            <w:rPr>
              <w:noProof/>
              <w:webHidden/>
            </w:rPr>
            <w:delText>11</w:delText>
          </w:r>
        </w:del>
      </w:ins>
      <w:del w:id="96" w:author="Josephine Pofsky" w:date="2018-08-20T11:58:00Z">
        <w:r w:rsidR="007802EB" w:rsidDel="00E83F80">
          <w:rPr>
            <w:noProof/>
            <w:webHidden/>
          </w:rPr>
          <w:delText>12</w:delText>
        </w:r>
      </w:del>
      <w:r w:rsidR="007802EB">
        <w:rPr>
          <w:noProof/>
          <w:webHidden/>
        </w:rPr>
        <w:fldChar w:fldCharType="end"/>
      </w:r>
      <w:r>
        <w:rPr>
          <w:noProof/>
        </w:rPr>
        <w:fldChar w:fldCharType="end"/>
      </w:r>
    </w:p>
    <w:p w14:paraId="4ED48812" w14:textId="3E465F3C"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"_Toc516721369" </w:instrText>
      </w:r>
      <w:r>
        <w:fldChar w:fldCharType="separate"/>
      </w:r>
      <w:r w:rsidR="007802EB" w:rsidRPr="004379C4">
        <w:rPr>
          <w:rStyle w:val="Hyperlink"/>
          <w:noProof/>
        </w:rPr>
        <w:t>4.4.2 Grid</w:t>
      </w:r>
      <w:r w:rsidR="007802EB">
        <w:rPr>
          <w:noProof/>
          <w:webHidden/>
        </w:rPr>
        <w:tab/>
      </w:r>
      <w:r w:rsidR="007802EB">
        <w:rPr>
          <w:noProof/>
          <w:webHidden/>
        </w:rPr>
        <w:fldChar w:fldCharType="begin"/>
      </w:r>
      <w:r w:rsidR="007802EB">
        <w:rPr>
          <w:noProof/>
          <w:webHidden/>
        </w:rPr>
        <w:instrText xml:space="preserve"> PAGEREF _Toc516721369 \h </w:instrText>
      </w:r>
      <w:r w:rsidR="007802EB">
        <w:rPr>
          <w:noProof/>
          <w:webHidden/>
        </w:rPr>
      </w:r>
      <w:r w:rsidR="007802EB">
        <w:rPr>
          <w:noProof/>
          <w:webHidden/>
        </w:rPr>
        <w:fldChar w:fldCharType="separate"/>
      </w:r>
      <w:ins w:id="97" w:author="Josephine Pofsky" w:date="2018-08-20T11:58:00Z">
        <w:r w:rsidR="00E83F80">
          <w:rPr>
            <w:noProof/>
            <w:webHidden/>
          </w:rPr>
          <w:t>2</w:t>
        </w:r>
      </w:ins>
      <w:ins w:id="98" w:author="Cardwell, Marianne" w:date="2018-06-15T15:42:00Z">
        <w:del w:id="99" w:author="Josephine Pofsky" w:date="2018-08-20T11:58:00Z">
          <w:r w:rsidR="00C66DA8" w:rsidDel="00E83F80">
            <w:rPr>
              <w:noProof/>
              <w:webHidden/>
            </w:rPr>
            <w:delText>13</w:delText>
          </w:r>
        </w:del>
      </w:ins>
      <w:del w:id="100" w:author="Josephine Pofsky" w:date="2018-08-20T11:58:00Z">
        <w:r w:rsidR="007802EB" w:rsidDel="00E83F80">
          <w:rPr>
            <w:noProof/>
            <w:webHidden/>
          </w:rPr>
          <w:delText>14</w:delText>
        </w:r>
      </w:del>
      <w:r w:rsidR="007802EB">
        <w:rPr>
          <w:noProof/>
          <w:webHidden/>
        </w:rPr>
        <w:fldChar w:fldCharType="end"/>
      </w:r>
      <w:r>
        <w:rPr>
          <w:noProof/>
        </w:rPr>
        <w:fldChar w:fldCharType="end"/>
      </w:r>
    </w:p>
    <w:p w14:paraId="4A75083C" w14:textId="2CC04E93"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"_Toc516721370" </w:instrText>
      </w:r>
      <w:r>
        <w:fldChar w:fldCharType="separate"/>
      </w:r>
      <w:r w:rsidR="007802EB" w:rsidRPr="004379C4">
        <w:rPr>
          <w:rStyle w:val="Hyperlink"/>
          <w:noProof/>
        </w:rPr>
        <w:t>4.4.3 Public Architecture</w:t>
      </w:r>
      <w:r w:rsidR="007802EB">
        <w:rPr>
          <w:noProof/>
          <w:webHidden/>
        </w:rPr>
        <w:tab/>
      </w:r>
      <w:r w:rsidR="007802EB">
        <w:rPr>
          <w:noProof/>
          <w:webHidden/>
        </w:rPr>
        <w:fldChar w:fldCharType="begin"/>
      </w:r>
      <w:r w:rsidR="007802EB">
        <w:rPr>
          <w:noProof/>
          <w:webHidden/>
        </w:rPr>
        <w:instrText xml:space="preserve"> PAGEREF _Toc516721370 \h </w:instrText>
      </w:r>
      <w:r w:rsidR="007802EB">
        <w:rPr>
          <w:noProof/>
          <w:webHidden/>
        </w:rPr>
      </w:r>
      <w:r w:rsidR="007802EB">
        <w:rPr>
          <w:noProof/>
          <w:webHidden/>
        </w:rPr>
        <w:fldChar w:fldCharType="separate"/>
      </w:r>
      <w:ins w:id="101" w:author="Josephine Pofsky" w:date="2018-08-20T11:58:00Z">
        <w:r w:rsidR="00E83F80">
          <w:rPr>
            <w:noProof/>
            <w:webHidden/>
          </w:rPr>
          <w:t>2</w:t>
        </w:r>
      </w:ins>
      <w:ins w:id="102" w:author="Cardwell, Marianne" w:date="2018-06-15T15:42:00Z">
        <w:del w:id="103" w:author="Josephine Pofsky" w:date="2018-08-20T11:58:00Z">
          <w:r w:rsidR="00C66DA8" w:rsidDel="00E83F80">
            <w:rPr>
              <w:noProof/>
              <w:webHidden/>
            </w:rPr>
            <w:delText>16</w:delText>
          </w:r>
        </w:del>
      </w:ins>
      <w:del w:id="104" w:author="Josephine Pofsky" w:date="2018-08-20T11:58:00Z">
        <w:r w:rsidR="007802EB" w:rsidDel="00E83F80">
          <w:rPr>
            <w:noProof/>
            <w:webHidden/>
          </w:rPr>
          <w:delText>17</w:delText>
        </w:r>
      </w:del>
      <w:r w:rsidR="007802EB">
        <w:rPr>
          <w:noProof/>
          <w:webHidden/>
        </w:rPr>
        <w:fldChar w:fldCharType="end"/>
      </w:r>
      <w:r>
        <w:rPr>
          <w:noProof/>
        </w:rPr>
        <w:fldChar w:fldCharType="end"/>
      </w:r>
    </w:p>
    <w:p w14:paraId="06C9BCA5" w14:textId="689325B5"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"_Toc516721371" </w:instrText>
      </w:r>
      <w:r>
        <w:fldChar w:fldCharType="separate"/>
      </w:r>
      <w:r w:rsidR="007802EB" w:rsidRPr="004379C4">
        <w:rPr>
          <w:rStyle w:val="Hyperlink"/>
          <w:noProof/>
        </w:rPr>
        <w:t>4.4.4 Topology</w:t>
      </w:r>
      <w:r w:rsidR="007802EB">
        <w:rPr>
          <w:noProof/>
          <w:webHidden/>
        </w:rPr>
        <w:tab/>
      </w:r>
      <w:r w:rsidR="007802EB">
        <w:rPr>
          <w:noProof/>
          <w:webHidden/>
        </w:rPr>
        <w:fldChar w:fldCharType="begin"/>
      </w:r>
      <w:r w:rsidR="007802EB">
        <w:rPr>
          <w:noProof/>
          <w:webHidden/>
        </w:rPr>
        <w:instrText xml:space="preserve"> PAGEREF _Toc516721371 \h </w:instrText>
      </w:r>
      <w:r w:rsidR="007802EB">
        <w:rPr>
          <w:noProof/>
          <w:webHidden/>
        </w:rPr>
      </w:r>
      <w:r w:rsidR="007802EB">
        <w:rPr>
          <w:noProof/>
          <w:webHidden/>
        </w:rPr>
        <w:fldChar w:fldCharType="separate"/>
      </w:r>
      <w:ins w:id="105" w:author="Josephine Pofsky" w:date="2018-08-20T11:58:00Z">
        <w:r w:rsidR="00E83F80">
          <w:rPr>
            <w:noProof/>
            <w:webHidden/>
          </w:rPr>
          <w:t>2</w:t>
        </w:r>
      </w:ins>
      <w:ins w:id="106" w:author="Cardwell, Marianne" w:date="2018-06-15T15:42:00Z">
        <w:del w:id="107" w:author="Josephine Pofsky" w:date="2018-08-20T11:58:00Z">
          <w:r w:rsidR="00C66DA8" w:rsidDel="00E83F80">
            <w:rPr>
              <w:noProof/>
              <w:webHidden/>
            </w:rPr>
            <w:delText>19</w:delText>
          </w:r>
        </w:del>
      </w:ins>
      <w:del w:id="108" w:author="Josephine Pofsky" w:date="2018-08-20T11:58:00Z">
        <w:r w:rsidR="007802EB" w:rsidDel="00E83F80">
          <w:rPr>
            <w:noProof/>
            <w:webHidden/>
          </w:rPr>
          <w:delText>20</w:delText>
        </w:r>
      </w:del>
      <w:r w:rsidR="007802EB">
        <w:rPr>
          <w:noProof/>
          <w:webHidden/>
        </w:rPr>
        <w:fldChar w:fldCharType="end"/>
      </w:r>
      <w:r>
        <w:rPr>
          <w:noProof/>
        </w:rPr>
        <w:fldChar w:fldCharType="end"/>
      </w:r>
    </w:p>
    <w:p w14:paraId="0456A710" w14:textId="701A7574"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"_Toc516721372" </w:instrText>
      </w:r>
      <w:r>
        <w:fldChar w:fldCharType="separate"/>
      </w:r>
      <w:r w:rsidR="007802EB" w:rsidRPr="004379C4">
        <w:rPr>
          <w:rStyle w:val="Hyperlink"/>
          <w:noProof/>
        </w:rPr>
        <w:t>4.4.5 AVM to PROD</w:t>
      </w:r>
      <w:r w:rsidR="007802EB">
        <w:rPr>
          <w:noProof/>
          <w:webHidden/>
        </w:rPr>
        <w:tab/>
      </w:r>
      <w:r w:rsidR="007802EB">
        <w:rPr>
          <w:noProof/>
          <w:webHidden/>
        </w:rPr>
        <w:fldChar w:fldCharType="begin"/>
      </w:r>
      <w:r w:rsidR="007802EB">
        <w:rPr>
          <w:noProof/>
          <w:webHidden/>
        </w:rPr>
        <w:instrText xml:space="preserve"> PAGEREF _Toc516721372 \h </w:instrText>
      </w:r>
      <w:r w:rsidR="007802EB">
        <w:rPr>
          <w:noProof/>
          <w:webHidden/>
        </w:rPr>
      </w:r>
      <w:r w:rsidR="007802EB">
        <w:rPr>
          <w:noProof/>
          <w:webHidden/>
        </w:rPr>
        <w:fldChar w:fldCharType="separate"/>
      </w:r>
      <w:ins w:id="109" w:author="Josephine Pofsky" w:date="2018-08-20T11:58:00Z">
        <w:r w:rsidR="00E83F80">
          <w:rPr>
            <w:noProof/>
            <w:webHidden/>
          </w:rPr>
          <w:t>2</w:t>
        </w:r>
      </w:ins>
      <w:ins w:id="110" w:author="Cardwell, Marianne" w:date="2018-06-15T15:42:00Z">
        <w:del w:id="111" w:author="Josephine Pofsky" w:date="2018-08-20T11:58:00Z">
          <w:r w:rsidR="00C66DA8" w:rsidDel="00E83F80">
            <w:rPr>
              <w:noProof/>
              <w:webHidden/>
            </w:rPr>
            <w:delText>22</w:delText>
          </w:r>
        </w:del>
      </w:ins>
      <w:del w:id="112" w:author="Josephine Pofsky" w:date="2018-08-20T11:58:00Z">
        <w:r w:rsidR="007802EB" w:rsidDel="00E83F80">
          <w:rPr>
            <w:noProof/>
            <w:webHidden/>
          </w:rPr>
          <w:delText>23</w:delText>
        </w:r>
      </w:del>
      <w:r w:rsidR="007802EB">
        <w:rPr>
          <w:noProof/>
          <w:webHidden/>
        </w:rPr>
        <w:fldChar w:fldCharType="end"/>
      </w:r>
      <w:r>
        <w:rPr>
          <w:noProof/>
        </w:rPr>
        <w:fldChar w:fldCharType="end"/>
      </w:r>
    </w:p>
    <w:p w14:paraId="0B53CF3B" w14:textId="4218E823" w:rsidR="007802EB" w:rsidRDefault="00A62FD4">
      <w:pPr>
        <w:pStyle w:val="TOC3"/>
        <w:tabs>
          <w:tab w:val="right" w:leader="dot" w:pos="9350"/>
        </w:tabs>
        <w:rPr>
          <w:rFonts w:asciiTheme="minorHAnsi" w:eastAsiaTheme="minorEastAsia" w:hAnsiTheme="minorHAnsi" w:cstheme="minorBidi"/>
          <w:noProof/>
        </w:rPr>
      </w:pPr>
      <w:r>
        <w:fldChar w:fldCharType="begin"/>
      </w:r>
      <w:r>
        <w:instrText xml:space="preserve"> HYPERLINK \l "_Toc516721373" </w:instrText>
      </w:r>
      <w:r>
        <w:fldChar w:fldCharType="separate"/>
      </w:r>
      <w:r w:rsidR="007802EB" w:rsidRPr="004379C4">
        <w:rPr>
          <w:rStyle w:val="Hyperlink"/>
          <w:noProof/>
          <w:highlight w:val="yellow"/>
        </w:rPr>
        <w:t>4.4.6 Workspace Runner</w:t>
      </w:r>
      <w:r w:rsidR="007802EB">
        <w:rPr>
          <w:noProof/>
          <w:webHidden/>
        </w:rPr>
        <w:tab/>
      </w:r>
      <w:r w:rsidR="007802EB">
        <w:rPr>
          <w:noProof/>
          <w:webHidden/>
        </w:rPr>
        <w:fldChar w:fldCharType="begin"/>
      </w:r>
      <w:r w:rsidR="007802EB">
        <w:rPr>
          <w:noProof/>
          <w:webHidden/>
        </w:rPr>
        <w:instrText xml:space="preserve"> PAGEREF _Toc516721373 \h </w:instrText>
      </w:r>
      <w:r w:rsidR="007802EB">
        <w:rPr>
          <w:noProof/>
          <w:webHidden/>
        </w:rPr>
      </w:r>
      <w:r w:rsidR="007802EB">
        <w:rPr>
          <w:noProof/>
          <w:webHidden/>
        </w:rPr>
        <w:fldChar w:fldCharType="separate"/>
      </w:r>
      <w:ins w:id="113" w:author="Josephine Pofsky" w:date="2018-08-20T11:58:00Z">
        <w:r w:rsidR="00E83F80">
          <w:rPr>
            <w:noProof/>
            <w:webHidden/>
          </w:rPr>
          <w:t>2</w:t>
        </w:r>
      </w:ins>
      <w:ins w:id="114" w:author="Cardwell, Marianne" w:date="2018-06-15T15:42:00Z">
        <w:del w:id="115" w:author="Josephine Pofsky" w:date="2018-08-20T11:58:00Z">
          <w:r w:rsidR="00C66DA8" w:rsidDel="00E83F80">
            <w:rPr>
              <w:noProof/>
              <w:webHidden/>
            </w:rPr>
            <w:delText>24</w:delText>
          </w:r>
        </w:del>
      </w:ins>
      <w:del w:id="116" w:author="Josephine Pofsky" w:date="2018-08-20T11:58:00Z">
        <w:r w:rsidR="007802EB" w:rsidDel="00E83F80">
          <w:rPr>
            <w:noProof/>
            <w:webHidden/>
          </w:rPr>
          <w:delText>25</w:delText>
        </w:r>
      </w:del>
      <w:r w:rsidR="007802EB">
        <w:rPr>
          <w:noProof/>
          <w:webHidden/>
        </w:rPr>
        <w:fldChar w:fldCharType="end"/>
      </w:r>
      <w:r>
        <w:rPr>
          <w:noProof/>
        </w:rPr>
        <w:fldChar w:fldCharType="end"/>
      </w:r>
    </w:p>
    <w:p w14:paraId="2941C9AD" w14:textId="508E7070"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"_Toc516721374" </w:instrText>
      </w:r>
      <w:r>
        <w:fldChar w:fldCharType="separate"/>
      </w:r>
      <w:r w:rsidR="007802EB" w:rsidRPr="004379C4">
        <w:rPr>
          <w:rStyle w:val="Hyperlink"/>
          <w:noProof/>
          <w:highlight w:val="yellow"/>
        </w:rPr>
        <w:t>5 Running ETL Tool</w:t>
      </w:r>
      <w:r w:rsidR="007802EB">
        <w:rPr>
          <w:noProof/>
          <w:webHidden/>
        </w:rPr>
        <w:tab/>
      </w:r>
      <w:r w:rsidR="007802EB">
        <w:rPr>
          <w:noProof/>
          <w:webHidden/>
        </w:rPr>
        <w:fldChar w:fldCharType="begin"/>
      </w:r>
      <w:r w:rsidR="007802EB">
        <w:rPr>
          <w:noProof/>
          <w:webHidden/>
        </w:rPr>
        <w:instrText xml:space="preserve"> PAGEREF _Toc516721374 \h </w:instrText>
      </w:r>
      <w:r w:rsidR="007802EB">
        <w:rPr>
          <w:noProof/>
          <w:webHidden/>
        </w:rPr>
      </w:r>
      <w:r w:rsidR="007802EB">
        <w:rPr>
          <w:noProof/>
          <w:webHidden/>
        </w:rPr>
        <w:fldChar w:fldCharType="separate"/>
      </w:r>
      <w:ins w:id="117" w:author="Josephine Pofsky" w:date="2018-08-20T11:58:00Z">
        <w:r w:rsidR="00E83F80">
          <w:rPr>
            <w:noProof/>
            <w:webHidden/>
          </w:rPr>
          <w:t>2</w:t>
        </w:r>
      </w:ins>
      <w:ins w:id="118" w:author="Cardwell, Marianne" w:date="2018-06-15T15:42:00Z">
        <w:del w:id="119" w:author="Josephine Pofsky" w:date="2018-08-20T11:58:00Z">
          <w:r w:rsidR="00C66DA8" w:rsidDel="00E83F80">
            <w:rPr>
              <w:noProof/>
              <w:webHidden/>
            </w:rPr>
            <w:delText>25</w:delText>
          </w:r>
        </w:del>
      </w:ins>
      <w:del w:id="120" w:author="Josephine Pofsky" w:date="2018-08-20T11:58:00Z">
        <w:r w:rsidR="007802EB" w:rsidDel="00E83F80">
          <w:rPr>
            <w:noProof/>
            <w:webHidden/>
          </w:rPr>
          <w:delText>26</w:delText>
        </w:r>
      </w:del>
      <w:r w:rsidR="007802EB">
        <w:rPr>
          <w:noProof/>
          <w:webHidden/>
        </w:rPr>
        <w:fldChar w:fldCharType="end"/>
      </w:r>
      <w:r>
        <w:rPr>
          <w:noProof/>
        </w:rPr>
        <w:fldChar w:fldCharType="end"/>
      </w:r>
    </w:p>
    <w:p w14:paraId="5BE2B103" w14:textId="037C5DD8"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"_Toc516721375" </w:instrText>
      </w:r>
      <w:r>
        <w:fldChar w:fldCharType="separate"/>
      </w:r>
      <w:r w:rsidR="007802EB" w:rsidRPr="004379C4">
        <w:rPr>
          <w:rStyle w:val="Hyperlink"/>
          <w:noProof/>
        </w:rPr>
        <w:t>6 Production Web Services</w:t>
      </w:r>
      <w:r w:rsidR="007802EB">
        <w:rPr>
          <w:noProof/>
          <w:webHidden/>
        </w:rPr>
        <w:tab/>
      </w:r>
      <w:r w:rsidR="007802EB">
        <w:rPr>
          <w:noProof/>
          <w:webHidden/>
        </w:rPr>
        <w:fldChar w:fldCharType="begin"/>
      </w:r>
      <w:r w:rsidR="007802EB">
        <w:rPr>
          <w:noProof/>
          <w:webHidden/>
        </w:rPr>
        <w:instrText xml:space="preserve"> PAGEREF _Toc516721375 \h </w:instrText>
      </w:r>
      <w:r w:rsidR="007802EB">
        <w:rPr>
          <w:noProof/>
          <w:webHidden/>
        </w:rPr>
      </w:r>
      <w:r w:rsidR="007802EB">
        <w:rPr>
          <w:noProof/>
          <w:webHidden/>
        </w:rPr>
        <w:fldChar w:fldCharType="separate"/>
      </w:r>
      <w:ins w:id="121" w:author="Josephine Pofsky" w:date="2018-08-20T11:58:00Z">
        <w:r w:rsidR="00E83F80">
          <w:rPr>
            <w:noProof/>
            <w:webHidden/>
          </w:rPr>
          <w:t>2</w:t>
        </w:r>
      </w:ins>
      <w:ins w:id="122" w:author="Cardwell, Marianne" w:date="2018-06-15T15:42:00Z">
        <w:del w:id="123" w:author="Josephine Pofsky" w:date="2018-08-20T11:58:00Z">
          <w:r w:rsidR="00C66DA8" w:rsidDel="00E83F80">
            <w:rPr>
              <w:noProof/>
              <w:webHidden/>
            </w:rPr>
            <w:delText>26</w:delText>
          </w:r>
        </w:del>
      </w:ins>
      <w:del w:id="124" w:author="Josephine Pofsky" w:date="2018-08-20T11:58:00Z">
        <w:r w:rsidR="007802EB" w:rsidDel="00E83F80">
          <w:rPr>
            <w:noProof/>
            <w:webHidden/>
          </w:rPr>
          <w:delText>27</w:delText>
        </w:r>
      </w:del>
      <w:r w:rsidR="007802EB">
        <w:rPr>
          <w:noProof/>
          <w:webHidden/>
        </w:rPr>
        <w:fldChar w:fldCharType="end"/>
      </w:r>
      <w:r>
        <w:rPr>
          <w:noProof/>
        </w:rPr>
        <w:fldChar w:fldCharType="end"/>
      </w:r>
    </w:p>
    <w:p w14:paraId="22AD9EA7" w14:textId="5528E330"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"_Toc516721376" </w:instrText>
      </w:r>
      <w:r>
        <w:fldChar w:fldCharType="separate"/>
      </w:r>
      <w:r w:rsidR="007802EB" w:rsidRPr="004379C4">
        <w:rPr>
          <w:rStyle w:val="Hyperlink"/>
          <w:noProof/>
        </w:rPr>
        <w:t>7 Updating ETL Administration Guide</w:t>
      </w:r>
      <w:r w:rsidR="007802EB">
        <w:rPr>
          <w:noProof/>
          <w:webHidden/>
        </w:rPr>
        <w:tab/>
      </w:r>
      <w:r w:rsidR="007802EB">
        <w:rPr>
          <w:noProof/>
          <w:webHidden/>
        </w:rPr>
        <w:fldChar w:fldCharType="begin"/>
      </w:r>
      <w:r w:rsidR="007802EB">
        <w:rPr>
          <w:noProof/>
          <w:webHidden/>
        </w:rPr>
        <w:instrText xml:space="preserve"> PAGEREF _Toc516721376 \h </w:instrText>
      </w:r>
      <w:r w:rsidR="007802EB">
        <w:rPr>
          <w:noProof/>
          <w:webHidden/>
        </w:rPr>
      </w:r>
      <w:r w:rsidR="007802EB">
        <w:rPr>
          <w:noProof/>
          <w:webHidden/>
        </w:rPr>
        <w:fldChar w:fldCharType="separate"/>
      </w:r>
      <w:ins w:id="125" w:author="Josephine Pofsky" w:date="2018-08-20T11:58:00Z">
        <w:r w:rsidR="00E83F80">
          <w:rPr>
            <w:noProof/>
            <w:webHidden/>
          </w:rPr>
          <w:t>2</w:t>
        </w:r>
      </w:ins>
      <w:ins w:id="126" w:author="Cardwell, Marianne" w:date="2018-06-15T15:42:00Z">
        <w:del w:id="127" w:author="Josephine Pofsky" w:date="2018-08-20T11:58:00Z">
          <w:r w:rsidR="00C66DA8" w:rsidDel="00E83F80">
            <w:rPr>
              <w:noProof/>
              <w:webHidden/>
            </w:rPr>
            <w:delText>27</w:delText>
          </w:r>
        </w:del>
      </w:ins>
      <w:del w:id="128" w:author="Josephine Pofsky" w:date="2018-08-20T11:58:00Z">
        <w:r w:rsidR="007802EB" w:rsidDel="00E83F80">
          <w:rPr>
            <w:noProof/>
            <w:webHidden/>
          </w:rPr>
          <w:delText>28</w:delText>
        </w:r>
      </w:del>
      <w:r w:rsidR="007802EB">
        <w:rPr>
          <w:noProof/>
          <w:webHidden/>
        </w:rPr>
        <w:fldChar w:fldCharType="end"/>
      </w:r>
      <w:r>
        <w:rPr>
          <w:noProof/>
        </w:rPr>
        <w:fldChar w:fldCharType="end"/>
      </w:r>
    </w:p>
    <w:p w14:paraId="79AC28FB" w14:textId="1CA0795D"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"_Toc516721377" </w:instrText>
      </w:r>
      <w:r>
        <w:fldChar w:fldCharType="separate"/>
      </w:r>
      <w:r w:rsidR="007802EB" w:rsidRPr="004379C4">
        <w:rPr>
          <w:rStyle w:val="Hyperlink"/>
          <w:noProof/>
        </w:rPr>
        <w:t>Appendix A: AVM Building Level List</w:t>
      </w:r>
      <w:r w:rsidR="007802EB">
        <w:rPr>
          <w:noProof/>
          <w:webHidden/>
        </w:rPr>
        <w:tab/>
      </w:r>
      <w:r w:rsidR="007802EB">
        <w:rPr>
          <w:noProof/>
          <w:webHidden/>
        </w:rPr>
        <w:fldChar w:fldCharType="begin"/>
      </w:r>
      <w:r w:rsidR="007802EB">
        <w:rPr>
          <w:noProof/>
          <w:webHidden/>
        </w:rPr>
        <w:instrText xml:space="preserve"> PAGEREF _Toc516721377 \h </w:instrText>
      </w:r>
      <w:r w:rsidR="007802EB">
        <w:rPr>
          <w:noProof/>
          <w:webHidden/>
        </w:rPr>
      </w:r>
      <w:r w:rsidR="007802EB">
        <w:rPr>
          <w:noProof/>
          <w:webHidden/>
        </w:rPr>
        <w:fldChar w:fldCharType="separate"/>
      </w:r>
      <w:ins w:id="129" w:author="Josephine Pofsky" w:date="2018-08-20T11:58:00Z">
        <w:r w:rsidR="00E83F80">
          <w:rPr>
            <w:noProof/>
            <w:webHidden/>
          </w:rPr>
          <w:t>2</w:t>
        </w:r>
      </w:ins>
      <w:ins w:id="130" w:author="Cardwell, Marianne" w:date="2018-06-15T15:42:00Z">
        <w:del w:id="131" w:author="Josephine Pofsky" w:date="2018-08-20T11:58:00Z">
          <w:r w:rsidR="00C66DA8" w:rsidDel="00E83F80">
            <w:rPr>
              <w:noProof/>
              <w:webHidden/>
            </w:rPr>
            <w:delText>29</w:delText>
          </w:r>
        </w:del>
      </w:ins>
      <w:del w:id="132" w:author="Josephine Pofsky" w:date="2018-08-20T11:58:00Z">
        <w:r w:rsidR="007802EB" w:rsidDel="00E83F80">
          <w:rPr>
            <w:noProof/>
            <w:webHidden/>
          </w:rPr>
          <w:delText>30</w:delText>
        </w:r>
      </w:del>
      <w:r w:rsidR="007802EB">
        <w:rPr>
          <w:noProof/>
          <w:webHidden/>
        </w:rPr>
        <w:fldChar w:fldCharType="end"/>
      </w:r>
      <w:r>
        <w:rPr>
          <w:noProof/>
        </w:rPr>
        <w:fldChar w:fldCharType="end"/>
      </w:r>
    </w:p>
    <w:p w14:paraId="5CAD2DDA" w14:textId="535C9EDB"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"_Toc516721378" </w:instrText>
      </w:r>
      <w:r>
        <w:fldChar w:fldCharType="separate"/>
      </w:r>
      <w:r w:rsidR="007802EB" w:rsidRPr="004379C4">
        <w:rPr>
          <w:rStyle w:val="Hyperlink"/>
          <w:noProof/>
        </w:rPr>
        <w:t>Appendix B: AVM CAD Files</w:t>
      </w:r>
      <w:r w:rsidR="007802EB">
        <w:rPr>
          <w:noProof/>
          <w:webHidden/>
        </w:rPr>
        <w:tab/>
      </w:r>
      <w:r w:rsidR="007802EB">
        <w:rPr>
          <w:noProof/>
          <w:webHidden/>
        </w:rPr>
        <w:fldChar w:fldCharType="begin"/>
      </w:r>
      <w:r w:rsidR="007802EB">
        <w:rPr>
          <w:noProof/>
          <w:webHidden/>
        </w:rPr>
        <w:instrText xml:space="preserve"> PAGEREF _Toc516721378 \h </w:instrText>
      </w:r>
      <w:r w:rsidR="007802EB">
        <w:rPr>
          <w:noProof/>
          <w:webHidden/>
        </w:rPr>
      </w:r>
      <w:r w:rsidR="007802EB">
        <w:rPr>
          <w:noProof/>
          <w:webHidden/>
        </w:rPr>
        <w:fldChar w:fldCharType="separate"/>
      </w:r>
      <w:ins w:id="133" w:author="Josephine Pofsky" w:date="2018-08-20T11:58:00Z">
        <w:r w:rsidR="00E83F80">
          <w:rPr>
            <w:noProof/>
            <w:webHidden/>
          </w:rPr>
          <w:t>2</w:t>
        </w:r>
      </w:ins>
      <w:ins w:id="134" w:author="Cardwell, Marianne" w:date="2018-06-15T15:42:00Z">
        <w:del w:id="135" w:author="Josephine Pofsky" w:date="2018-08-20T11:58:00Z">
          <w:r w:rsidR="00C66DA8" w:rsidDel="00E83F80">
            <w:rPr>
              <w:noProof/>
              <w:webHidden/>
            </w:rPr>
            <w:delText>30</w:delText>
          </w:r>
        </w:del>
      </w:ins>
      <w:del w:id="136" w:author="Josephine Pofsky" w:date="2018-08-20T11:58:00Z">
        <w:r w:rsidR="007802EB" w:rsidDel="00E83F80">
          <w:rPr>
            <w:noProof/>
            <w:webHidden/>
          </w:rPr>
          <w:delText>31</w:delText>
        </w:r>
      </w:del>
      <w:r w:rsidR="007802EB">
        <w:rPr>
          <w:noProof/>
          <w:webHidden/>
        </w:rPr>
        <w:fldChar w:fldCharType="end"/>
      </w:r>
      <w:r>
        <w:rPr>
          <w:noProof/>
        </w:rPr>
        <w:fldChar w:fldCharType="end"/>
      </w:r>
    </w:p>
    <w:p w14:paraId="7AC4EA05" w14:textId="234708A2"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"_Toc516721379" </w:instrText>
      </w:r>
      <w:r>
        <w:fldChar w:fldCharType="separate"/>
      </w:r>
      <w:r w:rsidR="007802EB" w:rsidRPr="004379C4">
        <w:rPr>
          <w:rStyle w:val="Hyperlink"/>
          <w:noProof/>
        </w:rPr>
        <w:t>Appendix C: AVM Geodatabase Schema</w:t>
      </w:r>
      <w:r w:rsidR="007802EB">
        <w:rPr>
          <w:noProof/>
          <w:webHidden/>
        </w:rPr>
        <w:tab/>
      </w:r>
      <w:r w:rsidR="007802EB">
        <w:rPr>
          <w:noProof/>
          <w:webHidden/>
        </w:rPr>
        <w:fldChar w:fldCharType="begin"/>
      </w:r>
      <w:r w:rsidR="007802EB">
        <w:rPr>
          <w:noProof/>
          <w:webHidden/>
        </w:rPr>
        <w:instrText xml:space="preserve"> PAGEREF _Toc516721379 \h </w:instrText>
      </w:r>
      <w:r w:rsidR="007802EB">
        <w:rPr>
          <w:noProof/>
          <w:webHidden/>
        </w:rPr>
      </w:r>
      <w:r w:rsidR="007802EB">
        <w:rPr>
          <w:noProof/>
          <w:webHidden/>
        </w:rPr>
        <w:fldChar w:fldCharType="separate"/>
      </w:r>
      <w:ins w:id="137" w:author="Josephine Pofsky" w:date="2018-08-20T11:58:00Z">
        <w:r w:rsidR="00E83F80">
          <w:rPr>
            <w:noProof/>
            <w:webHidden/>
          </w:rPr>
          <w:t>2</w:t>
        </w:r>
      </w:ins>
      <w:ins w:id="138" w:author="Cardwell, Marianne" w:date="2018-06-15T15:42:00Z">
        <w:del w:id="139" w:author="Josephine Pofsky" w:date="2018-08-20T11:58:00Z">
          <w:r w:rsidR="00C66DA8" w:rsidDel="00E83F80">
            <w:rPr>
              <w:noProof/>
              <w:webHidden/>
            </w:rPr>
            <w:delText>31</w:delText>
          </w:r>
        </w:del>
      </w:ins>
      <w:del w:id="140" w:author="Josephine Pofsky" w:date="2018-08-20T11:58:00Z">
        <w:r w:rsidR="007802EB" w:rsidDel="00E83F80">
          <w:rPr>
            <w:noProof/>
            <w:webHidden/>
          </w:rPr>
          <w:delText>32</w:delText>
        </w:r>
      </w:del>
      <w:r w:rsidR="007802EB">
        <w:rPr>
          <w:noProof/>
          <w:webHidden/>
        </w:rPr>
        <w:fldChar w:fldCharType="end"/>
      </w:r>
      <w:r>
        <w:rPr>
          <w:noProof/>
        </w:rPr>
        <w:fldChar w:fldCharType="end"/>
      </w:r>
    </w:p>
    <w:p w14:paraId="6F52BC3F" w14:textId="7722F6DB"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"_Toc516721380" </w:instrText>
      </w:r>
      <w:r>
        <w:fldChar w:fldCharType="separate"/>
      </w:r>
      <w:r w:rsidR="007802EB" w:rsidRPr="004379C4">
        <w:rPr>
          <w:rStyle w:val="Hyperlink"/>
          <w:noProof/>
        </w:rPr>
        <w:t>Appendix D: PROD Geodatabase Schema</w:t>
      </w:r>
      <w:r w:rsidR="007802EB">
        <w:rPr>
          <w:noProof/>
          <w:webHidden/>
        </w:rPr>
        <w:tab/>
      </w:r>
      <w:r w:rsidR="007802EB">
        <w:rPr>
          <w:noProof/>
          <w:webHidden/>
        </w:rPr>
        <w:fldChar w:fldCharType="begin"/>
      </w:r>
      <w:r w:rsidR="007802EB">
        <w:rPr>
          <w:noProof/>
          <w:webHidden/>
        </w:rPr>
        <w:instrText xml:space="preserve"> PAGEREF _Toc516721380 \h </w:instrText>
      </w:r>
      <w:r w:rsidR="007802EB">
        <w:rPr>
          <w:noProof/>
          <w:webHidden/>
        </w:rPr>
      </w:r>
      <w:r w:rsidR="007802EB">
        <w:rPr>
          <w:noProof/>
          <w:webHidden/>
        </w:rPr>
        <w:fldChar w:fldCharType="separate"/>
      </w:r>
      <w:ins w:id="141" w:author="Josephine Pofsky" w:date="2018-08-20T11:58:00Z">
        <w:r w:rsidR="00E83F80">
          <w:rPr>
            <w:noProof/>
            <w:webHidden/>
          </w:rPr>
          <w:t>2</w:t>
        </w:r>
      </w:ins>
      <w:ins w:id="142" w:author="Cardwell, Marianne" w:date="2018-06-15T15:42:00Z">
        <w:del w:id="143" w:author="Josephine Pofsky" w:date="2018-08-20T11:58:00Z">
          <w:r w:rsidR="00C66DA8" w:rsidDel="00E83F80">
            <w:rPr>
              <w:noProof/>
              <w:webHidden/>
            </w:rPr>
            <w:delText>32</w:delText>
          </w:r>
        </w:del>
      </w:ins>
      <w:del w:id="144" w:author="Josephine Pofsky" w:date="2018-08-20T11:58:00Z">
        <w:r w:rsidR="007802EB" w:rsidDel="00E83F80">
          <w:rPr>
            <w:noProof/>
            <w:webHidden/>
          </w:rPr>
          <w:delText>33</w:delText>
        </w:r>
      </w:del>
      <w:r w:rsidR="007802EB">
        <w:rPr>
          <w:noProof/>
          <w:webHidden/>
        </w:rPr>
        <w:fldChar w:fldCharType="end"/>
      </w:r>
      <w:r>
        <w:rPr>
          <w:noProof/>
        </w:rPr>
        <w:fldChar w:fldCharType="end"/>
      </w:r>
    </w:p>
    <w:p w14:paraId="540CB598" w14:textId="13651EC1" w:rsidR="007802EB" w:rsidRDefault="00A62FD4">
      <w:pPr>
        <w:pStyle w:val="TOC1"/>
        <w:tabs>
          <w:tab w:val="right" w:leader="dot" w:pos="9350"/>
        </w:tabs>
        <w:rPr>
          <w:rFonts w:asciiTheme="minorHAnsi" w:eastAsiaTheme="minorEastAsia" w:hAnsiTheme="minorHAnsi" w:cstheme="minorBidi"/>
          <w:noProof/>
        </w:rPr>
      </w:pPr>
      <w:r>
        <w:fldChar w:fldCharType="begin"/>
      </w:r>
      <w:r>
        <w:instrText xml:space="preserve"> HYPERLINK \l "_Toc516721381" </w:instrText>
      </w:r>
      <w:r>
        <w:fldChar w:fldCharType="separate"/>
      </w:r>
      <w:r w:rsidR="007802EB" w:rsidRPr="004379C4">
        <w:rPr>
          <w:rStyle w:val="Hyperlink"/>
          <w:noProof/>
        </w:rPr>
        <w:t>Appendix E: Topology Errors</w:t>
      </w:r>
      <w:r w:rsidR="007802EB">
        <w:rPr>
          <w:noProof/>
          <w:webHidden/>
        </w:rPr>
        <w:tab/>
      </w:r>
      <w:r w:rsidR="007802EB">
        <w:rPr>
          <w:noProof/>
          <w:webHidden/>
        </w:rPr>
        <w:fldChar w:fldCharType="begin"/>
      </w:r>
      <w:r w:rsidR="007802EB">
        <w:rPr>
          <w:noProof/>
          <w:webHidden/>
        </w:rPr>
        <w:instrText xml:space="preserve"> PAGEREF _Toc516721381 \h </w:instrText>
      </w:r>
      <w:r w:rsidR="007802EB">
        <w:rPr>
          <w:noProof/>
          <w:webHidden/>
        </w:rPr>
      </w:r>
      <w:r w:rsidR="007802EB">
        <w:rPr>
          <w:noProof/>
          <w:webHidden/>
        </w:rPr>
        <w:fldChar w:fldCharType="separate"/>
      </w:r>
      <w:ins w:id="145" w:author="Josephine Pofsky" w:date="2018-08-20T11:58:00Z">
        <w:r w:rsidR="00E83F80">
          <w:rPr>
            <w:noProof/>
            <w:webHidden/>
          </w:rPr>
          <w:t>2</w:t>
        </w:r>
      </w:ins>
      <w:ins w:id="146" w:author="Cardwell, Marianne" w:date="2018-06-15T15:42:00Z">
        <w:del w:id="147" w:author="Josephine Pofsky" w:date="2018-08-20T11:58:00Z">
          <w:r w:rsidR="00C66DA8" w:rsidDel="00E83F80">
            <w:rPr>
              <w:noProof/>
              <w:webHidden/>
            </w:rPr>
            <w:delText>33</w:delText>
          </w:r>
        </w:del>
      </w:ins>
      <w:del w:id="148" w:author="Josephine Pofsky" w:date="2018-08-20T11:58:00Z">
        <w:r w:rsidR="007802EB" w:rsidDel="00E83F80">
          <w:rPr>
            <w:noProof/>
            <w:webHidden/>
          </w:rPr>
          <w:delText>34</w:delText>
        </w:r>
      </w:del>
      <w:r w:rsidR="007802EB">
        <w:rPr>
          <w:noProof/>
          <w:webHidden/>
        </w:rPr>
        <w:fldChar w:fldCharType="end"/>
      </w:r>
      <w:r>
        <w:rPr>
          <w:noProof/>
        </w:rPr>
        <w:fldChar w:fldCharType="end"/>
      </w:r>
    </w:p>
    <w:p w14:paraId="069F7A0A" w14:textId="77777777" w:rsidR="003E77B7" w:rsidRPr="00F01FEB" w:rsidRDefault="007E22F1" w:rsidP="007F5F17">
      <w:pPr>
        <w:pStyle w:val="ReferenceHeader"/>
      </w:pPr>
      <w:r>
        <w:rPr>
          <w:rFonts w:asciiTheme="minorHAnsi" w:eastAsiaTheme="minorEastAsia" w:hAnsiTheme="minorHAnsi" w:cstheme="minorBidi"/>
          <w:sz w:val="20"/>
        </w:rPr>
        <w:fldChar w:fldCharType="end"/>
      </w:r>
      <w:r w:rsidR="003E77B7" w:rsidRPr="00F01FEB">
        <w:t>List of Figures</w:t>
      </w:r>
    </w:p>
    <w:p w14:paraId="2F1981BD" w14:textId="67FBECA3" w:rsidR="007802EB" w:rsidRDefault="007F5F17">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r w:rsidR="00A62FD4">
        <w:fldChar w:fldCharType="begin"/>
      </w:r>
      <w:r w:rsidR="00A62FD4">
        <w:instrText xml:space="preserve"> HYPERLINK "file:///C:\\Working\\SFO\\ETL_Admin_Guide_Draft1.docx" \l "_Toc516721386" </w:instrText>
      </w:r>
      <w:r w:rsidR="00A62FD4">
        <w:fldChar w:fldCharType="separate"/>
      </w:r>
      <w:r w:rsidR="007802EB" w:rsidRPr="00B47DDA">
        <w:rPr>
          <w:rStyle w:val="Hyperlink"/>
          <w:noProof/>
        </w:rPr>
        <w:t>Figure 1: ETL Diagram</w:t>
      </w:r>
      <w:r w:rsidR="007802EB">
        <w:rPr>
          <w:noProof/>
          <w:webHidden/>
        </w:rPr>
        <w:tab/>
      </w:r>
      <w:r w:rsidR="007802EB">
        <w:rPr>
          <w:noProof/>
          <w:webHidden/>
        </w:rPr>
        <w:fldChar w:fldCharType="begin"/>
      </w:r>
      <w:r w:rsidR="007802EB">
        <w:rPr>
          <w:noProof/>
          <w:webHidden/>
        </w:rPr>
        <w:instrText xml:space="preserve"> PAGEREF _Toc516721386 \h </w:instrText>
      </w:r>
      <w:r w:rsidR="007802EB">
        <w:rPr>
          <w:noProof/>
          <w:webHidden/>
        </w:rPr>
      </w:r>
      <w:r w:rsidR="007802EB">
        <w:rPr>
          <w:noProof/>
          <w:webHidden/>
        </w:rPr>
        <w:fldChar w:fldCharType="separate"/>
      </w:r>
      <w:ins w:id="149" w:author="Josephine Pofsky" w:date="2018-08-20T11:58:00Z">
        <w:r w:rsidR="00E83F80">
          <w:rPr>
            <w:noProof/>
            <w:webHidden/>
          </w:rPr>
          <w:t>2</w:t>
        </w:r>
      </w:ins>
      <w:ins w:id="150" w:author="Cardwell, Marianne" w:date="2018-06-15T15:42:00Z">
        <w:del w:id="151" w:author="Josephine Pofsky" w:date="2018-08-20T11:58:00Z">
          <w:r w:rsidR="00C66DA8" w:rsidDel="00E83F80">
            <w:rPr>
              <w:noProof/>
              <w:webHidden/>
            </w:rPr>
            <w:delText>7</w:delText>
          </w:r>
        </w:del>
      </w:ins>
      <w:del w:id="152" w:author="Josephine Pofsky" w:date="2018-08-20T11:58:00Z">
        <w:r w:rsidR="007802EB" w:rsidDel="00E83F80">
          <w:rPr>
            <w:noProof/>
            <w:webHidden/>
          </w:rPr>
          <w:delText>8</w:delText>
        </w:r>
      </w:del>
      <w:r w:rsidR="007802EB">
        <w:rPr>
          <w:noProof/>
          <w:webHidden/>
        </w:rPr>
        <w:fldChar w:fldCharType="end"/>
      </w:r>
      <w:r w:rsidR="00A62FD4">
        <w:rPr>
          <w:noProof/>
        </w:rPr>
        <w:fldChar w:fldCharType="end"/>
      </w:r>
    </w:p>
    <w:p w14:paraId="0092FAAB" w14:textId="46B2291E" w:rsidR="007802EB" w:rsidRDefault="00A62FD4">
      <w:pPr>
        <w:pStyle w:val="TableofFigures"/>
        <w:tabs>
          <w:tab w:val="right" w:leader="dot" w:pos="9350"/>
        </w:tabs>
        <w:rPr>
          <w:rFonts w:asciiTheme="minorHAnsi" w:eastAsiaTheme="minorEastAsia" w:hAnsiTheme="minorHAnsi" w:cstheme="minorBidi"/>
          <w:noProof/>
        </w:rPr>
      </w:pPr>
      <w:r>
        <w:fldChar w:fldCharType="begin"/>
      </w:r>
      <w:r>
        <w:instrText xml:space="preserve"> HYPERLINK \l "_Toc516721387" </w:instrText>
      </w:r>
      <w:r>
        <w:fldChar w:fldCharType="separate"/>
      </w:r>
      <w:r w:rsidR="007802EB" w:rsidRPr="00B47DDA">
        <w:rPr>
          <w:rStyle w:val="Hyperlink"/>
          <w:noProof/>
        </w:rPr>
        <w:t>Figure 2: CAD Folder Structure</w:t>
      </w:r>
      <w:r w:rsidR="007802EB">
        <w:rPr>
          <w:noProof/>
          <w:webHidden/>
        </w:rPr>
        <w:tab/>
      </w:r>
      <w:r w:rsidR="007802EB">
        <w:rPr>
          <w:noProof/>
          <w:webHidden/>
        </w:rPr>
        <w:fldChar w:fldCharType="begin"/>
      </w:r>
      <w:r w:rsidR="007802EB">
        <w:rPr>
          <w:noProof/>
          <w:webHidden/>
        </w:rPr>
        <w:instrText xml:space="preserve"> PAGEREF _Toc516721387 \h </w:instrText>
      </w:r>
      <w:r w:rsidR="007802EB">
        <w:rPr>
          <w:noProof/>
          <w:webHidden/>
        </w:rPr>
      </w:r>
      <w:r w:rsidR="007802EB">
        <w:rPr>
          <w:noProof/>
          <w:webHidden/>
        </w:rPr>
        <w:fldChar w:fldCharType="separate"/>
      </w:r>
      <w:ins w:id="153" w:author="Josephine Pofsky" w:date="2018-08-20T11:58:00Z">
        <w:r w:rsidR="00E83F80">
          <w:rPr>
            <w:noProof/>
            <w:webHidden/>
          </w:rPr>
          <w:t>2</w:t>
        </w:r>
      </w:ins>
      <w:ins w:id="154" w:author="Cardwell, Marianne" w:date="2018-06-15T15:42:00Z">
        <w:del w:id="155" w:author="Josephine Pofsky" w:date="2018-08-20T11:58:00Z">
          <w:r w:rsidR="00C66DA8" w:rsidDel="00E83F80">
            <w:rPr>
              <w:noProof/>
              <w:webHidden/>
            </w:rPr>
            <w:delText>8</w:delText>
          </w:r>
        </w:del>
      </w:ins>
      <w:del w:id="156" w:author="Josephine Pofsky" w:date="2018-08-20T11:58:00Z">
        <w:r w:rsidR="007802EB" w:rsidDel="00E83F80">
          <w:rPr>
            <w:noProof/>
            <w:webHidden/>
          </w:rPr>
          <w:delText>9</w:delText>
        </w:r>
      </w:del>
      <w:r w:rsidR="007802EB">
        <w:rPr>
          <w:noProof/>
          <w:webHidden/>
        </w:rPr>
        <w:fldChar w:fldCharType="end"/>
      </w:r>
      <w:r>
        <w:rPr>
          <w:noProof/>
        </w:rPr>
        <w:fldChar w:fldCharType="end"/>
      </w:r>
    </w:p>
    <w:p w14:paraId="21A71EC8" w14:textId="3BE04010" w:rsidR="007802EB" w:rsidRDefault="00A62FD4">
      <w:pPr>
        <w:pStyle w:val="TableofFigures"/>
        <w:tabs>
          <w:tab w:val="right" w:leader="dot" w:pos="9350"/>
        </w:tabs>
        <w:rPr>
          <w:rFonts w:asciiTheme="minorHAnsi" w:eastAsiaTheme="minorEastAsia" w:hAnsiTheme="minorHAnsi" w:cstheme="minorBidi"/>
          <w:noProof/>
        </w:rPr>
      </w:pPr>
      <w:r>
        <w:fldChar w:fldCharType="begin"/>
      </w:r>
      <w:r>
        <w:instrText xml:space="preserve"> HYPERLINK \l "_Toc516721388" </w:instrText>
      </w:r>
      <w:r>
        <w:fldChar w:fldCharType="separate"/>
      </w:r>
      <w:r w:rsidR="007802EB" w:rsidRPr="00B47DDA">
        <w:rPr>
          <w:rStyle w:val="Hyperlink"/>
          <w:noProof/>
        </w:rPr>
        <w:t>Figure 3: AVM Geodatabase</w:t>
      </w:r>
      <w:r w:rsidR="007802EB">
        <w:rPr>
          <w:noProof/>
          <w:webHidden/>
        </w:rPr>
        <w:tab/>
      </w:r>
      <w:r w:rsidR="007802EB">
        <w:rPr>
          <w:noProof/>
          <w:webHidden/>
        </w:rPr>
        <w:fldChar w:fldCharType="begin"/>
      </w:r>
      <w:r w:rsidR="007802EB">
        <w:rPr>
          <w:noProof/>
          <w:webHidden/>
        </w:rPr>
        <w:instrText xml:space="preserve"> PAGEREF _Toc516721388 \h </w:instrText>
      </w:r>
      <w:r w:rsidR="007802EB">
        <w:rPr>
          <w:noProof/>
          <w:webHidden/>
        </w:rPr>
      </w:r>
      <w:r w:rsidR="007802EB">
        <w:rPr>
          <w:noProof/>
          <w:webHidden/>
        </w:rPr>
        <w:fldChar w:fldCharType="separate"/>
      </w:r>
      <w:ins w:id="157" w:author="Josephine Pofsky" w:date="2018-08-20T11:58:00Z">
        <w:r w:rsidR="00E83F80">
          <w:rPr>
            <w:noProof/>
            <w:webHidden/>
          </w:rPr>
          <w:t>2</w:t>
        </w:r>
      </w:ins>
      <w:ins w:id="158" w:author="Cardwell, Marianne" w:date="2018-06-15T15:42:00Z">
        <w:del w:id="159" w:author="Josephine Pofsky" w:date="2018-08-20T11:58:00Z">
          <w:r w:rsidR="00C66DA8" w:rsidDel="00E83F80">
            <w:rPr>
              <w:noProof/>
              <w:webHidden/>
            </w:rPr>
            <w:delText>10</w:delText>
          </w:r>
        </w:del>
      </w:ins>
      <w:del w:id="160" w:author="Josephine Pofsky" w:date="2018-08-20T11:58:00Z">
        <w:r w:rsidR="007802EB" w:rsidDel="00E83F80">
          <w:rPr>
            <w:noProof/>
            <w:webHidden/>
          </w:rPr>
          <w:delText>11</w:delText>
        </w:r>
      </w:del>
      <w:r w:rsidR="007802EB">
        <w:rPr>
          <w:noProof/>
          <w:webHidden/>
        </w:rPr>
        <w:fldChar w:fldCharType="end"/>
      </w:r>
      <w:r>
        <w:rPr>
          <w:noProof/>
        </w:rPr>
        <w:fldChar w:fldCharType="end"/>
      </w:r>
    </w:p>
    <w:p w14:paraId="23549C07" w14:textId="25066953" w:rsidR="007802EB" w:rsidRDefault="00A62FD4">
      <w:pPr>
        <w:pStyle w:val="TableofFigures"/>
        <w:tabs>
          <w:tab w:val="right" w:leader="dot" w:pos="9350"/>
        </w:tabs>
        <w:rPr>
          <w:rFonts w:asciiTheme="minorHAnsi" w:eastAsiaTheme="minorEastAsia" w:hAnsiTheme="minorHAnsi" w:cstheme="minorBidi"/>
          <w:noProof/>
        </w:rPr>
      </w:pPr>
      <w:r>
        <w:fldChar w:fldCharType="begin"/>
      </w:r>
      <w:r>
        <w:instrText xml:space="preserve"> HYPERLINK \l "_Toc516721389" </w:instrText>
      </w:r>
      <w:r>
        <w:fldChar w:fldCharType="separate"/>
      </w:r>
      <w:r w:rsidR="007802EB" w:rsidRPr="00B47DDA">
        <w:rPr>
          <w:rStyle w:val="Hyperlink"/>
          <w:noProof/>
        </w:rPr>
        <w:t>Figure 4: PROD Geodatabase</w:t>
      </w:r>
      <w:r w:rsidR="007802EB">
        <w:rPr>
          <w:noProof/>
          <w:webHidden/>
        </w:rPr>
        <w:tab/>
      </w:r>
      <w:r w:rsidR="007802EB">
        <w:rPr>
          <w:noProof/>
          <w:webHidden/>
        </w:rPr>
        <w:fldChar w:fldCharType="begin"/>
      </w:r>
      <w:r w:rsidR="007802EB">
        <w:rPr>
          <w:noProof/>
          <w:webHidden/>
        </w:rPr>
        <w:instrText xml:space="preserve"> PAGEREF _Toc516721389 \h </w:instrText>
      </w:r>
      <w:r w:rsidR="007802EB">
        <w:rPr>
          <w:noProof/>
          <w:webHidden/>
        </w:rPr>
      </w:r>
      <w:r w:rsidR="007802EB">
        <w:rPr>
          <w:noProof/>
          <w:webHidden/>
        </w:rPr>
        <w:fldChar w:fldCharType="separate"/>
      </w:r>
      <w:ins w:id="161" w:author="Josephine Pofsky" w:date="2018-08-20T11:58:00Z">
        <w:r w:rsidR="00E83F80">
          <w:rPr>
            <w:noProof/>
            <w:webHidden/>
          </w:rPr>
          <w:t>2</w:t>
        </w:r>
      </w:ins>
      <w:ins w:id="162" w:author="Cardwell, Marianne" w:date="2018-06-15T15:42:00Z">
        <w:del w:id="163" w:author="Josephine Pofsky" w:date="2018-08-20T11:58:00Z">
          <w:r w:rsidR="00C66DA8" w:rsidDel="00E83F80">
            <w:rPr>
              <w:noProof/>
              <w:webHidden/>
            </w:rPr>
            <w:delText>10</w:delText>
          </w:r>
        </w:del>
      </w:ins>
      <w:del w:id="164" w:author="Josephine Pofsky" w:date="2018-08-20T11:58:00Z">
        <w:r w:rsidR="007802EB" w:rsidDel="00E83F80">
          <w:rPr>
            <w:noProof/>
            <w:webHidden/>
          </w:rPr>
          <w:delText>11</w:delText>
        </w:r>
      </w:del>
      <w:r w:rsidR="007802EB">
        <w:rPr>
          <w:noProof/>
          <w:webHidden/>
        </w:rPr>
        <w:fldChar w:fldCharType="end"/>
      </w:r>
      <w:r>
        <w:rPr>
          <w:noProof/>
        </w:rPr>
        <w:fldChar w:fldCharType="end"/>
      </w:r>
    </w:p>
    <w:p w14:paraId="7FF26E73" w14:textId="77777777" w:rsidR="003E77B7" w:rsidRPr="00F01FEB" w:rsidRDefault="007F5F17" w:rsidP="007F5F17">
      <w:pPr>
        <w:pStyle w:val="ReferenceHeader"/>
      </w:pPr>
      <w:r>
        <w:fldChar w:fldCharType="end"/>
      </w:r>
      <w:r w:rsidR="003E77B7" w:rsidRPr="00F01FEB">
        <w:t>List of Tables</w:t>
      </w:r>
    </w:p>
    <w:p w14:paraId="1284394A" w14:textId="020361E2" w:rsidR="007802EB" w:rsidRDefault="007F5F17">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r w:rsidR="00A62FD4">
        <w:fldChar w:fldCharType="begin"/>
      </w:r>
      <w:r w:rsidR="00A62FD4">
        <w:instrText xml:space="preserve"> HYPERLINK \l "_Toc516721390" </w:instrText>
      </w:r>
      <w:r w:rsidR="00A62FD4">
        <w:fldChar w:fldCharType="separate"/>
      </w:r>
      <w:r w:rsidR="007802EB" w:rsidRPr="00E85DB9">
        <w:rPr>
          <w:rStyle w:val="Hyperlink"/>
          <w:noProof/>
        </w:rPr>
        <w:t>Table 1: Revision History</w:t>
      </w:r>
      <w:r w:rsidR="007802EB">
        <w:rPr>
          <w:noProof/>
          <w:webHidden/>
        </w:rPr>
        <w:tab/>
      </w:r>
      <w:r w:rsidR="007802EB">
        <w:rPr>
          <w:noProof/>
          <w:webHidden/>
        </w:rPr>
        <w:fldChar w:fldCharType="begin"/>
      </w:r>
      <w:r w:rsidR="007802EB">
        <w:rPr>
          <w:noProof/>
          <w:webHidden/>
        </w:rPr>
        <w:instrText xml:space="preserve"> PAGEREF _Toc516721390 \h </w:instrText>
      </w:r>
      <w:r w:rsidR="007802EB">
        <w:rPr>
          <w:noProof/>
          <w:webHidden/>
        </w:rPr>
      </w:r>
      <w:r w:rsidR="007802EB">
        <w:rPr>
          <w:noProof/>
          <w:webHidden/>
        </w:rPr>
        <w:fldChar w:fldCharType="separate"/>
      </w:r>
      <w:ins w:id="165" w:author="Josephine Pofsky" w:date="2018-08-20T11:58:00Z">
        <w:r w:rsidR="00E83F80">
          <w:rPr>
            <w:noProof/>
            <w:webHidden/>
          </w:rPr>
          <w:t>2</w:t>
        </w:r>
      </w:ins>
      <w:ins w:id="166" w:author="Cardwell, Marianne" w:date="2018-06-15T15:42:00Z">
        <w:del w:id="167" w:author="Josephine Pofsky" w:date="2018-08-20T11:58:00Z">
          <w:r w:rsidR="00C66DA8" w:rsidDel="00E83F80">
            <w:rPr>
              <w:noProof/>
              <w:webHidden/>
            </w:rPr>
            <w:delText>5</w:delText>
          </w:r>
        </w:del>
      </w:ins>
      <w:del w:id="168" w:author="Josephine Pofsky" w:date="2018-08-20T11:58:00Z">
        <w:r w:rsidR="007802EB" w:rsidDel="00E83F80">
          <w:rPr>
            <w:noProof/>
            <w:webHidden/>
          </w:rPr>
          <w:delText>6</w:delText>
        </w:r>
      </w:del>
      <w:r w:rsidR="007802EB">
        <w:rPr>
          <w:noProof/>
          <w:webHidden/>
        </w:rPr>
        <w:fldChar w:fldCharType="end"/>
      </w:r>
      <w:r w:rsidR="00A62FD4">
        <w:rPr>
          <w:noProof/>
        </w:rPr>
        <w:fldChar w:fldCharType="end"/>
      </w:r>
    </w:p>
    <w:p w14:paraId="75967F5B" w14:textId="56CECE94" w:rsidR="007802EB" w:rsidRDefault="00A62FD4">
      <w:pPr>
        <w:pStyle w:val="TableofFigures"/>
        <w:tabs>
          <w:tab w:val="right" w:leader="dot" w:pos="9350"/>
        </w:tabs>
        <w:rPr>
          <w:rFonts w:asciiTheme="minorHAnsi" w:eastAsiaTheme="minorEastAsia" w:hAnsiTheme="minorHAnsi" w:cstheme="minorBidi"/>
          <w:noProof/>
        </w:rPr>
      </w:pPr>
      <w:r>
        <w:fldChar w:fldCharType="begin"/>
      </w:r>
      <w:r>
        <w:instrText xml:space="preserve"> HYPERLINK \l "_Toc516721391" </w:instrText>
      </w:r>
      <w:r>
        <w:fldChar w:fldCharType="separate"/>
      </w:r>
      <w:r w:rsidR="007802EB" w:rsidRPr="00E85DB9">
        <w:rPr>
          <w:rStyle w:val="Hyperlink"/>
          <w:noProof/>
        </w:rPr>
        <w:t>Table 2: Software Versions</w:t>
      </w:r>
      <w:r w:rsidR="007802EB">
        <w:rPr>
          <w:noProof/>
          <w:webHidden/>
        </w:rPr>
        <w:tab/>
      </w:r>
      <w:r w:rsidR="007802EB">
        <w:rPr>
          <w:noProof/>
          <w:webHidden/>
        </w:rPr>
        <w:fldChar w:fldCharType="begin"/>
      </w:r>
      <w:r w:rsidR="007802EB">
        <w:rPr>
          <w:noProof/>
          <w:webHidden/>
        </w:rPr>
        <w:instrText xml:space="preserve"> PAGEREF _Toc516721391 \h </w:instrText>
      </w:r>
      <w:r w:rsidR="007802EB">
        <w:rPr>
          <w:noProof/>
          <w:webHidden/>
        </w:rPr>
      </w:r>
      <w:r w:rsidR="007802EB">
        <w:rPr>
          <w:noProof/>
          <w:webHidden/>
        </w:rPr>
        <w:fldChar w:fldCharType="separate"/>
      </w:r>
      <w:ins w:id="169" w:author="Josephine Pofsky" w:date="2018-08-20T11:58:00Z">
        <w:r w:rsidR="00E83F80">
          <w:rPr>
            <w:noProof/>
            <w:webHidden/>
          </w:rPr>
          <w:t>2</w:t>
        </w:r>
      </w:ins>
      <w:ins w:id="170" w:author="Cardwell, Marianne" w:date="2018-06-15T15:42:00Z">
        <w:del w:id="171" w:author="Josephine Pofsky" w:date="2018-08-20T11:58:00Z">
          <w:r w:rsidR="00C66DA8" w:rsidDel="00E83F80">
            <w:rPr>
              <w:noProof/>
              <w:webHidden/>
            </w:rPr>
            <w:delText>6</w:delText>
          </w:r>
        </w:del>
      </w:ins>
      <w:del w:id="172" w:author="Josephine Pofsky" w:date="2018-08-20T11:58:00Z">
        <w:r w:rsidR="007802EB" w:rsidDel="00E83F80">
          <w:rPr>
            <w:noProof/>
            <w:webHidden/>
          </w:rPr>
          <w:delText>7</w:delText>
        </w:r>
      </w:del>
      <w:r w:rsidR="007802EB">
        <w:rPr>
          <w:noProof/>
          <w:webHidden/>
        </w:rPr>
        <w:fldChar w:fldCharType="end"/>
      </w:r>
      <w:r>
        <w:rPr>
          <w:noProof/>
        </w:rPr>
        <w:fldChar w:fldCharType="end"/>
      </w:r>
    </w:p>
    <w:p w14:paraId="29A0BE18" w14:textId="56D7D570" w:rsidR="007802EB" w:rsidRDefault="00A62FD4">
      <w:pPr>
        <w:pStyle w:val="TableofFigures"/>
        <w:tabs>
          <w:tab w:val="right" w:leader="dot" w:pos="9350"/>
        </w:tabs>
        <w:rPr>
          <w:rFonts w:asciiTheme="minorHAnsi" w:eastAsiaTheme="minorEastAsia" w:hAnsiTheme="minorHAnsi" w:cstheme="minorBidi"/>
          <w:noProof/>
        </w:rPr>
      </w:pPr>
      <w:r>
        <w:fldChar w:fldCharType="begin"/>
      </w:r>
      <w:r>
        <w:instrText xml:space="preserve"> HYPERLINK \l "_Toc516721392" </w:instrText>
      </w:r>
      <w:r>
        <w:fldChar w:fldCharType="separate"/>
      </w:r>
      <w:r w:rsidR="007802EB" w:rsidRPr="00E85DB9">
        <w:rPr>
          <w:rStyle w:val="Hyperlink"/>
          <w:noProof/>
        </w:rPr>
        <w:t>Table 3: CAD Layer Name</w:t>
      </w:r>
      <w:r w:rsidR="007802EB">
        <w:rPr>
          <w:noProof/>
          <w:webHidden/>
        </w:rPr>
        <w:tab/>
      </w:r>
      <w:r w:rsidR="007802EB">
        <w:rPr>
          <w:noProof/>
          <w:webHidden/>
        </w:rPr>
        <w:fldChar w:fldCharType="begin"/>
      </w:r>
      <w:r w:rsidR="007802EB">
        <w:rPr>
          <w:noProof/>
          <w:webHidden/>
        </w:rPr>
        <w:instrText xml:space="preserve"> PAGEREF _Toc516721392 \h </w:instrText>
      </w:r>
      <w:r w:rsidR="007802EB">
        <w:rPr>
          <w:noProof/>
          <w:webHidden/>
        </w:rPr>
      </w:r>
      <w:r w:rsidR="007802EB">
        <w:rPr>
          <w:noProof/>
          <w:webHidden/>
        </w:rPr>
        <w:fldChar w:fldCharType="separate"/>
      </w:r>
      <w:ins w:id="173" w:author="Josephine Pofsky" w:date="2018-08-20T11:58:00Z">
        <w:r w:rsidR="00E83F80">
          <w:rPr>
            <w:noProof/>
            <w:webHidden/>
          </w:rPr>
          <w:t>2</w:t>
        </w:r>
      </w:ins>
      <w:ins w:id="174" w:author="Cardwell, Marianne" w:date="2018-06-15T15:42:00Z">
        <w:del w:id="175" w:author="Josephine Pofsky" w:date="2018-08-20T11:58:00Z">
          <w:r w:rsidR="00C66DA8" w:rsidDel="00E83F80">
            <w:rPr>
              <w:noProof/>
              <w:webHidden/>
            </w:rPr>
            <w:delText>16</w:delText>
          </w:r>
        </w:del>
      </w:ins>
      <w:del w:id="176" w:author="Josephine Pofsky" w:date="2018-08-20T11:58:00Z">
        <w:r w:rsidR="007802EB" w:rsidDel="00E83F80">
          <w:rPr>
            <w:noProof/>
            <w:webHidden/>
          </w:rPr>
          <w:delText>17</w:delText>
        </w:r>
      </w:del>
      <w:r w:rsidR="007802EB">
        <w:rPr>
          <w:noProof/>
          <w:webHidden/>
        </w:rPr>
        <w:fldChar w:fldCharType="end"/>
      </w:r>
      <w:r>
        <w:rPr>
          <w:noProof/>
        </w:rPr>
        <w:fldChar w:fldCharType="end"/>
      </w:r>
    </w:p>
    <w:p w14:paraId="16A97843" w14:textId="31241A15" w:rsidR="007802EB" w:rsidRDefault="00A62FD4">
      <w:pPr>
        <w:pStyle w:val="TableofFigures"/>
        <w:tabs>
          <w:tab w:val="right" w:leader="dot" w:pos="9350"/>
        </w:tabs>
        <w:rPr>
          <w:rFonts w:asciiTheme="minorHAnsi" w:eastAsiaTheme="minorEastAsia" w:hAnsiTheme="minorHAnsi" w:cstheme="minorBidi"/>
          <w:noProof/>
        </w:rPr>
      </w:pPr>
      <w:r>
        <w:fldChar w:fldCharType="begin"/>
      </w:r>
      <w:r>
        <w:instrText xml:space="preserve"> HYPERLINK \l "_Toc516721393" </w:instrText>
      </w:r>
      <w:r>
        <w:fldChar w:fldCharType="separate"/>
      </w:r>
      <w:r w:rsidR="007802EB" w:rsidRPr="00E85DB9">
        <w:rPr>
          <w:rStyle w:val="Hyperlink"/>
          <w:noProof/>
        </w:rPr>
        <w:t>Table 4: Web Services</w:t>
      </w:r>
      <w:r w:rsidR="007802EB">
        <w:rPr>
          <w:noProof/>
          <w:webHidden/>
        </w:rPr>
        <w:tab/>
      </w:r>
      <w:r w:rsidR="007802EB">
        <w:rPr>
          <w:noProof/>
          <w:webHidden/>
        </w:rPr>
        <w:fldChar w:fldCharType="begin"/>
      </w:r>
      <w:r w:rsidR="007802EB">
        <w:rPr>
          <w:noProof/>
          <w:webHidden/>
        </w:rPr>
        <w:instrText xml:space="preserve"> PAGEREF _Toc516721393 \h </w:instrText>
      </w:r>
      <w:r w:rsidR="007802EB">
        <w:rPr>
          <w:noProof/>
          <w:webHidden/>
        </w:rPr>
      </w:r>
      <w:r w:rsidR="007802EB">
        <w:rPr>
          <w:noProof/>
          <w:webHidden/>
        </w:rPr>
        <w:fldChar w:fldCharType="separate"/>
      </w:r>
      <w:ins w:id="177" w:author="Josephine Pofsky" w:date="2018-08-20T11:58:00Z">
        <w:r w:rsidR="00E83F80">
          <w:rPr>
            <w:noProof/>
            <w:webHidden/>
          </w:rPr>
          <w:t>2</w:t>
        </w:r>
      </w:ins>
      <w:ins w:id="178" w:author="Cardwell, Marianne" w:date="2018-06-15T15:42:00Z">
        <w:del w:id="179" w:author="Josephine Pofsky" w:date="2018-08-20T11:58:00Z">
          <w:r w:rsidR="00C66DA8" w:rsidDel="00E83F80">
            <w:rPr>
              <w:noProof/>
              <w:webHidden/>
            </w:rPr>
            <w:delText>26</w:delText>
          </w:r>
        </w:del>
      </w:ins>
      <w:del w:id="180" w:author="Josephine Pofsky" w:date="2018-08-20T11:58:00Z">
        <w:r w:rsidR="007802EB" w:rsidDel="00E83F80">
          <w:rPr>
            <w:noProof/>
            <w:webHidden/>
          </w:rPr>
          <w:delText>27</w:delText>
        </w:r>
      </w:del>
      <w:r w:rsidR="007802EB">
        <w:rPr>
          <w:noProof/>
          <w:webHidden/>
        </w:rPr>
        <w:fldChar w:fldCharType="end"/>
      </w:r>
      <w:r>
        <w:rPr>
          <w:noProof/>
        </w:rPr>
        <w:fldChar w:fldCharType="end"/>
      </w:r>
    </w:p>
    <w:p w14:paraId="7E775823" w14:textId="77777777" w:rsidR="003E77B7" w:rsidRDefault="007F5F17" w:rsidP="007C201D">
      <w:pPr>
        <w:pStyle w:val="Normalwithspaceafter"/>
      </w:pPr>
      <w:r>
        <w:fldChar w:fldCharType="end"/>
      </w:r>
    </w:p>
    <w:p w14:paraId="437D2097" w14:textId="77777777" w:rsidR="003E77B7" w:rsidRDefault="003E77B7" w:rsidP="007C201D">
      <w:pPr>
        <w:pStyle w:val="Normalwithspaceafter"/>
      </w:pPr>
    </w:p>
    <w:p w14:paraId="32580DA8" w14:textId="77777777" w:rsidR="008C7F40" w:rsidRPr="005A5908" w:rsidDel="00C50660" w:rsidRDefault="008C7F40" w:rsidP="00AD3268">
      <w:pPr>
        <w:pStyle w:val="NumHeading1"/>
        <w:rPr>
          <w:del w:id="181" w:author="Cardwell, Marianne" w:date="2018-06-15T15:30:00Z"/>
        </w:rPr>
      </w:pPr>
      <w:bookmarkStart w:id="182" w:name="_Toc282072629"/>
      <w:bookmarkStart w:id="183" w:name="_Toc516721355"/>
      <w:del w:id="184" w:author="Cardwell, Marianne" w:date="2018-06-15T15:30:00Z">
        <w:r w:rsidRPr="005A5908" w:rsidDel="00C50660">
          <w:delText xml:space="preserve">Executive </w:delText>
        </w:r>
        <w:r w:rsidRPr="00AD3268" w:rsidDel="00C50660">
          <w:delText>Sign</w:delText>
        </w:r>
        <w:r w:rsidRPr="005A5908" w:rsidDel="00C50660">
          <w:delText>-Off</w:delText>
        </w:r>
        <w:bookmarkEnd w:id="182"/>
        <w:bookmarkEnd w:id="183"/>
      </w:del>
    </w:p>
    <w:p w14:paraId="7710C6D6" w14:textId="77777777" w:rsidR="008C7F40" w:rsidRPr="008C7F40" w:rsidDel="00C50660" w:rsidRDefault="008C7F40" w:rsidP="00643D01">
      <w:pPr>
        <w:pStyle w:val="Normalwithspaceafter"/>
        <w:rPr>
          <w:del w:id="185" w:author="Cardwell, Marianne" w:date="2018-06-15T15:30:00Z"/>
          <w:rFonts w:eastAsia="Times New Roman"/>
        </w:rPr>
      </w:pPr>
      <w:del w:id="186" w:author="Cardwell, Marianne" w:date="2018-06-15T15:30:00Z">
        <w:r w:rsidRPr="00AD3268" w:rsidDel="00C50660">
          <w:rPr>
            <w:rFonts w:eastAsia="Times New Roman"/>
          </w:rPr>
          <w:delText>Signing this document ensures that both the users and the developers have agreed on the requirements and design described in the following document and that this functionality/capability will be delivered. As development ensues, it may be necessary to revisit the design. However, this is strongly discouraged as it leads to erratic development times.</w:delText>
        </w:r>
      </w:del>
    </w:p>
    <w:p w14:paraId="59A8F3A8" w14:textId="77777777" w:rsidR="008C7F40" w:rsidRPr="008C7F40" w:rsidDel="00C50660" w:rsidRDefault="008C7F40" w:rsidP="008C7F40">
      <w:pPr>
        <w:spacing w:after="120"/>
        <w:rPr>
          <w:del w:id="187" w:author="Cardwell, Marianne" w:date="2018-06-15T15:30:00Z"/>
          <w:rFonts w:eastAsia="Times New Roman" w:cstheme="minorHAnsi"/>
          <w:i/>
          <w:iCs/>
          <w:color w:val="3C3D3C" w:themeColor="text2"/>
        </w:rPr>
      </w:pPr>
      <w:del w:id="188" w:author="Cardwell, Marianne" w:date="2018-06-15T15:30:00Z">
        <w:r w:rsidRPr="008C7F40" w:rsidDel="00C50660">
          <w:rPr>
            <w:rFonts w:eastAsia="Times New Roman" w:cstheme="minorHAnsi"/>
            <w:noProof/>
            <w:color w:val="3C3D3C" w:themeColor="text2"/>
          </w:rPr>
          <mc:AlternateContent>
            <mc:Choice Requires="wps">
              <w:drawing>
                <wp:anchor distT="0" distB="0" distL="114300" distR="114300" simplePos="0" relativeHeight="251066880" behindDoc="0" locked="1" layoutInCell="0" allowOverlap="1" wp14:anchorId="53386064" wp14:editId="34D6BA24">
                  <wp:simplePos x="0" y="0"/>
                  <wp:positionH relativeFrom="column">
                    <wp:posOffset>3810</wp:posOffset>
                  </wp:positionH>
                  <wp:positionV relativeFrom="paragraph">
                    <wp:posOffset>345440</wp:posOffset>
                  </wp:positionV>
                  <wp:extent cx="4114800" cy="0"/>
                  <wp:effectExtent l="13335" t="12065" r="5715" b="6985"/>
                  <wp:wrapNone/>
                  <wp:docPr id="2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40870" id="Line 5" o:spid="_x0000_s1026" style="position:absolute;z-index:2510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7.2pt" to="324.3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msEw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" o:allowincell="f">
                  <w10:anchorlock/>
                </v:line>
              </w:pict>
            </mc:Fallback>
          </mc:AlternateContent>
        </w:r>
      </w:del>
    </w:p>
    <w:p w14:paraId="41984DDF" w14:textId="77777777" w:rsidR="008C7F40" w:rsidRPr="008C7F40" w:rsidDel="00C50660" w:rsidRDefault="008C7F40" w:rsidP="008C7F40">
      <w:pPr>
        <w:rPr>
          <w:del w:id="189" w:author="Cardwell, Marianne" w:date="2018-06-15T15:30:00Z"/>
          <w:rFonts w:eastAsia="Times New Roman" w:cstheme="minorHAnsi"/>
          <w:color w:val="3C3D3C" w:themeColor="text2"/>
        </w:rPr>
      </w:pPr>
    </w:p>
    <w:p w14:paraId="0AF035B0" w14:textId="77777777" w:rsidR="008C7F40" w:rsidRPr="008C7F40" w:rsidDel="00C50660" w:rsidRDefault="008C7F40" w:rsidP="008C7F40">
      <w:pPr>
        <w:spacing w:after="120"/>
        <w:rPr>
          <w:del w:id="190" w:author="Cardwell, Marianne" w:date="2018-06-15T15:30:00Z"/>
          <w:rFonts w:eastAsia="Times New Roman" w:cstheme="minorHAnsi"/>
          <w:color w:val="3C3D3C" w:themeColor="text2"/>
        </w:rPr>
      </w:pPr>
      <w:del w:id="191" w:author="Cardwell, Marianne" w:date="2018-06-15T15:30:00Z">
        <w:r w:rsidRPr="008C7F40" w:rsidDel="00C50660">
          <w:rPr>
            <w:rFonts w:eastAsia="Times New Roman" w:cstheme="minorHAnsi"/>
            <w:color w:val="3C3D3C" w:themeColor="text2"/>
          </w:rPr>
          <w:delText xml:space="preserve">GIS Lead </w:delText>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delText>Date</w:delText>
        </w:r>
      </w:del>
    </w:p>
    <w:p w14:paraId="3C4853F7" w14:textId="77777777" w:rsidR="008C7F40" w:rsidRPr="008C7F40" w:rsidDel="00C50660" w:rsidRDefault="008C7F40" w:rsidP="008C7F40">
      <w:pPr>
        <w:spacing w:after="120"/>
        <w:rPr>
          <w:del w:id="192" w:author="Cardwell, Marianne" w:date="2018-06-15T15:30:00Z"/>
          <w:rFonts w:eastAsia="Times New Roman" w:cstheme="minorHAnsi"/>
          <w:i/>
          <w:iCs/>
          <w:color w:val="3C3D3C" w:themeColor="text2"/>
        </w:rPr>
      </w:pPr>
    </w:p>
    <w:p w14:paraId="3DC9F8F5" w14:textId="77777777" w:rsidR="008C7F40" w:rsidRPr="008C7F40" w:rsidDel="00C50660" w:rsidRDefault="008C7F40" w:rsidP="008C7F40">
      <w:pPr>
        <w:spacing w:after="120"/>
        <w:rPr>
          <w:del w:id="193" w:author="Cardwell, Marianne" w:date="2018-06-15T15:30:00Z"/>
          <w:rFonts w:eastAsia="Times New Roman" w:cstheme="minorHAnsi"/>
          <w:i/>
          <w:iCs/>
          <w:color w:val="3C3D3C" w:themeColor="text2"/>
        </w:rPr>
      </w:pPr>
      <w:del w:id="194" w:author="Cardwell, Marianne" w:date="2018-06-15T15:30:00Z">
        <w:r w:rsidRPr="008C7F40" w:rsidDel="00C50660">
          <w:rPr>
            <w:rFonts w:eastAsia="Times New Roman" w:cstheme="minorHAnsi"/>
            <w:noProof/>
            <w:color w:val="3C3D3C" w:themeColor="text2"/>
          </w:rPr>
          <mc:AlternateContent>
            <mc:Choice Requires="wps">
              <w:drawing>
                <wp:anchor distT="0" distB="0" distL="114300" distR="114300" simplePos="0" relativeHeight="251070976" behindDoc="0" locked="1" layoutInCell="0" allowOverlap="1" wp14:anchorId="2CAFBA71" wp14:editId="6C903FD7">
                  <wp:simplePos x="0" y="0"/>
                  <wp:positionH relativeFrom="column">
                    <wp:posOffset>-5715</wp:posOffset>
                  </wp:positionH>
                  <wp:positionV relativeFrom="paragraph">
                    <wp:posOffset>-24130</wp:posOffset>
                  </wp:positionV>
                  <wp:extent cx="4114800" cy="0"/>
                  <wp:effectExtent l="13335" t="13970" r="5715" b="5080"/>
                  <wp:wrapNone/>
                  <wp:docPr id="2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0E719" id="Line 6" o:spid="_x0000_s1026" style="position:absolute;z-index:2510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9pt" to="323.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FA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" o:allowincell="f">
                  <w10:anchorlock/>
                </v:line>
              </w:pict>
            </mc:Fallback>
          </mc:AlternateContent>
        </w:r>
        <w:r w:rsidRPr="008C7F40" w:rsidDel="00C50660">
          <w:rPr>
            <w:rFonts w:eastAsia="Times New Roman" w:cstheme="minorHAnsi"/>
            <w:color w:val="3C3D3C" w:themeColor="text2"/>
          </w:rPr>
          <w:delText>Department or Agency Lead</w:delText>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r>
        <w:r w:rsidRPr="008C7F40" w:rsidDel="00C50660">
          <w:rPr>
            <w:rFonts w:eastAsia="Times New Roman" w:cstheme="minorHAnsi"/>
            <w:color w:val="3C3D3C" w:themeColor="text2"/>
          </w:rPr>
          <w:tab/>
          <w:delText>Date</w:delText>
        </w:r>
      </w:del>
    </w:p>
    <w:p w14:paraId="08609AC3" w14:textId="77777777" w:rsidR="008C7F40" w:rsidRPr="008C7F40" w:rsidDel="00C50660" w:rsidRDefault="008C7F40" w:rsidP="008C7F40">
      <w:pPr>
        <w:spacing w:after="120"/>
        <w:rPr>
          <w:del w:id="195" w:author="Cardwell, Marianne" w:date="2018-06-15T15:30:00Z"/>
          <w:rFonts w:eastAsia="Times New Roman" w:cstheme="minorHAnsi"/>
          <w:color w:val="3C3D3C" w:themeColor="text2"/>
        </w:rPr>
      </w:pPr>
    </w:p>
    <w:p w14:paraId="7D1DD073" w14:textId="77777777" w:rsidR="003E77B7" w:rsidRPr="00DF73FC" w:rsidDel="00C50660" w:rsidRDefault="008C7F40" w:rsidP="007C201D">
      <w:pPr>
        <w:pStyle w:val="Normalwithspaceafter"/>
        <w:rPr>
          <w:del w:id="196" w:author="Cardwell, Marianne" w:date="2018-06-15T15:30:00Z"/>
          <w:rFonts w:eastAsia="Times New Roman"/>
        </w:rPr>
      </w:pPr>
      <w:del w:id="197" w:author="Cardwell, Marianne" w:date="2018-06-15T15:30:00Z">
        <w:r w:rsidRPr="00DF73FC" w:rsidDel="00C50660">
          <w:rPr>
            <w:rFonts w:eastAsia="Times New Roman"/>
            <w:noProof/>
          </w:rPr>
          <mc:AlternateContent>
            <mc:Choice Requires="wps">
              <w:drawing>
                <wp:anchor distT="0" distB="0" distL="114300" distR="114300" simplePos="0" relativeHeight="251075072" behindDoc="0" locked="1" layoutInCell="0" allowOverlap="1" wp14:anchorId="74EDFD2F" wp14:editId="6916EB6F">
                  <wp:simplePos x="0" y="0"/>
                  <wp:positionH relativeFrom="column">
                    <wp:posOffset>-5715</wp:posOffset>
                  </wp:positionH>
                  <wp:positionV relativeFrom="paragraph">
                    <wp:posOffset>-24130</wp:posOffset>
                  </wp:positionV>
                  <wp:extent cx="4114800" cy="0"/>
                  <wp:effectExtent l="13335" t="13970" r="5715" b="5080"/>
                  <wp:wrapNone/>
                  <wp:docPr id="2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2C6E0" id="Line 7" o:spid="_x0000_s1026" style="position:absolute;z-index:2510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9pt" to="323.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at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" o:allowincell="f">
                  <w10:anchorlock/>
                </v:line>
              </w:pict>
            </mc:Fallback>
          </mc:AlternateContent>
        </w:r>
        <w:r w:rsidRPr="00DF73FC" w:rsidDel="00C50660">
          <w:rPr>
            <w:rFonts w:eastAsia="Times New Roman"/>
          </w:rPr>
          <w:delText>Woolpert Lead</w:delText>
        </w:r>
        <w:r w:rsidRPr="00DF73FC" w:rsidDel="00C50660">
          <w:rPr>
            <w:rFonts w:eastAsia="Times New Roman"/>
          </w:rPr>
          <w:tab/>
        </w:r>
        <w:r w:rsidRPr="00DF73FC" w:rsidDel="00C50660">
          <w:rPr>
            <w:rFonts w:eastAsia="Times New Roman"/>
          </w:rPr>
          <w:tab/>
        </w:r>
        <w:r w:rsidRPr="00DF73FC" w:rsidDel="00C50660">
          <w:rPr>
            <w:rFonts w:eastAsia="Times New Roman"/>
          </w:rPr>
          <w:tab/>
        </w:r>
        <w:r w:rsidRPr="00DF73FC" w:rsidDel="00C50660">
          <w:rPr>
            <w:rFonts w:eastAsia="Times New Roman"/>
          </w:rPr>
          <w:tab/>
        </w:r>
        <w:r w:rsidRPr="00DF73FC" w:rsidDel="00C50660">
          <w:rPr>
            <w:rFonts w:eastAsia="Times New Roman"/>
          </w:rPr>
          <w:tab/>
        </w:r>
      </w:del>
    </w:p>
    <w:p w14:paraId="7BD2D305" w14:textId="77777777" w:rsidR="000176B3" w:rsidRPr="00DF73FC" w:rsidDel="00C50660" w:rsidRDefault="000176B3" w:rsidP="007C201D">
      <w:pPr>
        <w:pStyle w:val="Normalwithspaceafter"/>
        <w:rPr>
          <w:del w:id="198" w:author="Cardwell, Marianne" w:date="2018-06-15T15:30:00Z"/>
          <w:rFonts w:eastAsia="Times New Roman"/>
        </w:rPr>
      </w:pPr>
    </w:p>
    <w:p w14:paraId="61F661C6" w14:textId="77777777" w:rsidR="00DF73FC" w:rsidDel="00C50660" w:rsidRDefault="00DF73FC" w:rsidP="007C201D">
      <w:pPr>
        <w:pStyle w:val="Normalwithspaceafter"/>
        <w:rPr>
          <w:del w:id="199" w:author="Cardwell, Marianne" w:date="2018-06-15T15:30:00Z"/>
        </w:rPr>
      </w:pPr>
      <w:del w:id="200" w:author="Cardwell, Marianne" w:date="2018-06-15T15:30:00Z">
        <w:r w:rsidDel="00C50660">
          <w:br w:type="page"/>
        </w:r>
      </w:del>
    </w:p>
    <w:p w14:paraId="4411C59E" w14:textId="77777777" w:rsidR="000176B3" w:rsidRDefault="000176B3" w:rsidP="00AD3268">
      <w:pPr>
        <w:pStyle w:val="NumHeading1"/>
      </w:pPr>
      <w:bookmarkStart w:id="201" w:name="_Toc282072630"/>
      <w:bookmarkStart w:id="202" w:name="_Toc516721356"/>
      <w:r w:rsidRPr="005A5908">
        <w:lastRenderedPageBreak/>
        <w:t>Revision History</w:t>
      </w:r>
      <w:del w:id="203" w:author="Cardwell, Marianne" w:date="2018-06-15T15:31:00Z">
        <w:r w:rsidRPr="005A5908" w:rsidDel="00C50660">
          <w:delText xml:space="preserve"> and Change Control</w:delText>
        </w:r>
      </w:del>
      <w:bookmarkEnd w:id="201"/>
      <w:bookmarkEnd w:id="202"/>
    </w:p>
    <w:p w14:paraId="78D70C52" w14:textId="77777777" w:rsidR="005A5908" w:rsidDel="00C50660" w:rsidRDefault="00541382" w:rsidP="007C201D">
      <w:pPr>
        <w:pStyle w:val="Normalwithspaceafter"/>
        <w:rPr>
          <w:del w:id="204" w:author="Cardwell, Marianne" w:date="2018-06-15T15:31:00Z"/>
        </w:rPr>
      </w:pPr>
      <w:del w:id="205" w:author="Cardwell, Marianne" w:date="2018-06-15T15:31:00Z">
        <w:r w:rsidDel="00C50660">
          <w:delText>All Revisions and changes need to processed here. If requesting a change or update to the ETL tool the ETL tool manager will need to be contacted.</w:delText>
        </w:r>
      </w:del>
    </w:p>
    <w:p w14:paraId="6D00A264" w14:textId="77777777" w:rsidR="00541382" w:rsidRPr="00541382" w:rsidDel="00C50660" w:rsidRDefault="00541382" w:rsidP="00541382">
      <w:pPr>
        <w:pStyle w:val="Normalwithspaceafter"/>
        <w:spacing w:after="0"/>
        <w:rPr>
          <w:del w:id="206" w:author="Cardwell, Marianne" w:date="2018-06-15T15:31:00Z"/>
          <w:b/>
          <w:u w:val="single"/>
        </w:rPr>
      </w:pPr>
      <w:del w:id="207" w:author="Cardwell, Marianne" w:date="2018-06-15T15:31:00Z">
        <w:r w:rsidDel="00C50660">
          <w:tab/>
        </w:r>
        <w:r w:rsidRPr="00541382" w:rsidDel="00C50660">
          <w:rPr>
            <w:b/>
            <w:u w:val="single"/>
          </w:rPr>
          <w:delText>ETL Tool Manager</w:delText>
        </w:r>
      </w:del>
    </w:p>
    <w:p w14:paraId="4C62D93A" w14:textId="77777777" w:rsidR="00541382" w:rsidDel="00C50660" w:rsidRDefault="00541382" w:rsidP="00541382">
      <w:pPr>
        <w:rPr>
          <w:del w:id="208" w:author="Cardwell, Marianne" w:date="2018-06-15T15:31:00Z"/>
          <w:rFonts w:ascii="Arial" w:hAnsi="Arial" w:cs="Arial"/>
          <w:b/>
          <w:bCs/>
          <w:color w:val="000000"/>
        </w:rPr>
      </w:pPr>
      <w:del w:id="209" w:author="Cardwell, Marianne" w:date="2018-06-15T15:31:00Z">
        <w:r w:rsidDel="00C50660">
          <w:tab/>
        </w:r>
        <w:r w:rsidDel="00C50660">
          <w:rPr>
            <w:rFonts w:ascii="Arial" w:hAnsi="Arial" w:cs="Arial"/>
            <w:b/>
            <w:bCs/>
            <w:color w:val="000000"/>
            <w:sz w:val="20"/>
            <w:szCs w:val="20"/>
          </w:rPr>
          <w:delText>Hanson Guy Michael</w:delText>
        </w:r>
      </w:del>
    </w:p>
    <w:p w14:paraId="07346C80" w14:textId="77777777" w:rsidR="00541382" w:rsidRPr="005A5908" w:rsidRDefault="00541382" w:rsidP="00541382">
      <w:pPr>
        <w:pStyle w:val="Normalwithspaceafter"/>
        <w:ind w:left="720"/>
      </w:pPr>
      <w:del w:id="210" w:author="Cardwell, Marianne" w:date="2018-06-15T15:31:00Z">
        <w:r w:rsidRPr="00541382" w:rsidDel="00C50660">
          <w:delText>GIS Analyst | Planning, Design and Construction</w:delText>
        </w:r>
        <w:r w:rsidRPr="00541382" w:rsidDel="00C50660">
          <w:br/>
          <w:delText>San Francisco International Airport | P.O. Box 8097 | San Francisco, CA 94128</w:delText>
        </w:r>
        <w:r w:rsidRPr="00541382" w:rsidDel="00C50660">
          <w:br/>
          <w:delText>Tel 650-821-5590 | </w:delText>
        </w:r>
        <w:r w:rsidR="00622062" w:rsidDel="00C50660">
          <w:fldChar w:fldCharType="begin"/>
        </w:r>
        <w:r w:rsidR="00622062" w:rsidDel="00C50660">
          <w:delInstrText xml:space="preserve"> HYPERLINK "https://na01.safelinks.protection.outlook.com/?url=http%3A%2F%2Fwww.flysfo.com%2F&amp;data=01%7C01%7CJohn.Fuller%40Woolpert.com%7C187b09f4d2884020f44208d5d14a9fda%7C49c1e384218e47a1a464d59d76daf482%7C0&amp;sdata=13RO2YEhVo4iqlvwktLzCmmy7zE7QQKAdBoGytPE%2BCc%3D&amp;reserved=0" </w:delInstrText>
        </w:r>
        <w:r w:rsidR="00622062" w:rsidDel="00C50660">
          <w:fldChar w:fldCharType="separate"/>
        </w:r>
        <w:r w:rsidRPr="00541382" w:rsidDel="00C50660">
          <w:delText>flysfo.com</w:delText>
        </w:r>
        <w:r w:rsidR="00622062" w:rsidDel="00C50660">
          <w:fldChar w:fldCharType="end"/>
        </w:r>
      </w:del>
    </w:p>
    <w:tbl>
      <w:tblPr>
        <w:tblpPr w:leftFromText="180" w:rightFromText="180" w:vertAnchor="text" w:horzAnchor="margin" w:tblpY="17"/>
        <w:tblW w:w="946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ook w:val="01E0" w:firstRow="1" w:lastRow="1" w:firstColumn="1" w:lastColumn="1" w:noHBand="0" w:noVBand="0"/>
      </w:tblPr>
      <w:tblGrid>
        <w:gridCol w:w="2281"/>
        <w:gridCol w:w="2390"/>
        <w:gridCol w:w="3807"/>
        <w:gridCol w:w="990"/>
      </w:tblGrid>
      <w:tr w:rsidR="000176B3" w:rsidRPr="000176B3" w14:paraId="22CF5D73" w14:textId="77777777" w:rsidTr="000D0E90">
        <w:tc>
          <w:tcPr>
            <w:tcW w:w="9468" w:type="dxa"/>
            <w:gridSpan w:val="4"/>
            <w:shd w:val="clear" w:color="auto" w:fill="585959" w:themeFill="text1"/>
            <w:vAlign w:val="bottom"/>
          </w:tcPr>
          <w:p w14:paraId="01332998" w14:textId="63A3BB0E" w:rsidR="000176B3" w:rsidRPr="000176B3" w:rsidRDefault="000176B3" w:rsidP="00D67BAC">
            <w:pPr>
              <w:pStyle w:val="Caption"/>
              <w:spacing w:before="0"/>
              <w:rPr>
                <w:color w:val="000000"/>
              </w:rPr>
            </w:pPr>
            <w:bookmarkStart w:id="211" w:name="_Toc122148124"/>
            <w:bookmarkStart w:id="212" w:name="_Toc250733213"/>
            <w:bookmarkStart w:id="213" w:name="_Toc282072535"/>
            <w:bookmarkStart w:id="214" w:name="_Toc516721390"/>
            <w:bookmarkStart w:id="215" w:name="_Hlk516667918"/>
            <w:r w:rsidRPr="007F5F17">
              <w:rPr>
                <w:color w:val="FFFFFF" w:themeColor="background1"/>
              </w:rPr>
              <w:t xml:space="preserve">Table </w:t>
            </w:r>
            <w:r w:rsidRPr="007F5F17">
              <w:rPr>
                <w:color w:val="FFFFFF" w:themeColor="background1"/>
              </w:rPr>
              <w:fldChar w:fldCharType="begin"/>
            </w:r>
            <w:r w:rsidRPr="007F5F17">
              <w:rPr>
                <w:color w:val="FFFFFF" w:themeColor="background1"/>
              </w:rPr>
              <w:instrText xml:space="preserve"> SEQ Table \* ARABIC </w:instrText>
            </w:r>
            <w:r w:rsidRPr="007F5F17">
              <w:rPr>
                <w:color w:val="FFFFFF" w:themeColor="background1"/>
              </w:rPr>
              <w:fldChar w:fldCharType="separate"/>
            </w:r>
            <w:r w:rsidR="00E83F80">
              <w:rPr>
                <w:noProof/>
                <w:color w:val="FFFFFF" w:themeColor="background1"/>
              </w:rPr>
              <w:t>1</w:t>
            </w:r>
            <w:r w:rsidRPr="007F5F17">
              <w:rPr>
                <w:noProof/>
                <w:color w:val="FFFFFF" w:themeColor="background1"/>
              </w:rPr>
              <w:fldChar w:fldCharType="end"/>
            </w:r>
            <w:r w:rsidR="00D67BAC">
              <w:rPr>
                <w:noProof/>
                <w:color w:val="FFFFFF" w:themeColor="background1"/>
              </w:rPr>
              <w:t>:</w:t>
            </w:r>
            <w:r w:rsidRPr="007F5F17">
              <w:rPr>
                <w:color w:val="FFFFFF" w:themeColor="background1"/>
              </w:rPr>
              <w:t xml:space="preserve"> Revision History</w:t>
            </w:r>
            <w:bookmarkEnd w:id="211"/>
            <w:bookmarkEnd w:id="212"/>
            <w:bookmarkEnd w:id="213"/>
            <w:bookmarkEnd w:id="214"/>
          </w:p>
        </w:tc>
      </w:tr>
      <w:bookmarkEnd w:id="215"/>
      <w:tr w:rsidR="000176B3" w:rsidRPr="000176B3" w14:paraId="5CDF14CA" w14:textId="77777777" w:rsidTr="000D0E90">
        <w:tc>
          <w:tcPr>
            <w:tcW w:w="2281" w:type="dxa"/>
            <w:shd w:val="clear" w:color="auto" w:fill="007EA1" w:themeFill="accent2"/>
            <w:vAlign w:val="bottom"/>
          </w:tcPr>
          <w:p w14:paraId="0840C538"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Name</w:t>
            </w:r>
          </w:p>
        </w:tc>
        <w:tc>
          <w:tcPr>
            <w:tcW w:w="2390" w:type="dxa"/>
            <w:shd w:val="clear" w:color="auto" w:fill="007EA1" w:themeFill="accent2"/>
            <w:vAlign w:val="bottom"/>
          </w:tcPr>
          <w:p w14:paraId="37DABC6A"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Date</w:t>
            </w:r>
          </w:p>
        </w:tc>
        <w:tc>
          <w:tcPr>
            <w:tcW w:w="3807" w:type="dxa"/>
            <w:shd w:val="clear" w:color="auto" w:fill="007EA1" w:themeFill="accent2"/>
            <w:vAlign w:val="bottom"/>
          </w:tcPr>
          <w:p w14:paraId="5D7B0024"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Reason for Change</w:t>
            </w:r>
          </w:p>
        </w:tc>
        <w:tc>
          <w:tcPr>
            <w:tcW w:w="990" w:type="dxa"/>
            <w:shd w:val="clear" w:color="auto" w:fill="007EA1" w:themeFill="accent2"/>
            <w:vAlign w:val="bottom"/>
          </w:tcPr>
          <w:p w14:paraId="52C14E20" w14:textId="77777777" w:rsidR="000176B3" w:rsidRPr="000176B3" w:rsidRDefault="000176B3" w:rsidP="000176B3">
            <w:pPr>
              <w:rPr>
                <w:rFonts w:eastAsia="Times New Roman" w:cstheme="minorHAnsi"/>
                <w:b/>
                <w:bCs/>
                <w:color w:val="FFFFFF"/>
                <w:szCs w:val="20"/>
              </w:rPr>
            </w:pPr>
            <w:r w:rsidRPr="000176B3">
              <w:rPr>
                <w:rFonts w:eastAsia="Times New Roman" w:cstheme="minorHAnsi"/>
                <w:b/>
                <w:bCs/>
                <w:color w:val="FFFFFF"/>
                <w:szCs w:val="20"/>
              </w:rPr>
              <w:t>Version</w:t>
            </w:r>
          </w:p>
        </w:tc>
      </w:tr>
      <w:tr w:rsidR="000176B3" w:rsidRPr="000176B3" w14:paraId="3FA2E671" w14:textId="77777777" w:rsidTr="000D0E90">
        <w:tc>
          <w:tcPr>
            <w:tcW w:w="2281" w:type="dxa"/>
          </w:tcPr>
          <w:p w14:paraId="752D6A30" w14:textId="77777777" w:rsidR="000176B3" w:rsidRPr="000176B3" w:rsidRDefault="000176B3" w:rsidP="000176B3">
            <w:pPr>
              <w:rPr>
                <w:rFonts w:eastAsia="Times New Roman" w:cstheme="minorHAnsi"/>
                <w:color w:val="3C3D3C" w:themeColor="text2"/>
                <w:szCs w:val="20"/>
                <w:highlight w:val="yellow"/>
              </w:rPr>
            </w:pPr>
            <w:r w:rsidRPr="000176B3">
              <w:rPr>
                <w:rFonts w:eastAsia="Times New Roman" w:cstheme="minorHAnsi"/>
                <w:color w:val="3C3D3C" w:themeColor="text2"/>
                <w:szCs w:val="20"/>
                <w:highlight w:val="yellow"/>
              </w:rPr>
              <w:t>Your name here</w:t>
            </w:r>
          </w:p>
        </w:tc>
        <w:tc>
          <w:tcPr>
            <w:tcW w:w="2390" w:type="dxa"/>
          </w:tcPr>
          <w:p w14:paraId="6A4FA759" w14:textId="77777777" w:rsidR="000176B3" w:rsidRPr="000176B3" w:rsidRDefault="000176B3" w:rsidP="000176B3">
            <w:pPr>
              <w:rPr>
                <w:rFonts w:eastAsia="Times New Roman" w:cstheme="minorHAnsi"/>
                <w:color w:val="3C3D3C" w:themeColor="text2"/>
                <w:szCs w:val="20"/>
                <w:highlight w:val="yellow"/>
              </w:rPr>
            </w:pPr>
            <w:r w:rsidRPr="000176B3">
              <w:rPr>
                <w:rFonts w:eastAsia="Times New Roman" w:cstheme="minorHAnsi"/>
                <w:color w:val="3C3D3C" w:themeColor="text2"/>
                <w:szCs w:val="20"/>
                <w:highlight w:val="yellow"/>
              </w:rPr>
              <w:t>Date here</w:t>
            </w:r>
          </w:p>
        </w:tc>
        <w:tc>
          <w:tcPr>
            <w:tcW w:w="3807" w:type="dxa"/>
          </w:tcPr>
          <w:p w14:paraId="0CD4018A" w14:textId="77777777" w:rsidR="000176B3" w:rsidRPr="000176B3" w:rsidRDefault="000176B3" w:rsidP="000176B3">
            <w:pPr>
              <w:rPr>
                <w:rFonts w:eastAsia="Times New Roman" w:cstheme="minorHAnsi"/>
                <w:color w:val="3C3D3C" w:themeColor="text2"/>
                <w:szCs w:val="20"/>
                <w:highlight w:val="yellow"/>
              </w:rPr>
            </w:pPr>
            <w:r w:rsidRPr="000176B3">
              <w:rPr>
                <w:rFonts w:eastAsia="Times New Roman" w:cstheme="minorHAnsi"/>
                <w:color w:val="3C3D3C" w:themeColor="text2"/>
                <w:szCs w:val="20"/>
                <w:highlight w:val="yellow"/>
              </w:rPr>
              <w:t>Initial draft</w:t>
            </w:r>
          </w:p>
        </w:tc>
        <w:tc>
          <w:tcPr>
            <w:tcW w:w="990" w:type="dxa"/>
          </w:tcPr>
          <w:p w14:paraId="3C4BB671" w14:textId="77777777" w:rsidR="000176B3" w:rsidRPr="000176B3" w:rsidRDefault="000176B3" w:rsidP="000176B3">
            <w:pPr>
              <w:rPr>
                <w:rFonts w:eastAsia="Times New Roman" w:cstheme="minorHAnsi"/>
                <w:color w:val="3C3D3C" w:themeColor="text2"/>
                <w:szCs w:val="20"/>
                <w:highlight w:val="yellow"/>
              </w:rPr>
            </w:pPr>
            <w:r w:rsidRPr="000176B3">
              <w:rPr>
                <w:rFonts w:eastAsia="Times New Roman" w:cstheme="minorHAnsi"/>
                <w:color w:val="3C3D3C" w:themeColor="text2"/>
                <w:szCs w:val="20"/>
                <w:highlight w:val="yellow"/>
              </w:rPr>
              <w:t>1.0</w:t>
            </w:r>
          </w:p>
        </w:tc>
      </w:tr>
    </w:tbl>
    <w:p w14:paraId="676F4B46" w14:textId="77777777" w:rsidR="000176B3" w:rsidRPr="000176B3" w:rsidRDefault="000176B3" w:rsidP="000176B3">
      <w:pPr>
        <w:spacing w:after="240"/>
        <w:rPr>
          <w:rFonts w:ascii="Trebuchet MS" w:eastAsia="Times New Roman" w:hAnsi="Trebuchet MS" w:cs="Times New Roman"/>
        </w:rPr>
      </w:pPr>
    </w:p>
    <w:p w14:paraId="33A7AE8C" w14:textId="77777777" w:rsidR="00DF73FC" w:rsidRDefault="00DF73FC" w:rsidP="007C201D">
      <w:pPr>
        <w:pStyle w:val="Normalwithspaceafter"/>
      </w:pPr>
      <w:r>
        <w:br w:type="page"/>
      </w:r>
    </w:p>
    <w:p w14:paraId="42DFFCD6" w14:textId="77777777" w:rsidR="00DF73FC" w:rsidRDefault="0063018C" w:rsidP="00AD3268">
      <w:pPr>
        <w:pStyle w:val="NumHeading1"/>
      </w:pPr>
      <w:bookmarkStart w:id="216" w:name="_Toc516721357"/>
      <w:r>
        <w:lastRenderedPageBreak/>
        <w:t>Purpose, Software, Process</w:t>
      </w:r>
      <w:bookmarkEnd w:id="216"/>
    </w:p>
    <w:p w14:paraId="25F37EA0" w14:textId="77777777" w:rsidR="0063018C" w:rsidRDefault="0063018C" w:rsidP="00643D01">
      <w:pPr>
        <w:pStyle w:val="Normalwithspaceafter"/>
      </w:pPr>
      <w:r>
        <w:t>AVM maintains SFO</w:t>
      </w:r>
      <w:r w:rsidRPr="0063018C">
        <w:t xml:space="preserve"> interior floor plan drawings as AutoCAD DWGs with standard AutoCAD A-AREA and A-DOOR layers that include object data. IIM and AVM have agreed to store the areas and doors in the airport’s GIS, using the ArcGIS for AutoCAD extension (“ArcGIS extension”) to edit those specific layers. </w:t>
      </w:r>
      <w:r>
        <w:t xml:space="preserve">The Extract Transfer Load (ETL) tool automates the process of converting CAD/GIS data from AVM to IIM utilizing </w:t>
      </w:r>
      <w:ins w:id="217" w:author="Cardwell, Marianne" w:date="2018-06-15T15:32:00Z">
        <w:r w:rsidR="00C50660">
          <w:t xml:space="preserve">Safe Software’s </w:t>
        </w:r>
      </w:ins>
      <w:r>
        <w:t>FME along with providing geometry checks and fixes to maintain correct, current, and accurate A-Area data for SFO</w:t>
      </w:r>
      <w:r w:rsidRPr="0063018C">
        <w:t>.</w:t>
      </w:r>
    </w:p>
    <w:p w14:paraId="094D94A6" w14:textId="77777777" w:rsidR="00C50660" w:rsidRDefault="00C50660" w:rsidP="00052911">
      <w:pPr>
        <w:pStyle w:val="NumHeading2"/>
        <w:rPr>
          <w:ins w:id="218" w:author="Cardwell, Marianne" w:date="2018-06-15T15:32:00Z"/>
        </w:rPr>
      </w:pPr>
      <w:bookmarkStart w:id="219" w:name="_Toc516721358"/>
      <w:bookmarkStart w:id="220" w:name="_Hlk516655395"/>
      <w:ins w:id="221" w:author="Cardwell, Marianne" w:date="2018-06-15T15:32:00Z">
        <w:r>
          <w:t>SFO ETL Tool Manager</w:t>
        </w:r>
      </w:ins>
    </w:p>
    <w:p w14:paraId="004C5397" w14:textId="77777777" w:rsidR="00C50660" w:rsidRDefault="00C50660">
      <w:pPr>
        <w:pStyle w:val="Normalwithspaceafter"/>
        <w:spacing w:after="0"/>
        <w:rPr>
          <w:ins w:id="222" w:author="Cardwell, Marianne" w:date="2018-06-15T15:32:00Z"/>
        </w:rPr>
        <w:pPrChange w:id="223" w:author="Cardwell, Marianne" w:date="2018-06-15T15:32:00Z">
          <w:pPr>
            <w:pStyle w:val="Normalwithspaceafter"/>
          </w:pPr>
        </w:pPrChange>
      </w:pPr>
      <w:ins w:id="224" w:author="Cardwell, Marianne" w:date="2018-06-15T15:32:00Z">
        <w:r>
          <w:t>Hanson Guy Michael</w:t>
        </w:r>
      </w:ins>
    </w:p>
    <w:p w14:paraId="0B2F6C93" w14:textId="77777777" w:rsidR="00C50660" w:rsidRDefault="00C50660">
      <w:pPr>
        <w:pStyle w:val="Normalwithspaceafter"/>
        <w:spacing w:after="0"/>
        <w:rPr>
          <w:ins w:id="225" w:author="Cardwell, Marianne" w:date="2018-06-15T15:32:00Z"/>
        </w:rPr>
        <w:pPrChange w:id="226" w:author="Cardwell, Marianne" w:date="2018-06-15T15:32:00Z">
          <w:pPr>
            <w:pStyle w:val="Normalwithspaceafter"/>
          </w:pPr>
        </w:pPrChange>
      </w:pPr>
      <w:ins w:id="227" w:author="Cardwell, Marianne" w:date="2018-06-15T15:32:00Z">
        <w:r>
          <w:t>GIS Analyst | Planning, Design and Construction</w:t>
        </w:r>
      </w:ins>
    </w:p>
    <w:p w14:paraId="3564F708" w14:textId="77777777" w:rsidR="00C50660" w:rsidRDefault="00C50660">
      <w:pPr>
        <w:pStyle w:val="Normalwithspaceafter"/>
        <w:spacing w:after="0"/>
        <w:rPr>
          <w:ins w:id="228" w:author="Cardwell, Marianne" w:date="2018-06-15T15:32:00Z"/>
        </w:rPr>
        <w:pPrChange w:id="229" w:author="Cardwell, Marianne" w:date="2018-06-15T15:32:00Z">
          <w:pPr>
            <w:pStyle w:val="Normalwithspaceafter"/>
          </w:pPr>
        </w:pPrChange>
      </w:pPr>
      <w:ins w:id="230" w:author="Cardwell, Marianne" w:date="2018-06-15T15:32:00Z">
        <w:r>
          <w:t>San Francisco International Airport | P.O. Box 8097 | San Francisco, CA 94128</w:t>
        </w:r>
      </w:ins>
    </w:p>
    <w:p w14:paraId="7D65B586" w14:textId="77777777" w:rsidR="00C50660" w:rsidRPr="00E83F80" w:rsidRDefault="00C50660">
      <w:pPr>
        <w:pStyle w:val="Normalwithspaceafter"/>
        <w:rPr>
          <w:ins w:id="231" w:author="Cardwell, Marianne" w:date="2018-06-15T15:32:00Z"/>
        </w:rPr>
        <w:pPrChange w:id="232" w:author="Cardwell, Marianne" w:date="2018-06-15T15:32:00Z">
          <w:pPr>
            <w:pStyle w:val="NumHeading2"/>
          </w:pPr>
        </w:pPrChange>
      </w:pPr>
      <w:ins w:id="233" w:author="Cardwell, Marianne" w:date="2018-06-15T15:32:00Z">
        <w:r>
          <w:t>Tel 650-821-5590 | flysfo.com</w:t>
        </w:r>
      </w:ins>
    </w:p>
    <w:p w14:paraId="41F1DF79" w14:textId="77777777" w:rsidR="00B1340F" w:rsidRDefault="00B1340F" w:rsidP="00052911">
      <w:pPr>
        <w:pStyle w:val="NumHeading2"/>
      </w:pPr>
      <w:r>
        <w:t>Reference Documents</w:t>
      </w:r>
      <w:bookmarkEnd w:id="219"/>
    </w:p>
    <w:p w14:paraId="7717004B" w14:textId="77777777" w:rsidR="00B1340F" w:rsidRDefault="00B1340F" w:rsidP="00B1340F">
      <w:pPr>
        <w:pStyle w:val="Normalwithspaceafter"/>
        <w:spacing w:after="0"/>
        <w:ind w:left="720"/>
      </w:pPr>
      <w:r>
        <w:t>SFO CAD Standard</w:t>
      </w:r>
      <w:del w:id="234" w:author="Cardwell, Marianne" w:date="2018-06-15T15:33:00Z">
        <w:r w:rsidDel="00C50660">
          <w:delText>s</w:delText>
        </w:r>
      </w:del>
    </w:p>
    <w:p w14:paraId="48732732" w14:textId="77777777" w:rsidR="00B1340F" w:rsidRDefault="00B1340F" w:rsidP="00B1340F">
      <w:pPr>
        <w:pStyle w:val="Normalwithspaceafter"/>
        <w:spacing w:after="0"/>
        <w:ind w:left="720"/>
      </w:pPr>
      <w:r>
        <w:t>SFO GIS Standard</w:t>
      </w:r>
      <w:del w:id="235" w:author="Cardwell, Marianne" w:date="2018-06-15T15:33:00Z">
        <w:r w:rsidDel="00C50660">
          <w:delText>s</w:delText>
        </w:r>
      </w:del>
    </w:p>
    <w:p w14:paraId="04B37D03" w14:textId="77777777" w:rsidR="00B1340F" w:rsidRDefault="00B1340F" w:rsidP="00B1340F">
      <w:pPr>
        <w:pStyle w:val="Normalwithspaceafter"/>
        <w:spacing w:after="0"/>
        <w:ind w:left="720"/>
      </w:pPr>
      <w:r w:rsidRPr="00B1340F">
        <w:rPr>
          <w:highlight w:val="yellow"/>
        </w:rPr>
        <w:t>Others?</w:t>
      </w:r>
    </w:p>
    <w:p w14:paraId="74CF9961" w14:textId="77777777" w:rsidR="00B1340F" w:rsidRPr="00B1340F" w:rsidRDefault="00B1340F" w:rsidP="00B1340F">
      <w:pPr>
        <w:pStyle w:val="Normalwithspaceafter"/>
        <w:spacing w:after="0"/>
        <w:ind w:left="720"/>
      </w:pPr>
    </w:p>
    <w:p w14:paraId="5B3C0E68" w14:textId="77777777" w:rsidR="0063018C" w:rsidRDefault="0063018C" w:rsidP="00052911">
      <w:pPr>
        <w:pStyle w:val="NumHeading2"/>
      </w:pPr>
      <w:bookmarkStart w:id="236" w:name="_Toc516721359"/>
      <w:r>
        <w:t>Acronyms</w:t>
      </w:r>
      <w:bookmarkEnd w:id="236"/>
    </w:p>
    <w:p w14:paraId="2A01827A" w14:textId="77777777" w:rsidR="0063018C" w:rsidRDefault="0063018C" w:rsidP="00B1340F">
      <w:pPr>
        <w:pStyle w:val="Normalwithspaceafter"/>
        <w:spacing w:after="0"/>
        <w:ind w:left="720"/>
      </w:pPr>
      <w:r>
        <w:t>GIS</w:t>
      </w:r>
      <w:r>
        <w:tab/>
        <w:t>-</w:t>
      </w:r>
      <w:r>
        <w:tab/>
        <w:t>Geographic Information System</w:t>
      </w:r>
    </w:p>
    <w:p w14:paraId="16F73BDE" w14:textId="77777777" w:rsidR="0095016C" w:rsidRDefault="0095016C" w:rsidP="00B1340F">
      <w:pPr>
        <w:pStyle w:val="Normalwithspaceafter"/>
        <w:spacing w:after="0"/>
        <w:ind w:left="720"/>
      </w:pPr>
      <w:r>
        <w:t>CAD</w:t>
      </w:r>
      <w:r>
        <w:tab/>
        <w:t>-</w:t>
      </w:r>
      <w:r>
        <w:tab/>
        <w:t>Computer Aided Design</w:t>
      </w:r>
    </w:p>
    <w:p w14:paraId="25C07A4F" w14:textId="77777777" w:rsidR="0063018C" w:rsidRDefault="0063018C" w:rsidP="00B1340F">
      <w:pPr>
        <w:pStyle w:val="Normalwithspaceafter"/>
        <w:spacing w:after="0"/>
        <w:ind w:left="720"/>
      </w:pPr>
      <w:r>
        <w:t>AGIS</w:t>
      </w:r>
      <w:r>
        <w:tab/>
        <w:t>-</w:t>
      </w:r>
      <w:r>
        <w:tab/>
        <w:t>Airport GIS</w:t>
      </w:r>
    </w:p>
    <w:p w14:paraId="6420E730" w14:textId="77777777" w:rsidR="0095016C" w:rsidRDefault="0095016C" w:rsidP="00B1340F">
      <w:pPr>
        <w:pStyle w:val="Normalwithspaceafter"/>
        <w:spacing w:after="0"/>
        <w:ind w:left="720"/>
      </w:pPr>
      <w:r>
        <w:t>ETL</w:t>
      </w:r>
      <w:r>
        <w:tab/>
        <w:t>-</w:t>
      </w:r>
      <w:r>
        <w:tab/>
        <w:t>Extract Transfer Load</w:t>
      </w:r>
    </w:p>
    <w:p w14:paraId="5D520902" w14:textId="77777777" w:rsidR="0095016C" w:rsidRDefault="0095016C" w:rsidP="00B1340F">
      <w:pPr>
        <w:pStyle w:val="Normalwithspaceafter"/>
        <w:spacing w:after="0"/>
        <w:ind w:left="720"/>
      </w:pPr>
      <w:r>
        <w:t>ESRI</w:t>
      </w:r>
      <w:r>
        <w:tab/>
        <w:t>-</w:t>
      </w:r>
      <w:r>
        <w:tab/>
        <w:t>Environmental Systems Research Institute</w:t>
      </w:r>
    </w:p>
    <w:p w14:paraId="2F307322" w14:textId="77777777" w:rsidR="0095016C" w:rsidRDefault="0095016C" w:rsidP="00B1340F">
      <w:pPr>
        <w:pStyle w:val="Normalwithspaceafter"/>
        <w:spacing w:after="0"/>
        <w:ind w:left="720"/>
      </w:pPr>
      <w:r>
        <w:t>FME</w:t>
      </w:r>
      <w:r>
        <w:tab/>
        <w:t>-</w:t>
      </w:r>
      <w:r>
        <w:tab/>
        <w:t>Feature Manipulation Engine</w:t>
      </w:r>
    </w:p>
    <w:p w14:paraId="70BDBE48" w14:textId="77777777" w:rsidR="0095016C" w:rsidRDefault="0095016C" w:rsidP="00B1340F">
      <w:pPr>
        <w:pStyle w:val="Normalwithspaceafter"/>
        <w:spacing w:after="0"/>
        <w:ind w:left="720"/>
      </w:pPr>
      <w:r>
        <w:t>SFO</w:t>
      </w:r>
      <w:r>
        <w:tab/>
        <w:t>-</w:t>
      </w:r>
      <w:r>
        <w:tab/>
        <w:t>San Francisco International Airport</w:t>
      </w:r>
    </w:p>
    <w:p w14:paraId="3A39D5AE" w14:textId="77777777" w:rsidR="0095016C" w:rsidRPr="0095016C" w:rsidRDefault="0095016C" w:rsidP="00B1340F">
      <w:pPr>
        <w:pStyle w:val="Normalwithspaceafter"/>
        <w:spacing w:after="0"/>
        <w:ind w:left="720"/>
        <w:rPr>
          <w:highlight w:val="yellow"/>
        </w:rPr>
      </w:pPr>
      <w:r w:rsidRPr="0095016C">
        <w:rPr>
          <w:highlight w:val="yellow"/>
        </w:rPr>
        <w:t>AVM</w:t>
      </w:r>
      <w:r w:rsidRPr="0095016C">
        <w:rPr>
          <w:highlight w:val="yellow"/>
        </w:rPr>
        <w:tab/>
        <w:t>-</w:t>
      </w:r>
      <w:r w:rsidRPr="0095016C">
        <w:rPr>
          <w:highlight w:val="yellow"/>
        </w:rPr>
        <w:tab/>
        <w:t>Aviation Management</w:t>
      </w:r>
    </w:p>
    <w:p w14:paraId="57C7420F" w14:textId="77777777" w:rsidR="0095016C" w:rsidRDefault="0095016C" w:rsidP="00B1340F">
      <w:pPr>
        <w:pStyle w:val="Normalwithspaceafter"/>
        <w:spacing w:after="0"/>
        <w:ind w:left="720"/>
      </w:pPr>
      <w:r w:rsidRPr="0095016C">
        <w:rPr>
          <w:highlight w:val="yellow"/>
        </w:rPr>
        <w:t>IIM</w:t>
      </w:r>
      <w:r w:rsidRPr="0095016C">
        <w:rPr>
          <w:highlight w:val="yellow"/>
        </w:rPr>
        <w:tab/>
        <w:t>-</w:t>
      </w:r>
      <w:r w:rsidRPr="0095016C">
        <w:rPr>
          <w:highlight w:val="yellow"/>
        </w:rPr>
        <w:tab/>
        <w:t>Interior Information Management</w:t>
      </w:r>
    </w:p>
    <w:p w14:paraId="123E2F17" w14:textId="77777777" w:rsidR="0063018C" w:rsidRDefault="00B1340F" w:rsidP="00B1340F">
      <w:pPr>
        <w:pStyle w:val="Normalwithspaceafter"/>
        <w:spacing w:after="0"/>
        <w:ind w:left="720"/>
      </w:pPr>
      <w:r>
        <w:t>GDB</w:t>
      </w:r>
      <w:r>
        <w:tab/>
        <w:t>-</w:t>
      </w:r>
      <w:r>
        <w:tab/>
        <w:t>Geodatabase</w:t>
      </w:r>
    </w:p>
    <w:p w14:paraId="76A13F92" w14:textId="77777777" w:rsidR="00543F75" w:rsidRDefault="00543F75" w:rsidP="00B1340F">
      <w:pPr>
        <w:pStyle w:val="Normalwithspaceafter"/>
        <w:spacing w:after="0"/>
        <w:ind w:left="720"/>
      </w:pPr>
      <w:r>
        <w:t>PROD</w:t>
      </w:r>
      <w:r>
        <w:tab/>
        <w:t>-</w:t>
      </w:r>
      <w:r>
        <w:tab/>
        <w:t>Production</w:t>
      </w:r>
    </w:p>
    <w:p w14:paraId="2310C96A" w14:textId="77777777" w:rsidR="00B1340F" w:rsidRPr="0063018C" w:rsidRDefault="00B1340F" w:rsidP="00B1340F">
      <w:pPr>
        <w:pStyle w:val="Normalwithspaceafter"/>
        <w:spacing w:after="0"/>
        <w:ind w:left="720"/>
      </w:pPr>
      <w:r w:rsidRPr="00B1340F">
        <w:rPr>
          <w:highlight w:val="yellow"/>
        </w:rPr>
        <w:t>Others</w:t>
      </w:r>
    </w:p>
    <w:p w14:paraId="560BA745" w14:textId="77777777" w:rsidR="00052911" w:rsidRPr="00052911" w:rsidRDefault="00052911" w:rsidP="00052911">
      <w:pPr>
        <w:pStyle w:val="NumHeading2"/>
      </w:pPr>
      <w:bookmarkStart w:id="237" w:name="_Toc516721360"/>
      <w:r>
        <w:t xml:space="preserve">Software </w:t>
      </w:r>
      <w:r w:rsidR="00E95782">
        <w:t>Versions</w:t>
      </w:r>
      <w:bookmarkEnd w:id="237"/>
      <w:r>
        <w:t xml:space="preserve"> </w:t>
      </w:r>
    </w:p>
    <w:p w14:paraId="181CF203" w14:textId="77777777" w:rsidR="00052911" w:rsidRDefault="00052911" w:rsidP="00052911">
      <w:pPr>
        <w:pStyle w:val="Bulletlist"/>
        <w:numPr>
          <w:ilvl w:val="0"/>
          <w:numId w:val="0"/>
        </w:numPr>
      </w:pPr>
      <w:bookmarkStart w:id="238" w:name="_Hlk516657456"/>
      <w:bookmarkEnd w:id="220"/>
      <w:r>
        <w:t xml:space="preserve">The ETL tool for SFO </w:t>
      </w:r>
      <w:del w:id="239" w:author="Cardwell, Marianne" w:date="2018-06-15T15:33:00Z">
        <w:r w:rsidDel="00C50660">
          <w:delText xml:space="preserve">currently </w:delText>
        </w:r>
      </w:del>
      <w:r>
        <w:t xml:space="preserve">utilizes the </w:t>
      </w:r>
      <w:del w:id="240" w:author="Cardwell, Marianne" w:date="2018-06-15T15:33:00Z">
        <w:r w:rsidDel="00C50660">
          <w:delText xml:space="preserve">following </w:delText>
        </w:r>
      </w:del>
      <w:r>
        <w:t xml:space="preserve">software </w:t>
      </w:r>
      <w:ins w:id="241" w:author="Cardwell, Marianne" w:date="2018-06-15T15:33:00Z">
        <w:r w:rsidR="00C50660">
          <w:t xml:space="preserve">listed </w:t>
        </w:r>
      </w:ins>
      <w:r>
        <w:t xml:space="preserve">below to process CAD </w:t>
      </w:r>
      <w:del w:id="242" w:author="Cardwell, Marianne" w:date="2018-06-15T15:33:00Z">
        <w:r w:rsidDel="00C50660">
          <w:delText xml:space="preserve">Files </w:delText>
        </w:r>
      </w:del>
      <w:ins w:id="243" w:author="Cardwell, Marianne" w:date="2018-06-15T15:33:00Z">
        <w:r w:rsidR="00C50660">
          <w:t xml:space="preserve">files </w:t>
        </w:r>
      </w:ins>
      <w:r>
        <w:t xml:space="preserve">into the AVM &amp; Production </w:t>
      </w:r>
      <w:del w:id="244" w:author="Cardwell, Marianne" w:date="2018-06-15T15:33:00Z">
        <w:r w:rsidDel="00C50660">
          <w:delText xml:space="preserve">Databases </w:delText>
        </w:r>
      </w:del>
      <w:ins w:id="245" w:author="Cardwell, Marianne" w:date="2018-06-15T15:33:00Z">
        <w:r w:rsidR="00C50660">
          <w:t xml:space="preserve">databases </w:t>
        </w:r>
      </w:ins>
      <w:r>
        <w:t xml:space="preserve">for managing </w:t>
      </w:r>
      <w:r w:rsidR="00C470D3">
        <w:t>Building Doors and Areas.</w:t>
      </w:r>
    </w:p>
    <w:bookmarkEnd w:id="238"/>
    <w:p w14:paraId="297D1ECE" w14:textId="77777777" w:rsidR="0093720C" w:rsidRDefault="0093720C" w:rsidP="0093720C">
      <w:pPr>
        <w:pStyle w:val="Caption"/>
        <w:keepNext/>
      </w:pPr>
    </w:p>
    <w:tbl>
      <w:tblPr>
        <w:tblW w:w="95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61"/>
        <w:gridCol w:w="5533"/>
        <w:gridCol w:w="1953"/>
      </w:tblGrid>
      <w:tr w:rsidR="00EA4C41" w:rsidRPr="005F5B80" w14:paraId="47B332F3" w14:textId="77777777" w:rsidTr="00EA4C41">
        <w:trPr>
          <w:trHeight w:val="245"/>
        </w:trPr>
        <w:tc>
          <w:tcPr>
            <w:tcW w:w="9547" w:type="dxa"/>
            <w:gridSpan w:val="3"/>
            <w:shd w:val="clear" w:color="auto" w:fill="585959" w:themeFill="text1"/>
            <w:vAlign w:val="center"/>
          </w:tcPr>
          <w:p w14:paraId="401383C7" w14:textId="5F5E4936" w:rsidR="00EA4C41" w:rsidRPr="00EA4C41" w:rsidRDefault="0093720C" w:rsidP="00EA4C41">
            <w:pPr>
              <w:pStyle w:val="Caption"/>
              <w:spacing w:before="0"/>
              <w:rPr>
                <w:color w:val="FFFFFF" w:themeColor="background1"/>
              </w:rPr>
            </w:pPr>
            <w:bookmarkStart w:id="246" w:name="_Toc516721391"/>
            <w:bookmarkStart w:id="247" w:name="_Hlk516675175"/>
            <w:r w:rsidRPr="0093720C">
              <w:rPr>
                <w:color w:val="FFFFFF" w:themeColor="background1"/>
              </w:rPr>
              <w:t xml:space="preserve">Table </w:t>
            </w:r>
            <w:r w:rsidRPr="0093720C">
              <w:rPr>
                <w:color w:val="FFFFFF" w:themeColor="background1"/>
              </w:rPr>
              <w:fldChar w:fldCharType="begin"/>
            </w:r>
            <w:r w:rsidRPr="0093720C">
              <w:rPr>
                <w:color w:val="FFFFFF" w:themeColor="background1"/>
              </w:rPr>
              <w:instrText xml:space="preserve"> SEQ Table \* ARABIC </w:instrText>
            </w:r>
            <w:r w:rsidRPr="0093720C">
              <w:rPr>
                <w:color w:val="FFFFFF" w:themeColor="background1"/>
              </w:rPr>
              <w:fldChar w:fldCharType="separate"/>
            </w:r>
            <w:r w:rsidR="00E83F80">
              <w:rPr>
                <w:noProof/>
                <w:color w:val="FFFFFF" w:themeColor="background1"/>
              </w:rPr>
              <w:t>2</w:t>
            </w:r>
            <w:r w:rsidRPr="0093720C">
              <w:rPr>
                <w:color w:val="FFFFFF" w:themeColor="background1"/>
              </w:rPr>
              <w:fldChar w:fldCharType="end"/>
            </w:r>
            <w:r w:rsidRPr="0093720C">
              <w:rPr>
                <w:color w:val="FFFFFF" w:themeColor="background1"/>
              </w:rPr>
              <w:t>: Software Versions</w:t>
            </w:r>
            <w:bookmarkEnd w:id="246"/>
          </w:p>
        </w:tc>
      </w:tr>
      <w:tr w:rsidR="00C470D3" w:rsidRPr="005F5B80" w14:paraId="573B13C0" w14:textId="77777777" w:rsidTr="00EA4C41">
        <w:trPr>
          <w:trHeight w:val="245"/>
        </w:trPr>
        <w:tc>
          <w:tcPr>
            <w:tcW w:w="2061" w:type="dxa"/>
            <w:shd w:val="clear" w:color="auto" w:fill="007EA1" w:themeFill="accent2"/>
            <w:vAlign w:val="center"/>
          </w:tcPr>
          <w:p w14:paraId="40B65CF5" w14:textId="77777777" w:rsidR="00C470D3" w:rsidRPr="00EA4C41" w:rsidRDefault="00C470D3" w:rsidP="00EA4C41">
            <w:pPr>
              <w:rPr>
                <w:rFonts w:eastAsia="Times New Roman" w:cstheme="minorHAnsi"/>
                <w:b/>
                <w:bCs/>
                <w:color w:val="FFFFFF"/>
                <w:szCs w:val="20"/>
              </w:rPr>
            </w:pPr>
            <w:r w:rsidRPr="00EA4C41">
              <w:rPr>
                <w:rFonts w:eastAsia="Times New Roman" w:cstheme="minorHAnsi"/>
                <w:b/>
                <w:bCs/>
                <w:color w:val="FFFFFF"/>
                <w:szCs w:val="20"/>
              </w:rPr>
              <w:t>Company</w:t>
            </w:r>
          </w:p>
        </w:tc>
        <w:tc>
          <w:tcPr>
            <w:tcW w:w="5533" w:type="dxa"/>
            <w:shd w:val="clear" w:color="auto" w:fill="007EA1" w:themeFill="accent2"/>
            <w:vAlign w:val="center"/>
          </w:tcPr>
          <w:p w14:paraId="2F190430" w14:textId="77777777" w:rsidR="00C470D3" w:rsidRPr="00EA4C41" w:rsidRDefault="00C470D3" w:rsidP="00EA4C41">
            <w:pPr>
              <w:rPr>
                <w:rFonts w:eastAsia="Times New Roman" w:cstheme="minorHAnsi"/>
                <w:b/>
                <w:bCs/>
                <w:color w:val="FFFFFF"/>
                <w:szCs w:val="20"/>
              </w:rPr>
            </w:pPr>
            <w:r w:rsidRPr="00EA4C41">
              <w:rPr>
                <w:rFonts w:eastAsia="Times New Roman" w:cstheme="minorHAnsi"/>
                <w:b/>
                <w:bCs/>
                <w:color w:val="FFFFFF"/>
                <w:szCs w:val="20"/>
              </w:rPr>
              <w:t>Software</w:t>
            </w:r>
          </w:p>
        </w:tc>
        <w:tc>
          <w:tcPr>
            <w:tcW w:w="1953" w:type="dxa"/>
            <w:shd w:val="clear" w:color="auto" w:fill="007EA1" w:themeFill="accent2"/>
            <w:vAlign w:val="center"/>
          </w:tcPr>
          <w:p w14:paraId="6DC26F77" w14:textId="77777777" w:rsidR="00C470D3" w:rsidRPr="00EA4C41" w:rsidRDefault="00C470D3" w:rsidP="00EA4C41">
            <w:pPr>
              <w:jc w:val="center"/>
              <w:rPr>
                <w:rFonts w:eastAsia="Times New Roman" w:cstheme="minorHAnsi"/>
                <w:b/>
                <w:bCs/>
                <w:color w:val="FFFFFF"/>
                <w:szCs w:val="20"/>
              </w:rPr>
            </w:pPr>
            <w:r w:rsidRPr="00EA4C41">
              <w:rPr>
                <w:rFonts w:eastAsia="Times New Roman" w:cstheme="minorHAnsi"/>
                <w:b/>
                <w:bCs/>
                <w:color w:val="FFFFFF"/>
                <w:szCs w:val="20"/>
              </w:rPr>
              <w:t>Version</w:t>
            </w:r>
          </w:p>
        </w:tc>
      </w:tr>
      <w:tr w:rsidR="00C470D3" w:rsidRPr="005F5B80" w14:paraId="302918C1" w14:textId="77777777" w:rsidTr="00EA4C41">
        <w:trPr>
          <w:trHeight w:val="245"/>
        </w:trPr>
        <w:tc>
          <w:tcPr>
            <w:tcW w:w="2061" w:type="dxa"/>
            <w:vAlign w:val="center"/>
          </w:tcPr>
          <w:p w14:paraId="10719FC5" w14:textId="77777777" w:rsidR="00C470D3" w:rsidRPr="00EA4C41" w:rsidRDefault="00C470D3" w:rsidP="00EA4C41">
            <w:pPr>
              <w:rPr>
                <w:rFonts w:eastAsia="Times New Roman" w:cstheme="minorHAnsi"/>
                <w:color w:val="3C3D3C" w:themeColor="text2"/>
                <w:szCs w:val="20"/>
                <w:highlight w:val="yellow"/>
              </w:rPr>
            </w:pPr>
            <w:proofErr w:type="spellStart"/>
            <w:r w:rsidRPr="00EA4C41">
              <w:rPr>
                <w:rFonts w:eastAsia="Times New Roman" w:cstheme="minorHAnsi"/>
                <w:color w:val="3C3D3C" w:themeColor="text2"/>
                <w:szCs w:val="20"/>
                <w:highlight w:val="yellow"/>
              </w:rPr>
              <w:t>AutoDesk</w:t>
            </w:r>
            <w:proofErr w:type="spellEnd"/>
          </w:p>
        </w:tc>
        <w:tc>
          <w:tcPr>
            <w:tcW w:w="5533" w:type="dxa"/>
            <w:vAlign w:val="center"/>
          </w:tcPr>
          <w:p w14:paraId="720AF512"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 xml:space="preserve">AutoCAD Map 3d </w:t>
            </w:r>
          </w:p>
        </w:tc>
        <w:tc>
          <w:tcPr>
            <w:tcW w:w="1953" w:type="dxa"/>
            <w:vAlign w:val="center"/>
          </w:tcPr>
          <w:p w14:paraId="2968AFB2"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2017</w:t>
            </w:r>
          </w:p>
        </w:tc>
      </w:tr>
      <w:tr w:rsidR="00C470D3" w:rsidRPr="005F5B80" w14:paraId="417C9E53" w14:textId="77777777" w:rsidTr="00EA4C41">
        <w:trPr>
          <w:trHeight w:val="245"/>
        </w:trPr>
        <w:tc>
          <w:tcPr>
            <w:tcW w:w="2061" w:type="dxa"/>
            <w:vAlign w:val="center"/>
          </w:tcPr>
          <w:p w14:paraId="33A77CD4" w14:textId="77777777" w:rsidR="00C470D3" w:rsidRPr="00EA4C41" w:rsidRDefault="00C470D3" w:rsidP="00EA4C41">
            <w:pPr>
              <w:rPr>
                <w:rFonts w:eastAsia="Times New Roman" w:cstheme="minorHAnsi"/>
                <w:color w:val="3C3D3C" w:themeColor="text2"/>
                <w:szCs w:val="20"/>
                <w:highlight w:val="yellow"/>
              </w:rPr>
            </w:pPr>
            <w:proofErr w:type="spellStart"/>
            <w:r w:rsidRPr="00EA4C41">
              <w:rPr>
                <w:rFonts w:eastAsia="Times New Roman" w:cstheme="minorHAnsi"/>
                <w:color w:val="3C3D3C" w:themeColor="text2"/>
                <w:szCs w:val="20"/>
                <w:highlight w:val="yellow"/>
              </w:rPr>
              <w:lastRenderedPageBreak/>
              <w:t>AutoDesk</w:t>
            </w:r>
            <w:proofErr w:type="spellEnd"/>
          </w:p>
        </w:tc>
        <w:tc>
          <w:tcPr>
            <w:tcW w:w="5533" w:type="dxa"/>
            <w:vAlign w:val="center"/>
          </w:tcPr>
          <w:p w14:paraId="3B6CAD41"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AutoCAD Civil 3d</w:t>
            </w:r>
          </w:p>
        </w:tc>
        <w:tc>
          <w:tcPr>
            <w:tcW w:w="1953" w:type="dxa"/>
            <w:vAlign w:val="center"/>
          </w:tcPr>
          <w:p w14:paraId="533F6117"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2017</w:t>
            </w:r>
          </w:p>
        </w:tc>
      </w:tr>
      <w:tr w:rsidR="00C470D3" w:rsidRPr="005F5B80" w14:paraId="6EA0AC93" w14:textId="77777777" w:rsidTr="00EA4C41">
        <w:trPr>
          <w:trHeight w:val="245"/>
        </w:trPr>
        <w:tc>
          <w:tcPr>
            <w:tcW w:w="2061" w:type="dxa"/>
            <w:vAlign w:val="center"/>
          </w:tcPr>
          <w:p w14:paraId="64D2B05D" w14:textId="77777777" w:rsidR="00C470D3" w:rsidRPr="00EA4C41" w:rsidRDefault="00C470D3"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ESRI</w:t>
            </w:r>
          </w:p>
        </w:tc>
        <w:tc>
          <w:tcPr>
            <w:tcW w:w="5533" w:type="dxa"/>
            <w:vAlign w:val="center"/>
          </w:tcPr>
          <w:p w14:paraId="01C4D44E"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ArcGIS for AutoCAD</w:t>
            </w:r>
          </w:p>
        </w:tc>
        <w:tc>
          <w:tcPr>
            <w:tcW w:w="1953" w:type="dxa"/>
            <w:vAlign w:val="center"/>
          </w:tcPr>
          <w:p w14:paraId="771152C1"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Build 370</w:t>
            </w:r>
          </w:p>
        </w:tc>
      </w:tr>
      <w:tr w:rsidR="00C470D3" w:rsidRPr="005F5B80" w14:paraId="2AA0F826" w14:textId="77777777" w:rsidTr="00EA4C41">
        <w:trPr>
          <w:trHeight w:val="245"/>
        </w:trPr>
        <w:tc>
          <w:tcPr>
            <w:tcW w:w="2061" w:type="dxa"/>
            <w:vAlign w:val="center"/>
          </w:tcPr>
          <w:p w14:paraId="25097AEA" w14:textId="77777777" w:rsidR="00C470D3" w:rsidRPr="00EA4C41" w:rsidRDefault="00C470D3"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ESRI</w:t>
            </w:r>
          </w:p>
        </w:tc>
        <w:tc>
          <w:tcPr>
            <w:tcW w:w="5533" w:type="dxa"/>
            <w:vAlign w:val="center"/>
          </w:tcPr>
          <w:p w14:paraId="77BD320E"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ArcGIS for Desktop</w:t>
            </w:r>
          </w:p>
        </w:tc>
        <w:tc>
          <w:tcPr>
            <w:tcW w:w="1953" w:type="dxa"/>
            <w:vAlign w:val="center"/>
          </w:tcPr>
          <w:p w14:paraId="30363521"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10.5</w:t>
            </w:r>
          </w:p>
        </w:tc>
      </w:tr>
      <w:tr w:rsidR="00C470D3" w:rsidRPr="005F5B80" w14:paraId="7913C1CD" w14:textId="77777777" w:rsidTr="00EA4C41">
        <w:trPr>
          <w:trHeight w:val="245"/>
        </w:trPr>
        <w:tc>
          <w:tcPr>
            <w:tcW w:w="2061" w:type="dxa"/>
            <w:vAlign w:val="center"/>
          </w:tcPr>
          <w:p w14:paraId="7C5C9661" w14:textId="77777777" w:rsidR="00C470D3" w:rsidRPr="00EA4C41" w:rsidRDefault="00C470D3"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ESRI</w:t>
            </w:r>
          </w:p>
        </w:tc>
        <w:tc>
          <w:tcPr>
            <w:tcW w:w="5533" w:type="dxa"/>
            <w:vAlign w:val="center"/>
          </w:tcPr>
          <w:p w14:paraId="0701F982" w14:textId="77777777" w:rsidR="00C470D3" w:rsidRPr="00EA4C41" w:rsidRDefault="00C470D3"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ArcGIS Server</w:t>
            </w:r>
          </w:p>
        </w:tc>
        <w:tc>
          <w:tcPr>
            <w:tcW w:w="1953" w:type="dxa"/>
            <w:vAlign w:val="center"/>
          </w:tcPr>
          <w:p w14:paraId="71CDA3D9" w14:textId="77777777" w:rsidR="00C470D3" w:rsidRPr="00EA4C41" w:rsidRDefault="00F74154" w:rsidP="0093720C">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10.5</w:t>
            </w:r>
          </w:p>
        </w:tc>
      </w:tr>
      <w:tr w:rsidR="00C470D3" w:rsidRPr="005F5B80" w14:paraId="345FA25A" w14:textId="77777777" w:rsidTr="00EA4C41">
        <w:trPr>
          <w:trHeight w:val="245"/>
        </w:trPr>
        <w:tc>
          <w:tcPr>
            <w:tcW w:w="2061" w:type="dxa"/>
            <w:vAlign w:val="center"/>
          </w:tcPr>
          <w:p w14:paraId="05FECCFD" w14:textId="77777777" w:rsidR="00C470D3" w:rsidRPr="00EA4C41" w:rsidRDefault="00C470D3"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SAFE</w:t>
            </w:r>
          </w:p>
        </w:tc>
        <w:tc>
          <w:tcPr>
            <w:tcW w:w="5533" w:type="dxa"/>
            <w:vAlign w:val="center"/>
          </w:tcPr>
          <w:p w14:paraId="1B0AAE99" w14:textId="77777777" w:rsidR="00C470D3" w:rsidRPr="00EA4C41" w:rsidRDefault="00F74154"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FME Server</w:t>
            </w:r>
          </w:p>
        </w:tc>
        <w:tc>
          <w:tcPr>
            <w:tcW w:w="1953" w:type="dxa"/>
            <w:vAlign w:val="center"/>
          </w:tcPr>
          <w:p w14:paraId="03D8EF43" w14:textId="77777777" w:rsidR="00C470D3" w:rsidRPr="00EA4C41" w:rsidRDefault="00F74154"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2017</w:t>
            </w:r>
          </w:p>
        </w:tc>
      </w:tr>
      <w:tr w:rsidR="00C470D3" w:rsidRPr="005F5B80" w14:paraId="7F427CD1" w14:textId="77777777" w:rsidTr="00EA4C41">
        <w:trPr>
          <w:trHeight w:val="305"/>
        </w:trPr>
        <w:tc>
          <w:tcPr>
            <w:tcW w:w="2061" w:type="dxa"/>
            <w:vAlign w:val="center"/>
          </w:tcPr>
          <w:p w14:paraId="53E41556" w14:textId="77777777" w:rsidR="00C470D3" w:rsidRPr="00EA4C41" w:rsidRDefault="00C470D3"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Oracle</w:t>
            </w:r>
          </w:p>
        </w:tc>
        <w:tc>
          <w:tcPr>
            <w:tcW w:w="5533" w:type="dxa"/>
            <w:vAlign w:val="center"/>
          </w:tcPr>
          <w:p w14:paraId="70135862" w14:textId="77777777" w:rsidR="00C470D3" w:rsidRPr="00EA4C41" w:rsidRDefault="00F74154"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Oracle Database</w:t>
            </w:r>
          </w:p>
        </w:tc>
        <w:tc>
          <w:tcPr>
            <w:tcW w:w="1953" w:type="dxa"/>
            <w:vAlign w:val="center"/>
          </w:tcPr>
          <w:p w14:paraId="3132A721" w14:textId="77777777" w:rsidR="00C470D3" w:rsidRPr="00EA4C41" w:rsidRDefault="00F74154" w:rsidP="00EA4C41">
            <w:pPr>
              <w:rPr>
                <w:rFonts w:eastAsia="Times New Roman" w:cstheme="minorHAnsi"/>
                <w:color w:val="3C3D3C" w:themeColor="text2"/>
                <w:szCs w:val="20"/>
                <w:highlight w:val="yellow"/>
              </w:rPr>
            </w:pPr>
            <w:r w:rsidRPr="00EA4C41">
              <w:rPr>
                <w:rFonts w:eastAsia="Times New Roman" w:cstheme="minorHAnsi"/>
                <w:color w:val="3C3D3C" w:themeColor="text2"/>
                <w:szCs w:val="20"/>
                <w:highlight w:val="yellow"/>
              </w:rPr>
              <w:t>12g</w:t>
            </w:r>
          </w:p>
        </w:tc>
      </w:tr>
      <w:bookmarkEnd w:id="247"/>
    </w:tbl>
    <w:p w14:paraId="34BB6A58" w14:textId="77777777" w:rsidR="00DF73FC" w:rsidRDefault="00DF73FC" w:rsidP="00A76643">
      <w:pPr>
        <w:rPr>
          <w:highlight w:val="yellow"/>
        </w:rPr>
      </w:pPr>
    </w:p>
    <w:p w14:paraId="14EB74BC" w14:textId="77777777" w:rsidR="0063018C" w:rsidRPr="00052911" w:rsidRDefault="0063018C" w:rsidP="0063018C">
      <w:pPr>
        <w:pStyle w:val="NumHeading2"/>
      </w:pPr>
      <w:bookmarkStart w:id="248" w:name="_Toc516721361"/>
      <w:r>
        <w:t>ETL Process</w:t>
      </w:r>
      <w:bookmarkEnd w:id="248"/>
    </w:p>
    <w:p w14:paraId="27E9FDB5" w14:textId="77777777" w:rsidR="00E95782" w:rsidRPr="00E95782" w:rsidRDefault="00C50660" w:rsidP="00E95782">
      <w:pPr>
        <w:pStyle w:val="Normalwithspaceafter"/>
      </w:pPr>
      <w:r>
        <w:rPr>
          <w:noProof/>
        </w:rPr>
        <mc:AlternateContent>
          <mc:Choice Requires="wpg">
            <w:drawing>
              <wp:anchor distT="0" distB="0" distL="114300" distR="114300" simplePos="0" relativeHeight="251702272" behindDoc="0" locked="0" layoutInCell="1" allowOverlap="1" wp14:anchorId="6615EAF3" wp14:editId="71E35852">
                <wp:simplePos x="0" y="0"/>
                <wp:positionH relativeFrom="column">
                  <wp:posOffset>0</wp:posOffset>
                </wp:positionH>
                <wp:positionV relativeFrom="paragraph">
                  <wp:posOffset>820420</wp:posOffset>
                </wp:positionV>
                <wp:extent cx="6096000" cy="4800600"/>
                <wp:effectExtent l="0" t="0" r="19050" b="0"/>
                <wp:wrapNone/>
                <wp:docPr id="84" name="Group 84"/>
                <wp:cNvGraphicFramePr/>
                <a:graphic xmlns:a="http://schemas.openxmlformats.org/drawingml/2006/main">
                  <a:graphicData uri="http://schemas.microsoft.com/office/word/2010/wordprocessingGroup">
                    <wpg:wgp>
                      <wpg:cNvGrpSpPr/>
                      <wpg:grpSpPr>
                        <a:xfrm>
                          <a:off x="0" y="0"/>
                          <a:ext cx="6096000" cy="4800600"/>
                          <a:chOff x="0" y="0"/>
                          <a:chExt cx="6096000" cy="4800600"/>
                        </a:xfrm>
                      </wpg:grpSpPr>
                      <wps:wsp>
                        <wps:cNvPr id="18" name="Flowchart: Magnetic Disk 18">
                          <a:extLst/>
                        </wps:cNvPr>
                        <wps:cNvSpPr/>
                        <wps:spPr>
                          <a:xfrm>
                            <a:off x="4800600" y="1838325"/>
                            <a:ext cx="1143000" cy="1143000"/>
                          </a:xfrm>
                          <a:prstGeom prst="flowChartMagneticDisk">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BBA49" w14:textId="77777777" w:rsidR="00622062" w:rsidRPr="00396773" w:rsidRDefault="00622062"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PROD</w:t>
                              </w:r>
                            </w:p>
                            <w:p w14:paraId="4A266D84" w14:textId="77777777" w:rsidR="00622062" w:rsidRPr="00396773" w:rsidRDefault="00622062"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(DCORA01)</w:t>
                              </w:r>
                            </w:p>
                          </w:txbxContent>
                        </wps:txbx>
                        <wps:bodyPr wrap="square" rtlCol="0" anchor="ctr">
                          <a:noAutofit/>
                        </wps:bodyPr>
                      </wps:wsp>
                      <wps:wsp>
                        <wps:cNvPr id="50" name="Rectangle 50">
                          <a:extLst/>
                        </wps:cNvPr>
                        <wps:cNvSpPr/>
                        <wps:spPr>
                          <a:xfrm>
                            <a:off x="104775" y="180975"/>
                            <a:ext cx="1097280" cy="11430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3B612"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242CA7D5"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color w:val="FFFFFF" w:themeColor="light1"/>
                                  <w:kern w:val="24"/>
                                </w:rPr>
                                <w:t>ArcGIS for AutoCAD</w:t>
                              </w:r>
                            </w:p>
                          </w:txbxContent>
                        </wps:txbx>
                        <wps:bodyPr wrap="square" rtlCol="0" anchor="ctr">
                          <a:noAutofit/>
                        </wps:bodyPr>
                      </wps:wsp>
                      <wps:wsp>
                        <wps:cNvPr id="52" name="TextBox 32">
                          <a:extLst/>
                        </wps:cNvPr>
                        <wps:cNvSpPr txBox="1"/>
                        <wps:spPr>
                          <a:xfrm>
                            <a:off x="4714875" y="2990850"/>
                            <a:ext cx="1323975" cy="1809750"/>
                          </a:xfrm>
                          <a:prstGeom prst="rect">
                            <a:avLst/>
                          </a:prstGeom>
                          <a:noFill/>
                        </wps:spPr>
                        <wps:txbx>
                          <w:txbxContent>
                            <w:p w14:paraId="14B4DFC1" w14:textId="77777777" w:rsidR="00622062" w:rsidRPr="00396773" w:rsidRDefault="00622062"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Feature Classes</w:t>
                              </w:r>
                            </w:p>
                            <w:p w14:paraId="79F8B099" w14:textId="77777777" w:rsidR="00622062" w:rsidRPr="00396773" w:rsidRDefault="00622062"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(SFO-B Feet)</w:t>
                              </w:r>
                            </w:p>
                            <w:p w14:paraId="549BD458" w14:textId="77777777" w:rsidR="00622062" w:rsidRPr="00396773" w:rsidRDefault="00622062"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Updated nightly:</w:t>
                              </w:r>
                            </w:p>
                            <w:p w14:paraId="792E0A0F" w14:textId="77777777" w:rsidR="00622062" w:rsidRPr="00396773" w:rsidRDefault="00622062"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Areas</w:t>
                              </w:r>
                            </w:p>
                            <w:p w14:paraId="7644D656" w14:textId="77777777" w:rsidR="00622062" w:rsidRPr="00396773" w:rsidRDefault="00622062"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Doors</w:t>
                              </w:r>
                            </w:p>
                            <w:p w14:paraId="49DF88DE" w14:textId="77777777" w:rsidR="00622062" w:rsidRPr="00396773" w:rsidRDefault="00622062"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Floorplans</w:t>
                              </w:r>
                            </w:p>
                            <w:p w14:paraId="1F928E95" w14:textId="77777777" w:rsidR="00622062" w:rsidRPr="00DB1794" w:rsidRDefault="00622062" w:rsidP="002C2A10">
                              <w:pPr>
                                <w:pStyle w:val="ListParagraph"/>
                                <w:numPr>
                                  <w:ilvl w:val="0"/>
                                  <w:numId w:val="6"/>
                                </w:numPr>
                                <w:ind w:left="216" w:hanging="216"/>
                                <w:rPr>
                                  <w:sz w:val="20"/>
                                  <w:szCs w:val="20"/>
                                </w:rPr>
                              </w:pPr>
                              <w:r>
                                <w:rPr>
                                  <w:rFonts w:asciiTheme="minorHAnsi" w:hAnsi="Calibri" w:cstheme="minorBidi"/>
                                  <w:color w:val="585959" w:themeColor="text1"/>
                                  <w:kern w:val="24"/>
                                  <w:sz w:val="20"/>
                                  <w:szCs w:val="20"/>
                                </w:rPr>
                                <w:t>Public Architecture</w:t>
                              </w:r>
                            </w:p>
                            <w:p w14:paraId="5474AD1D" w14:textId="77777777" w:rsidR="00622062" w:rsidRPr="00DB1794" w:rsidRDefault="00622062" w:rsidP="00DB1794">
                              <w:pPr>
                                <w:rPr>
                                  <w:szCs w:val="20"/>
                                </w:rPr>
                              </w:pPr>
                              <w:r>
                                <w:rPr>
                                  <w:color w:val="585959" w:themeColor="text1"/>
                                  <w:kern w:val="24"/>
                                  <w:szCs w:val="20"/>
                                </w:rPr>
                                <w:t>One-time</w:t>
                              </w:r>
                              <w:r w:rsidRPr="00DB1794">
                                <w:rPr>
                                  <w:color w:val="585959" w:themeColor="text1"/>
                                  <w:kern w:val="24"/>
                                  <w:szCs w:val="20"/>
                                </w:rPr>
                                <w:t xml:space="preserve"> conversion:</w:t>
                              </w:r>
                            </w:p>
                            <w:p w14:paraId="1B221A36" w14:textId="77777777" w:rsidR="00622062" w:rsidRPr="00396773" w:rsidRDefault="00622062"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GridLines</w:t>
                              </w:r>
                            </w:p>
                            <w:p w14:paraId="065459F2" w14:textId="77777777" w:rsidR="00622062" w:rsidRPr="00396773" w:rsidRDefault="00622062"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GridPolys</w:t>
                              </w:r>
                            </w:p>
                          </w:txbxContent>
                        </wps:txbx>
                        <wps:bodyPr wrap="square" rtlCol="0">
                          <a:noAutofit/>
                        </wps:bodyPr>
                      </wps:wsp>
                      <wps:wsp>
                        <wps:cNvPr id="53" name="Rectangle 53">
                          <a:extLst/>
                        </wps:cNvPr>
                        <wps:cNvSpPr/>
                        <wps:spPr>
                          <a:xfrm>
                            <a:off x="95250" y="1838325"/>
                            <a:ext cx="1097280" cy="114300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E07C9F"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3619CB49"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color w:val="FFFFFF" w:themeColor="light1"/>
                                  <w:kern w:val="24"/>
                                </w:rPr>
                                <w:t>CAD File Directory</w:t>
                              </w:r>
                            </w:p>
                          </w:txbxContent>
                        </wps:txbx>
                        <wps:bodyPr wrap="square" rtlCol="0" anchor="ctr">
                          <a:noAutofit/>
                        </wps:bodyPr>
                      </wps:wsp>
                      <wps:wsp>
                        <wps:cNvPr id="55" name="TextBox 31">
                          <a:extLst/>
                        </wps:cNvPr>
                        <wps:cNvSpPr txBox="1"/>
                        <wps:spPr>
                          <a:xfrm>
                            <a:off x="1762125" y="2990850"/>
                            <a:ext cx="981075" cy="1257300"/>
                          </a:xfrm>
                          <a:prstGeom prst="rect">
                            <a:avLst/>
                          </a:prstGeom>
                          <a:noFill/>
                        </wps:spPr>
                        <wps:txbx>
                          <w:txbxContent>
                            <w:p w14:paraId="72DD96FB" w14:textId="77777777" w:rsidR="00622062" w:rsidRPr="00396773" w:rsidRDefault="00622062"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Feature Classes</w:t>
                              </w:r>
                            </w:p>
                            <w:p w14:paraId="39F61B76" w14:textId="77777777" w:rsidR="00622062" w:rsidRPr="00396773" w:rsidRDefault="00622062"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(SFO-B Inches)</w:t>
                              </w:r>
                            </w:p>
                            <w:p w14:paraId="31885682" w14:textId="77777777" w:rsidR="00622062" w:rsidRPr="00396773" w:rsidRDefault="00622062"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Areas</w:t>
                              </w:r>
                            </w:p>
                            <w:p w14:paraId="566B8E7E" w14:textId="77777777" w:rsidR="00622062" w:rsidRPr="0093720C" w:rsidRDefault="00622062"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Doors</w:t>
                              </w:r>
                            </w:p>
                            <w:p w14:paraId="77466CBC" w14:textId="77777777" w:rsidR="00622062" w:rsidRPr="0093720C" w:rsidRDefault="00622062" w:rsidP="002C2A10">
                              <w:pPr>
                                <w:pStyle w:val="ListParagraph"/>
                                <w:numPr>
                                  <w:ilvl w:val="0"/>
                                  <w:numId w:val="8"/>
                                </w:numPr>
                                <w:ind w:left="216" w:hanging="216"/>
                                <w:rPr>
                                  <w:rFonts w:eastAsia="Times New Roman"/>
                                  <w:sz w:val="20"/>
                                  <w:szCs w:val="20"/>
                                </w:rPr>
                              </w:pPr>
                              <w:r>
                                <w:rPr>
                                  <w:rFonts w:ascii="Calibri" w:eastAsia="+mn-ea" w:hAnsi="Calibri" w:cs="+mn-cs"/>
                                  <w:color w:val="000000"/>
                                  <w:kern w:val="24"/>
                                  <w:sz w:val="20"/>
                                  <w:szCs w:val="20"/>
                                </w:rPr>
                                <w:t>Error_point</w:t>
                              </w:r>
                            </w:p>
                            <w:p w14:paraId="63C656E4" w14:textId="77777777" w:rsidR="00622062" w:rsidRPr="00C50660" w:rsidRDefault="00622062" w:rsidP="002C2A10">
                              <w:pPr>
                                <w:pStyle w:val="ListParagraph"/>
                                <w:numPr>
                                  <w:ilvl w:val="0"/>
                                  <w:numId w:val="8"/>
                                </w:numPr>
                                <w:ind w:left="216" w:hanging="216"/>
                                <w:rPr>
                                  <w:rFonts w:asciiTheme="minorHAnsi" w:eastAsia="Times New Roman" w:hAnsiTheme="minorHAnsi" w:cstheme="minorHAnsi"/>
                                  <w:sz w:val="20"/>
                                  <w:szCs w:val="20"/>
                                  <w:rPrChange w:id="249" w:author="Cardwell, Marianne" w:date="2018-06-15T15:34:00Z">
                                    <w:rPr>
                                      <w:rFonts w:eastAsia="Times New Roman"/>
                                      <w:sz w:val="20"/>
                                      <w:szCs w:val="20"/>
                                    </w:rPr>
                                  </w:rPrChange>
                                </w:rPr>
                              </w:pPr>
                              <w:r w:rsidRPr="00C50660">
                                <w:rPr>
                                  <w:rFonts w:asciiTheme="minorHAnsi" w:eastAsia="+mn-ea" w:hAnsiTheme="minorHAnsi" w:cstheme="minorHAnsi"/>
                                  <w:color w:val="000000"/>
                                  <w:kern w:val="24"/>
                                  <w:sz w:val="20"/>
                                  <w:szCs w:val="20"/>
                                  <w:rPrChange w:id="250" w:author="Cardwell, Marianne" w:date="2018-06-15T15:34:00Z">
                                    <w:rPr>
                                      <w:rFonts w:ascii="Calibri" w:eastAsia="+mn-ea" w:hAnsi="Calibri" w:cs="+mn-cs"/>
                                      <w:color w:val="000000"/>
                                      <w:kern w:val="24"/>
                                      <w:sz w:val="20"/>
                                      <w:szCs w:val="20"/>
                                    </w:rPr>
                                  </w:rPrChange>
                                </w:rPr>
                                <w:t>Error_line</w:t>
                              </w:r>
                            </w:p>
                            <w:p w14:paraId="4B004690" w14:textId="77777777" w:rsidR="00622062" w:rsidRPr="00C50660" w:rsidRDefault="00622062" w:rsidP="002C2A10">
                              <w:pPr>
                                <w:pStyle w:val="ListParagraph"/>
                                <w:numPr>
                                  <w:ilvl w:val="0"/>
                                  <w:numId w:val="8"/>
                                </w:numPr>
                                <w:ind w:left="216" w:hanging="216"/>
                                <w:rPr>
                                  <w:rFonts w:asciiTheme="minorHAnsi" w:eastAsia="Times New Roman" w:hAnsiTheme="minorHAnsi" w:cstheme="minorHAnsi"/>
                                  <w:sz w:val="20"/>
                                  <w:szCs w:val="20"/>
                                  <w:rPrChange w:id="251" w:author="Cardwell, Marianne" w:date="2018-06-15T15:34:00Z">
                                    <w:rPr>
                                      <w:rFonts w:eastAsia="Times New Roman"/>
                                      <w:sz w:val="20"/>
                                      <w:szCs w:val="20"/>
                                    </w:rPr>
                                  </w:rPrChange>
                                </w:rPr>
                              </w:pPr>
                              <w:r w:rsidRPr="00C50660">
                                <w:rPr>
                                  <w:rFonts w:asciiTheme="minorHAnsi" w:eastAsia="Times New Roman" w:hAnsiTheme="minorHAnsi" w:cstheme="minorHAnsi"/>
                                  <w:sz w:val="20"/>
                                  <w:szCs w:val="20"/>
                                  <w:rPrChange w:id="252" w:author="Cardwell, Marianne" w:date="2018-06-15T15:34:00Z">
                                    <w:rPr>
                                      <w:rFonts w:eastAsia="Times New Roman"/>
                                      <w:sz w:val="20"/>
                                      <w:szCs w:val="20"/>
                                    </w:rPr>
                                  </w:rPrChange>
                                </w:rPr>
                                <w:t>Error_poly</w:t>
                              </w:r>
                            </w:p>
                          </w:txbxContent>
                        </wps:txbx>
                        <wps:bodyPr wrap="none" rtlCol="0">
                          <a:noAutofit/>
                        </wps:bodyPr>
                      </wps:wsp>
                      <wps:wsp>
                        <wps:cNvPr id="57" name="Flowchart: Magnetic Disk 57">
                          <a:extLst/>
                        </wps:cNvPr>
                        <wps:cNvSpPr/>
                        <wps:spPr>
                          <a:xfrm>
                            <a:off x="1676400" y="1838325"/>
                            <a:ext cx="1143000" cy="1143000"/>
                          </a:xfrm>
                          <a:prstGeom prst="flowChartMagneticDisk">
                            <a:avLst/>
                          </a:prstGeom>
                          <a:solidFill>
                            <a:srgbClr val="00B050"/>
                          </a:solidFill>
                          <a:ln w="25400" cap="flat" cmpd="sng" algn="ctr">
                            <a:solidFill>
                              <a:srgbClr val="81AC22">
                                <a:shade val="50000"/>
                              </a:srgbClr>
                            </a:solidFill>
                            <a:prstDash val="solid"/>
                          </a:ln>
                          <a:effectLst/>
                        </wps:spPr>
                        <wps:txbx>
                          <w:txbxContent>
                            <w:p w14:paraId="6523A673" w14:textId="77777777" w:rsidR="00622062" w:rsidRPr="00396773" w:rsidRDefault="00622062"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AVM</w:t>
                              </w:r>
                            </w:p>
                            <w:p w14:paraId="23B56B7C" w14:textId="77777777" w:rsidR="00622062" w:rsidRPr="00396773" w:rsidRDefault="00622062"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(DEV-DCORA01)</w:t>
                              </w:r>
                            </w:p>
                            <w:p w14:paraId="01E9487F" w14:textId="77777777" w:rsidR="00622062" w:rsidRPr="00396773" w:rsidRDefault="00622062" w:rsidP="00396773">
                              <w:pPr>
                                <w:pStyle w:val="NormalWeb"/>
                                <w:spacing w:before="0" w:beforeAutospacing="0" w:after="0" w:afterAutospacing="0"/>
                                <w:jc w:val="center"/>
                                <w:rPr>
                                  <w:sz w:val="20"/>
                                  <w:szCs w:val="20"/>
                                </w:rPr>
                              </w:pPr>
                            </w:p>
                          </w:txbxContent>
                        </wps:txbx>
                        <wps:bodyPr wrap="square" rtlCol="0" anchor="ctr">
                          <a:noAutofit/>
                        </wps:bodyPr>
                      </wps:wsp>
                      <wps:wsp>
                        <wps:cNvPr id="59" name="Cube 59"/>
                        <wps:cNvSpPr/>
                        <wps:spPr>
                          <a:xfrm>
                            <a:off x="1647825" y="104775"/>
                            <a:ext cx="1234440" cy="1188720"/>
                          </a:xfrm>
                          <a:prstGeom prst="cube">
                            <a:avLst>
                              <a:gd name="adj" fmla="val 14623"/>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1282FB"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D37A171"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(dev-dcgis01)</w:t>
                              </w:r>
                            </w:p>
                            <w:p w14:paraId="2A391FC1" w14:textId="77777777" w:rsidR="00622062" w:rsidRPr="00191767" w:rsidRDefault="00622062" w:rsidP="00DB1794">
                              <w:pPr>
                                <w:pStyle w:val="NormalWeb"/>
                                <w:spacing w:before="0" w:beforeAutospacing="0" w:after="0" w:afterAutospacing="0"/>
                                <w:jc w:val="center"/>
                                <w:rPr>
                                  <w:color w:val="585959" w:themeColor="text1"/>
                                  <w:sz w:val="20"/>
                                  <w:szCs w:val="20"/>
                                </w:rPr>
                              </w:pPr>
                              <w:r w:rsidRPr="00191767">
                                <w:rPr>
                                  <w:rFonts w:asciiTheme="minorHAnsi" w:hAnsi="Calibri" w:cstheme="minorBidi"/>
                                  <w:color w:val="585959" w:themeColor="text1"/>
                                  <w:kern w:val="24"/>
                                  <w:sz w:val="20"/>
                                  <w:szCs w:val="20"/>
                                </w:rPr>
                                <w:t>Areas &amp; Doors Feature services for AVM</w:t>
                              </w:r>
                            </w:p>
                            <w:p w14:paraId="6C83EF53" w14:textId="77777777" w:rsidR="00622062" w:rsidRDefault="00622062" w:rsidP="00DB1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be 60"/>
                        <wps:cNvSpPr/>
                        <wps:spPr>
                          <a:xfrm>
                            <a:off x="4752975" y="142875"/>
                            <a:ext cx="1234440" cy="1188720"/>
                          </a:xfrm>
                          <a:prstGeom prst="cube">
                            <a:avLst>
                              <a:gd name="adj" fmla="val 14623"/>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641D9"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4E8E306"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(sfo-dcgis01)</w:t>
                              </w:r>
                            </w:p>
                            <w:p w14:paraId="755A11B4" w14:textId="77777777" w:rsidR="00622062" w:rsidRDefault="00622062" w:rsidP="00DB17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Cube 68"/>
                        <wps:cNvSpPr/>
                        <wps:spPr>
                          <a:xfrm>
                            <a:off x="3209925" y="1762125"/>
                            <a:ext cx="1188720" cy="1280160"/>
                          </a:xfrm>
                          <a:prstGeom prst="cube">
                            <a:avLst>
                              <a:gd name="adj" fmla="val 14623"/>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097340" w14:textId="77777777" w:rsidR="00622062" w:rsidRPr="00396773" w:rsidRDefault="00622062"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FME Server</w:t>
                              </w:r>
                            </w:p>
                            <w:p w14:paraId="469731B8" w14:textId="77777777" w:rsidR="00622062" w:rsidRPr="00396773" w:rsidRDefault="00622062"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(dev-air-svc003)</w:t>
                              </w:r>
                            </w:p>
                            <w:p w14:paraId="315B4705" w14:textId="77777777" w:rsidR="00622062" w:rsidRDefault="00622062" w:rsidP="001917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2">
                          <a:extLst/>
                        </wps:cNvPr>
                        <wps:cNvCnPr>
                          <a:cxnSpLocks/>
                        </wps:cNvCnPr>
                        <wps:spPr>
                          <a:xfrm flipV="1">
                            <a:off x="5372100" y="1333500"/>
                            <a:ext cx="0" cy="502920"/>
                          </a:xfrm>
                          <a:prstGeom prst="straightConnector1">
                            <a:avLst/>
                          </a:prstGeom>
                          <a:ln w="28575">
                            <a:solidFill>
                              <a:schemeClr val="accent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72" name="Straight Arrow Connector 2">
                          <a:extLst/>
                        </wps:cNvPr>
                        <wps:cNvCnPr>
                          <a:cxnSpLocks/>
                        </wps:cNvCnPr>
                        <wps:spPr>
                          <a:xfrm flipV="1">
                            <a:off x="2247900" y="1295400"/>
                            <a:ext cx="0" cy="548640"/>
                          </a:xfrm>
                          <a:prstGeom prst="straightConnector1">
                            <a:avLst/>
                          </a:prstGeom>
                          <a:ln w="28575">
                            <a:solidFill>
                              <a:srgbClr val="00B050"/>
                            </a:solidFill>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16" name="Straight Arrow Connector 15">
                          <a:extLst>
                            <a:ext uri="{FF2B5EF4-FFF2-40B4-BE49-F238E27FC236}">
                              <a16:creationId xmlns:a16="http://schemas.microsoft.com/office/drawing/2014/main" id="{BF38AE21-C393-4886-B945-FCAB58548586}"/>
                            </a:ext>
                          </a:extLst>
                        </wps:cNvPr>
                        <wps:cNvCnPr/>
                        <wps:spPr>
                          <a:xfrm>
                            <a:off x="1190625" y="771525"/>
                            <a:ext cx="457200" cy="0"/>
                          </a:xfrm>
                          <a:prstGeom prst="straightConnector1">
                            <a:avLst/>
                          </a:prstGeom>
                          <a:ln w="28575">
                            <a:solidFill>
                              <a:schemeClr val="accent6"/>
                            </a:solidFill>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73" name="Straight Arrow Connector 15">
                          <a:extLst/>
                        </wps:cNvPr>
                        <wps:cNvCnPr/>
                        <wps:spPr>
                          <a:xfrm>
                            <a:off x="2838450" y="2390775"/>
                            <a:ext cx="365760" cy="0"/>
                          </a:xfrm>
                          <a:prstGeom prst="straightConnector1">
                            <a:avLst/>
                          </a:prstGeom>
                          <a:ln w="28575">
                            <a:solidFill>
                              <a:schemeClr val="bg1">
                                <a:lumMod val="50000"/>
                              </a:schemeClr>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74" name="Straight Arrow Connector 15">
                          <a:extLst/>
                        </wps:cNvPr>
                        <wps:cNvCnPr/>
                        <wps:spPr>
                          <a:xfrm>
                            <a:off x="4419600" y="2390775"/>
                            <a:ext cx="365760" cy="0"/>
                          </a:xfrm>
                          <a:prstGeom prst="straightConnector1">
                            <a:avLst/>
                          </a:prstGeom>
                          <a:ln w="28575">
                            <a:solidFill>
                              <a:schemeClr val="bg1">
                                <a:lumMod val="50000"/>
                              </a:schemeClr>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75" name="Straight Arrow Connector 2">
                          <a:extLst/>
                        </wps:cNvPr>
                        <wps:cNvCnPr>
                          <a:cxnSpLocks/>
                        </wps:cNvCnPr>
                        <wps:spPr>
                          <a:xfrm flipV="1">
                            <a:off x="638175" y="2990850"/>
                            <a:ext cx="0" cy="1280160"/>
                          </a:xfrm>
                          <a:prstGeom prst="straightConnector1">
                            <a:avLst/>
                          </a:prstGeom>
                          <a:ln w="28575">
                            <a:solidFill>
                              <a:schemeClr val="accent6"/>
                            </a:solidFill>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76" name="Straight Arrow Connector 2">
                          <a:extLst/>
                        </wps:cNvPr>
                        <wps:cNvCnPr>
                          <a:cxnSpLocks/>
                        </wps:cNvCnPr>
                        <wps:spPr>
                          <a:xfrm flipV="1">
                            <a:off x="3800475" y="3038475"/>
                            <a:ext cx="0" cy="1234440"/>
                          </a:xfrm>
                          <a:prstGeom prst="straightConnector1">
                            <a:avLst/>
                          </a:prstGeom>
                          <a:ln w="28575">
                            <a:solidFill>
                              <a:schemeClr val="accent6"/>
                            </a:solidFill>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77" name="Straight Arrow Connector 15">
                          <a:extLst/>
                        </wps:cNvPr>
                        <wps:cNvCnPr/>
                        <wps:spPr>
                          <a:xfrm>
                            <a:off x="628650" y="4257675"/>
                            <a:ext cx="3172460" cy="0"/>
                          </a:xfrm>
                          <a:prstGeom prst="straightConnector1">
                            <a:avLst/>
                          </a:prstGeom>
                          <a:ln w="28575">
                            <a:solidFill>
                              <a:schemeClr val="accent6"/>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0" y="0"/>
                            <a:ext cx="6096000" cy="4762500"/>
                          </a:xfrm>
                          <a:prstGeom prst="rect">
                            <a:avLst/>
                          </a:prstGeom>
                          <a:noFill/>
                          <a:ln>
                            <a:solidFill>
                              <a:schemeClr val="tx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15EAF3" id="Group 84" o:spid="_x0000_s1026" style="position:absolute;margin-left:0;margin-top:64.6pt;width:480pt;height:378pt;z-index:251702272;mso-height-relative:margin" coordsize="60960,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48006;top:18383;width:1143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" fillcolor="#0070c0" strokecolor="#3f5511 [1604]" strokeweight="2pt">
                  <v:textbox>
                    <w:txbxContent>
                      <w:p w14:paraId="6EFBBA49" w14:textId="77777777" w:rsidR="00622062" w:rsidRPr="00396773" w:rsidRDefault="00622062"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PROD</w:t>
                        </w:r>
                      </w:p>
                      <w:p w14:paraId="4A266D84" w14:textId="77777777" w:rsidR="00622062" w:rsidRPr="00396773" w:rsidRDefault="00622062" w:rsidP="00CC6C3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(DCORA01)</w:t>
                        </w:r>
                      </w:p>
                    </w:txbxContent>
                  </v:textbox>
                </v:shape>
                <v:rect id="Rectangle 50" o:spid="_x0000_s1028" style="position:absolute;left:1047;top:1809;width:1097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" fillcolor="#f69f00 [3209]" strokecolor="#3f5511 [1604]" strokeweight="2pt">
                  <v:textbox>
                    <w:txbxContent>
                      <w:p w14:paraId="39C3B612"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242CA7D5"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color w:val="FFFFFF" w:themeColor="light1"/>
                            <w:kern w:val="24"/>
                          </w:rPr>
                          <w:t>ArcGIS for AutoCAD</w:t>
                        </w:r>
                      </w:p>
                    </w:txbxContent>
                  </v:textbox>
                </v:rect>
                <v:shapetype id="_x0000_t202" coordsize="21600,21600" o:spt="202" path="m,l,21600r21600,l21600,xe">
                  <v:stroke joinstyle="miter"/>
                  <v:path gradientshapeok="t" o:connecttype="rect"/>
                </v:shapetype>
                <v:shape id="TextBox 32" o:spid="_x0000_s1029" type="#_x0000_t202" style="position:absolute;left:47148;top:29908;width:13240;height:18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4B4DFC1" w14:textId="77777777" w:rsidR="00622062" w:rsidRPr="00396773" w:rsidRDefault="00622062"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Feature Classes</w:t>
                        </w:r>
                      </w:p>
                      <w:p w14:paraId="79F8B099" w14:textId="77777777" w:rsidR="00622062" w:rsidRPr="00396773" w:rsidRDefault="00622062"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(SFO-B Feet)</w:t>
                        </w:r>
                      </w:p>
                      <w:p w14:paraId="549BD458" w14:textId="77777777" w:rsidR="00622062" w:rsidRPr="00396773" w:rsidRDefault="00622062" w:rsidP="00CC6C37">
                        <w:pPr>
                          <w:pStyle w:val="NormalWeb"/>
                          <w:spacing w:before="0" w:beforeAutospacing="0" w:after="0" w:afterAutospacing="0"/>
                          <w:rPr>
                            <w:sz w:val="20"/>
                            <w:szCs w:val="20"/>
                          </w:rPr>
                        </w:pPr>
                        <w:r w:rsidRPr="00396773">
                          <w:rPr>
                            <w:rFonts w:asciiTheme="minorHAnsi" w:hAnsi="Calibri" w:cstheme="minorBidi"/>
                            <w:color w:val="585959" w:themeColor="text1"/>
                            <w:kern w:val="24"/>
                            <w:sz w:val="20"/>
                            <w:szCs w:val="20"/>
                          </w:rPr>
                          <w:t>Updated nightly:</w:t>
                        </w:r>
                      </w:p>
                      <w:p w14:paraId="792E0A0F" w14:textId="77777777" w:rsidR="00622062" w:rsidRPr="00396773" w:rsidRDefault="00622062"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Areas</w:t>
                        </w:r>
                      </w:p>
                      <w:p w14:paraId="7644D656" w14:textId="77777777" w:rsidR="00622062" w:rsidRPr="00396773" w:rsidRDefault="00622062"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Doors</w:t>
                        </w:r>
                      </w:p>
                      <w:p w14:paraId="49DF88DE" w14:textId="77777777" w:rsidR="00622062" w:rsidRPr="00396773" w:rsidRDefault="00622062" w:rsidP="002C2A10">
                        <w:pPr>
                          <w:pStyle w:val="ListParagraph"/>
                          <w:numPr>
                            <w:ilvl w:val="0"/>
                            <w:numId w:val="6"/>
                          </w:numPr>
                          <w:ind w:left="216" w:hanging="216"/>
                          <w:rPr>
                            <w:rFonts w:eastAsia="Times New Roman"/>
                            <w:sz w:val="20"/>
                            <w:szCs w:val="20"/>
                          </w:rPr>
                        </w:pPr>
                        <w:r w:rsidRPr="00396773">
                          <w:rPr>
                            <w:rFonts w:asciiTheme="minorHAnsi" w:hAnsi="Calibri" w:cstheme="minorBidi"/>
                            <w:color w:val="585959" w:themeColor="text1"/>
                            <w:kern w:val="24"/>
                            <w:sz w:val="20"/>
                            <w:szCs w:val="20"/>
                          </w:rPr>
                          <w:t>Floorplans</w:t>
                        </w:r>
                      </w:p>
                      <w:p w14:paraId="1F928E95" w14:textId="77777777" w:rsidR="00622062" w:rsidRPr="00DB1794" w:rsidRDefault="00622062" w:rsidP="002C2A10">
                        <w:pPr>
                          <w:pStyle w:val="ListParagraph"/>
                          <w:numPr>
                            <w:ilvl w:val="0"/>
                            <w:numId w:val="6"/>
                          </w:numPr>
                          <w:ind w:left="216" w:hanging="216"/>
                          <w:rPr>
                            <w:sz w:val="20"/>
                            <w:szCs w:val="20"/>
                          </w:rPr>
                        </w:pPr>
                        <w:r>
                          <w:rPr>
                            <w:rFonts w:asciiTheme="minorHAnsi" w:hAnsi="Calibri" w:cstheme="minorBidi"/>
                            <w:color w:val="585959" w:themeColor="text1"/>
                            <w:kern w:val="24"/>
                            <w:sz w:val="20"/>
                            <w:szCs w:val="20"/>
                          </w:rPr>
                          <w:t>Public Architecture</w:t>
                        </w:r>
                      </w:p>
                      <w:p w14:paraId="5474AD1D" w14:textId="77777777" w:rsidR="00622062" w:rsidRPr="00DB1794" w:rsidRDefault="00622062" w:rsidP="00DB1794">
                        <w:pPr>
                          <w:rPr>
                            <w:szCs w:val="20"/>
                          </w:rPr>
                        </w:pPr>
                        <w:r>
                          <w:rPr>
                            <w:color w:val="585959" w:themeColor="text1"/>
                            <w:kern w:val="24"/>
                            <w:szCs w:val="20"/>
                          </w:rPr>
                          <w:t>One-time</w:t>
                        </w:r>
                        <w:r w:rsidRPr="00DB1794">
                          <w:rPr>
                            <w:color w:val="585959" w:themeColor="text1"/>
                            <w:kern w:val="24"/>
                            <w:szCs w:val="20"/>
                          </w:rPr>
                          <w:t xml:space="preserve"> conversion:</w:t>
                        </w:r>
                      </w:p>
                      <w:p w14:paraId="1B221A36" w14:textId="77777777" w:rsidR="00622062" w:rsidRPr="00396773" w:rsidRDefault="00622062"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GridLines</w:t>
                        </w:r>
                      </w:p>
                      <w:p w14:paraId="065459F2" w14:textId="77777777" w:rsidR="00622062" w:rsidRPr="00396773" w:rsidRDefault="00622062" w:rsidP="002C2A10">
                        <w:pPr>
                          <w:pStyle w:val="ListParagraph"/>
                          <w:numPr>
                            <w:ilvl w:val="0"/>
                            <w:numId w:val="7"/>
                          </w:numPr>
                          <w:ind w:left="216" w:hanging="216"/>
                          <w:rPr>
                            <w:rFonts w:eastAsia="Times New Roman"/>
                            <w:sz w:val="20"/>
                            <w:szCs w:val="20"/>
                          </w:rPr>
                        </w:pPr>
                        <w:r w:rsidRPr="00396773">
                          <w:rPr>
                            <w:rFonts w:asciiTheme="minorHAnsi" w:hAnsi="Calibri" w:cstheme="minorBidi"/>
                            <w:color w:val="585959" w:themeColor="text1"/>
                            <w:kern w:val="24"/>
                            <w:sz w:val="20"/>
                            <w:szCs w:val="20"/>
                          </w:rPr>
                          <w:t>GridPolys</w:t>
                        </w:r>
                      </w:p>
                    </w:txbxContent>
                  </v:textbox>
                </v:shape>
                <v:rect id="Rectangle 53" o:spid="_x0000_s1030" style="position:absolute;left:952;top:18383;width:1097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" fillcolor="#f69f00 [3209]" strokecolor="#3f5511 [1604]" strokeweight="2pt">
                  <v:textbox>
                    <w:txbxContent>
                      <w:p w14:paraId="63E07C9F"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b/>
                            <w:bCs/>
                            <w:color w:val="FFFFFF" w:themeColor="light1"/>
                            <w:kern w:val="24"/>
                          </w:rPr>
                          <w:t>AVM</w:t>
                        </w:r>
                      </w:p>
                      <w:p w14:paraId="3619CB49" w14:textId="77777777" w:rsidR="00622062" w:rsidRPr="00D23607" w:rsidRDefault="00622062" w:rsidP="00CC6C37">
                        <w:pPr>
                          <w:pStyle w:val="NormalWeb"/>
                          <w:spacing w:before="0" w:beforeAutospacing="0" w:after="0" w:afterAutospacing="0"/>
                          <w:jc w:val="center"/>
                        </w:pPr>
                        <w:r w:rsidRPr="00D23607">
                          <w:rPr>
                            <w:rFonts w:asciiTheme="minorHAnsi" w:hAnsi="Calibri" w:cstheme="minorBidi"/>
                            <w:color w:val="FFFFFF" w:themeColor="light1"/>
                            <w:kern w:val="24"/>
                          </w:rPr>
                          <w:t>CAD File Directory</w:t>
                        </w:r>
                      </w:p>
                    </w:txbxContent>
                  </v:textbox>
                </v:rect>
                <v:shape id="TextBox 31" o:spid="_x0000_s1031" type="#_x0000_t202" style="position:absolute;left:17621;top:29908;width:9811;height:125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" filled="f" stroked="f">
                  <v:textbox>
                    <w:txbxContent>
                      <w:p w14:paraId="72DD96FB" w14:textId="77777777" w:rsidR="00622062" w:rsidRPr="00396773" w:rsidRDefault="00622062"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Feature Classes</w:t>
                        </w:r>
                      </w:p>
                      <w:p w14:paraId="39F61B76" w14:textId="77777777" w:rsidR="00622062" w:rsidRPr="00396773" w:rsidRDefault="00622062" w:rsidP="00396773">
                        <w:pPr>
                          <w:pStyle w:val="NormalWeb"/>
                          <w:spacing w:before="0" w:beforeAutospacing="0" w:after="0" w:afterAutospacing="0"/>
                          <w:rPr>
                            <w:sz w:val="20"/>
                            <w:szCs w:val="20"/>
                          </w:rPr>
                        </w:pPr>
                        <w:r w:rsidRPr="00396773">
                          <w:rPr>
                            <w:rFonts w:ascii="Calibri" w:eastAsia="+mn-ea" w:hAnsi="Calibri" w:cs="+mn-cs"/>
                            <w:color w:val="000000"/>
                            <w:kern w:val="24"/>
                            <w:sz w:val="20"/>
                            <w:szCs w:val="20"/>
                          </w:rPr>
                          <w:t>(SFO-B Inches)</w:t>
                        </w:r>
                      </w:p>
                      <w:p w14:paraId="31885682" w14:textId="77777777" w:rsidR="00622062" w:rsidRPr="00396773" w:rsidRDefault="00622062"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Areas</w:t>
                        </w:r>
                      </w:p>
                      <w:p w14:paraId="566B8E7E" w14:textId="77777777" w:rsidR="00622062" w:rsidRPr="0093720C" w:rsidRDefault="00622062" w:rsidP="002C2A10">
                        <w:pPr>
                          <w:pStyle w:val="ListParagraph"/>
                          <w:numPr>
                            <w:ilvl w:val="0"/>
                            <w:numId w:val="8"/>
                          </w:numPr>
                          <w:ind w:left="216" w:hanging="216"/>
                          <w:rPr>
                            <w:rFonts w:eastAsia="Times New Roman"/>
                            <w:sz w:val="20"/>
                            <w:szCs w:val="20"/>
                          </w:rPr>
                        </w:pPr>
                        <w:r w:rsidRPr="00396773">
                          <w:rPr>
                            <w:rFonts w:ascii="Calibri" w:eastAsia="+mn-ea" w:hAnsi="Calibri" w:cs="+mn-cs"/>
                            <w:color w:val="000000"/>
                            <w:kern w:val="24"/>
                            <w:sz w:val="20"/>
                            <w:szCs w:val="20"/>
                          </w:rPr>
                          <w:t>Doors</w:t>
                        </w:r>
                      </w:p>
                      <w:p w14:paraId="77466CBC" w14:textId="77777777" w:rsidR="00622062" w:rsidRPr="0093720C" w:rsidRDefault="00622062" w:rsidP="002C2A10">
                        <w:pPr>
                          <w:pStyle w:val="ListParagraph"/>
                          <w:numPr>
                            <w:ilvl w:val="0"/>
                            <w:numId w:val="8"/>
                          </w:numPr>
                          <w:ind w:left="216" w:hanging="216"/>
                          <w:rPr>
                            <w:rFonts w:eastAsia="Times New Roman"/>
                            <w:sz w:val="20"/>
                            <w:szCs w:val="20"/>
                          </w:rPr>
                        </w:pPr>
                        <w:r>
                          <w:rPr>
                            <w:rFonts w:ascii="Calibri" w:eastAsia="+mn-ea" w:hAnsi="Calibri" w:cs="+mn-cs"/>
                            <w:color w:val="000000"/>
                            <w:kern w:val="24"/>
                            <w:sz w:val="20"/>
                            <w:szCs w:val="20"/>
                          </w:rPr>
                          <w:t>Error_point</w:t>
                        </w:r>
                      </w:p>
                      <w:p w14:paraId="63C656E4" w14:textId="77777777" w:rsidR="00622062" w:rsidRPr="00C50660" w:rsidRDefault="00622062" w:rsidP="002C2A10">
                        <w:pPr>
                          <w:pStyle w:val="ListParagraph"/>
                          <w:numPr>
                            <w:ilvl w:val="0"/>
                            <w:numId w:val="8"/>
                          </w:numPr>
                          <w:ind w:left="216" w:hanging="216"/>
                          <w:rPr>
                            <w:rFonts w:asciiTheme="minorHAnsi" w:eastAsia="Times New Roman" w:hAnsiTheme="minorHAnsi" w:cstheme="minorHAnsi"/>
                            <w:sz w:val="20"/>
                            <w:szCs w:val="20"/>
                            <w:rPrChange w:id="147" w:author="Cardwell, Marianne" w:date="2018-06-15T15:34:00Z">
                              <w:rPr>
                                <w:rFonts w:eastAsia="Times New Roman"/>
                                <w:sz w:val="20"/>
                                <w:szCs w:val="20"/>
                              </w:rPr>
                            </w:rPrChange>
                          </w:rPr>
                        </w:pPr>
                        <w:r w:rsidRPr="00C50660">
                          <w:rPr>
                            <w:rFonts w:asciiTheme="minorHAnsi" w:eastAsia="+mn-ea" w:hAnsiTheme="minorHAnsi" w:cstheme="minorHAnsi"/>
                            <w:color w:val="000000"/>
                            <w:kern w:val="24"/>
                            <w:sz w:val="20"/>
                            <w:szCs w:val="20"/>
                            <w:rPrChange w:id="148" w:author="Cardwell, Marianne" w:date="2018-06-15T15:34:00Z">
                              <w:rPr>
                                <w:rFonts w:ascii="Calibri" w:eastAsia="+mn-ea" w:hAnsi="Calibri" w:cs="+mn-cs"/>
                                <w:color w:val="000000"/>
                                <w:kern w:val="24"/>
                                <w:sz w:val="20"/>
                                <w:szCs w:val="20"/>
                              </w:rPr>
                            </w:rPrChange>
                          </w:rPr>
                          <w:t>Error_line</w:t>
                        </w:r>
                      </w:p>
                      <w:p w14:paraId="4B004690" w14:textId="77777777" w:rsidR="00622062" w:rsidRPr="00C50660" w:rsidRDefault="00622062" w:rsidP="002C2A10">
                        <w:pPr>
                          <w:pStyle w:val="ListParagraph"/>
                          <w:numPr>
                            <w:ilvl w:val="0"/>
                            <w:numId w:val="8"/>
                          </w:numPr>
                          <w:ind w:left="216" w:hanging="216"/>
                          <w:rPr>
                            <w:rFonts w:asciiTheme="minorHAnsi" w:eastAsia="Times New Roman" w:hAnsiTheme="minorHAnsi" w:cstheme="minorHAnsi"/>
                            <w:sz w:val="20"/>
                            <w:szCs w:val="20"/>
                            <w:rPrChange w:id="149" w:author="Cardwell, Marianne" w:date="2018-06-15T15:34:00Z">
                              <w:rPr>
                                <w:rFonts w:eastAsia="Times New Roman"/>
                                <w:sz w:val="20"/>
                                <w:szCs w:val="20"/>
                              </w:rPr>
                            </w:rPrChange>
                          </w:rPr>
                        </w:pPr>
                        <w:r w:rsidRPr="00C50660">
                          <w:rPr>
                            <w:rFonts w:asciiTheme="minorHAnsi" w:eastAsia="Times New Roman" w:hAnsiTheme="minorHAnsi" w:cstheme="minorHAnsi"/>
                            <w:sz w:val="20"/>
                            <w:szCs w:val="20"/>
                            <w:rPrChange w:id="150" w:author="Cardwell, Marianne" w:date="2018-06-15T15:34:00Z">
                              <w:rPr>
                                <w:rFonts w:eastAsia="Times New Roman"/>
                                <w:sz w:val="20"/>
                                <w:szCs w:val="20"/>
                              </w:rPr>
                            </w:rPrChange>
                          </w:rPr>
                          <w:t>Error_poly</w:t>
                        </w:r>
                      </w:p>
                    </w:txbxContent>
                  </v:textbox>
                </v:shape>
                <v:shape id="Flowchart: Magnetic Disk 57" o:spid="_x0000_s1032" type="#_x0000_t132" style="position:absolute;left:16764;top:18383;width:1143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" fillcolor="#00b050" strokecolor="#5d7d16" strokeweight="2pt">
                  <v:textbox>
                    <w:txbxContent>
                      <w:p w14:paraId="6523A673" w14:textId="77777777" w:rsidR="00622062" w:rsidRPr="00396773" w:rsidRDefault="00622062"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AVM</w:t>
                        </w:r>
                      </w:p>
                      <w:p w14:paraId="23B56B7C" w14:textId="77777777" w:rsidR="00622062" w:rsidRPr="00396773" w:rsidRDefault="00622062" w:rsidP="00396773">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(DEV-DCORA01)</w:t>
                        </w:r>
                      </w:p>
                      <w:p w14:paraId="01E9487F" w14:textId="77777777" w:rsidR="00622062" w:rsidRPr="00396773" w:rsidRDefault="00622062" w:rsidP="00396773">
                        <w:pPr>
                          <w:pStyle w:val="NormalWeb"/>
                          <w:spacing w:before="0" w:beforeAutospacing="0" w:after="0" w:afterAutospacing="0"/>
                          <w:jc w:val="center"/>
                          <w:rPr>
                            <w:sz w:val="20"/>
                            <w:szCs w:val="20"/>
                          </w:rPr>
                        </w:pP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9" o:spid="_x0000_s1033" type="#_x0000_t16" style="position:absolute;left:16478;top:1047;width:12344;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" adj="3159" fillcolor="#00b050" strokecolor="#3f5511 [1604]" strokeweight="2pt">
                  <v:textbox>
                    <w:txbxContent>
                      <w:p w14:paraId="1C1282FB"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D37A171"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(dev-dcgis01)</w:t>
                        </w:r>
                      </w:p>
                      <w:p w14:paraId="2A391FC1" w14:textId="77777777" w:rsidR="00622062" w:rsidRPr="00191767" w:rsidRDefault="00622062" w:rsidP="00DB1794">
                        <w:pPr>
                          <w:pStyle w:val="NormalWeb"/>
                          <w:spacing w:before="0" w:beforeAutospacing="0" w:after="0" w:afterAutospacing="0"/>
                          <w:jc w:val="center"/>
                          <w:rPr>
                            <w:color w:val="585959" w:themeColor="text1"/>
                            <w:sz w:val="20"/>
                            <w:szCs w:val="20"/>
                          </w:rPr>
                        </w:pPr>
                        <w:r w:rsidRPr="00191767">
                          <w:rPr>
                            <w:rFonts w:asciiTheme="minorHAnsi" w:hAnsi="Calibri" w:cstheme="minorBidi"/>
                            <w:color w:val="585959" w:themeColor="text1"/>
                            <w:kern w:val="24"/>
                            <w:sz w:val="20"/>
                            <w:szCs w:val="20"/>
                          </w:rPr>
                          <w:t>Areas &amp; Doors Feature services for AVM</w:t>
                        </w:r>
                      </w:p>
                      <w:p w14:paraId="6C83EF53" w14:textId="77777777" w:rsidR="00622062" w:rsidRDefault="00622062" w:rsidP="00DB1794">
                        <w:pPr>
                          <w:jc w:val="center"/>
                        </w:pPr>
                      </w:p>
                    </w:txbxContent>
                  </v:textbox>
                </v:shape>
                <v:shape id="Cube 60" o:spid="_x0000_s1034" type="#_x0000_t16" style="position:absolute;left:47529;top:1428;width:12345;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" adj="3159" fillcolor="#0070c0" strokecolor="#3f5511 [1604]" strokeweight="2pt">
                  <v:textbox>
                    <w:txbxContent>
                      <w:p w14:paraId="241641D9"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ArcGIS Server</w:t>
                        </w:r>
                      </w:p>
                      <w:p w14:paraId="04E8E306" w14:textId="77777777" w:rsidR="00622062" w:rsidRPr="00396773" w:rsidRDefault="00622062" w:rsidP="00DB1794">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(sfo-dcgis01)</w:t>
                        </w:r>
                      </w:p>
                      <w:p w14:paraId="755A11B4" w14:textId="77777777" w:rsidR="00622062" w:rsidRDefault="00622062" w:rsidP="00DB1794">
                        <w:pPr>
                          <w:jc w:val="center"/>
                        </w:pPr>
                      </w:p>
                    </w:txbxContent>
                  </v:textbox>
                </v:shape>
                <v:shape id="Cube 68" o:spid="_x0000_s1035" type="#_x0000_t16" style="position:absolute;left:32099;top:17621;width:11887;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" adj="3159" fillcolor="#7f7f7f [1612]" strokecolor="#3f5511 [1604]" strokeweight="2pt">
                  <v:textbox>
                    <w:txbxContent>
                      <w:p w14:paraId="35097340" w14:textId="77777777" w:rsidR="00622062" w:rsidRPr="00396773" w:rsidRDefault="00622062"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FME Server</w:t>
                        </w:r>
                      </w:p>
                      <w:p w14:paraId="469731B8" w14:textId="77777777" w:rsidR="00622062" w:rsidRPr="00396773" w:rsidRDefault="00622062" w:rsidP="00191767">
                        <w:pPr>
                          <w:pStyle w:val="NormalWeb"/>
                          <w:spacing w:before="0" w:beforeAutospacing="0" w:after="0" w:afterAutospacing="0"/>
                          <w:jc w:val="center"/>
                          <w:rPr>
                            <w:sz w:val="22"/>
                          </w:rPr>
                        </w:pPr>
                        <w:r w:rsidRPr="00396773">
                          <w:rPr>
                            <w:rFonts w:asciiTheme="minorHAnsi" w:hAnsi="Calibri" w:cstheme="minorBidi"/>
                            <w:color w:val="FFFFFF" w:themeColor="light1"/>
                            <w:kern w:val="24"/>
                            <w:sz w:val="22"/>
                          </w:rPr>
                          <w:t>(dev-air-svc003)</w:t>
                        </w:r>
                      </w:p>
                      <w:p w14:paraId="315B4705" w14:textId="77777777" w:rsidR="00622062" w:rsidRDefault="00622062" w:rsidP="00191767">
                        <w:pPr>
                          <w:jc w:val="center"/>
                        </w:pPr>
                      </w:p>
                    </w:txbxContent>
                  </v:textbox>
                </v:shape>
                <v:shapetype id="_x0000_t32" coordsize="21600,21600" o:spt="32" o:oned="t" path="m,l21600,21600e" filled="f">
                  <v:path arrowok="t" fillok="f" o:connecttype="none"/>
                  <o:lock v:ext="edit" shapetype="t"/>
                </v:shapetype>
                <v:shape id="Straight Arrow Connector 2" o:spid="_x0000_s1036" type="#_x0000_t32" style="position:absolute;left:53721;top:13335;width:0;height:50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" strokecolor="#007ea1 [3205]" strokeweight="2.25pt">
                  <v:stroke endarrow="block" endarrowwidth="wide" endarrowlength="long"/>
                  <o:lock v:ext="edit" shapetype="f"/>
                </v:shape>
                <v:shape id="Straight Arrow Connector 2" o:spid="_x0000_s1037" type="#_x0000_t32" style="position:absolute;left:22479;top:12954;width:0;height:5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" strokecolor="#00b050" strokeweight="2.25pt">
                  <v:stroke startarrow="block" startarrowwidth="wide" startarrowlength="long" endarrow="block" endarrowwidth="wide" endarrowlength="long"/>
                  <o:lock v:ext="edit" shapetype="f"/>
                </v:shape>
                <v:shape id="Straight Arrow Connector 15" o:spid="_x0000_s1038" type="#_x0000_t32" style="position:absolute;left:11906;top:7715;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" strokecolor="#f69f00 [3209]" strokeweight="2.25pt">
                  <v:stroke startarrow="block" startarrowwidth="wide" startarrowlength="long" endarrow="block" endarrowwidth="wide" endarrowlength="long"/>
                </v:shape>
                <v:shape id="Straight Arrow Connector 15" o:spid="_x0000_s1039" type="#_x0000_t32" style="position:absolute;left:28384;top:23907;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" strokecolor="#7f7f7f [1612]" strokeweight="2.25pt">
                  <v:stroke endarrow="block" endarrowwidth="wide" endarrowlength="long"/>
                </v:shape>
                <v:shape id="Straight Arrow Connector 15" o:spid="_x0000_s1040" type="#_x0000_t32" style="position:absolute;left:44196;top:23907;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" strokecolor="#7f7f7f [1612]" strokeweight="2.25pt">
                  <v:stroke endarrow="block" endarrowwidth="wide" endarrowlength="long"/>
                </v:shape>
                <v:shape id="Straight Arrow Connector 2" o:spid="_x0000_s1041" type="#_x0000_t32" style="position:absolute;left:6381;top:29908;width:0;height:12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" strokecolor="#f69f00 [3209]" strokeweight="2.25pt">
                  <v:stroke startarrowwidth="wide" startarrowlength="long" endarrow="block" endarrowwidth="wide" endarrowlength="long"/>
                  <o:lock v:ext="edit" shapetype="f"/>
                </v:shape>
                <v:shape id="Straight Arrow Connector 2" o:spid="_x0000_s1042" type="#_x0000_t32" style="position:absolute;left:38004;top:30384;width:0;height:12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" strokecolor="#f69f00 [3209]" strokeweight="2.25pt">
                  <v:stroke startarrowwidth="wide" startarrowlength="long" endarrow="block" endarrowwidth="wide" endarrowlength="long"/>
                  <o:lock v:ext="edit" shapetype="f"/>
                </v:shape>
                <v:shape id="Straight Arrow Connector 15" o:spid="_x0000_s1043" type="#_x0000_t32" style="position:absolute;left:6286;top:42576;width:317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" strokecolor="#f69f00 [3209]" strokeweight="2.25pt">
                  <v:stroke startarrowwidth="wide" startarrowlength="long" endarrowwidth="wide" endarrowlength="long"/>
                </v:shape>
                <v:rect id="Rectangle 79" o:spid="_x0000_s1044" style="position:absolute;width:60960;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" filled="f" strokecolor="#2b2c2c [1613]" strokeweight="2pt"/>
              </v:group>
            </w:pict>
          </mc:Fallback>
        </mc:AlternateContent>
      </w:r>
      <w:r w:rsidR="0093720C">
        <w:rPr>
          <w:noProof/>
        </w:rPr>
        <mc:AlternateContent>
          <mc:Choice Requires="wps">
            <w:drawing>
              <wp:anchor distT="0" distB="0" distL="114300" distR="114300" simplePos="0" relativeHeight="251704320" behindDoc="0" locked="0" layoutInCell="1" allowOverlap="1" wp14:anchorId="2F52E8CD" wp14:editId="1AB9D465">
                <wp:simplePos x="0" y="0"/>
                <wp:positionH relativeFrom="column">
                  <wp:posOffset>0</wp:posOffset>
                </wp:positionH>
                <wp:positionV relativeFrom="paragraph">
                  <wp:posOffset>5644515</wp:posOffset>
                </wp:positionV>
                <wp:extent cx="60960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525F73FB" w14:textId="58950A00" w:rsidR="00622062" w:rsidRPr="009C2C85" w:rsidRDefault="00622062" w:rsidP="0093720C">
                            <w:pPr>
                              <w:pStyle w:val="Caption"/>
                              <w:rPr>
                                <w:noProof/>
                                <w:szCs w:val="24"/>
                              </w:rPr>
                            </w:pPr>
                            <w:bookmarkStart w:id="253" w:name="_Toc516721386"/>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E83F80">
                              <w:rPr>
                                <w:noProof/>
                              </w:rPr>
                              <w:t>1</w:t>
                            </w:r>
                            <w:r w:rsidR="001F7307">
                              <w:rPr>
                                <w:noProof/>
                              </w:rPr>
                              <w:fldChar w:fldCharType="end"/>
                            </w:r>
                            <w:r>
                              <w:t>: ETL Diagram</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2E8CD" id="_x0000_t202" coordsize="21600,21600" o:spt="202" path="m,l,21600r21600,l21600,xe">
                <v:stroke joinstyle="miter"/>
                <v:path gradientshapeok="t" o:connecttype="rect"/>
              </v:shapetype>
              <v:shape id="Text Box 1" o:spid="_x0000_s1045" type="#_x0000_t202" style="position:absolute;margin-left:0;margin-top:444.45pt;width:48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" stroked="f">
                <v:textbox style="mso-fit-shape-to-text:t" inset="0,0,0,0">
                  <w:txbxContent>
                    <w:p w14:paraId="525F73FB" w14:textId="58950A00" w:rsidR="00622062" w:rsidRPr="009C2C85" w:rsidRDefault="00622062" w:rsidP="0093720C">
                      <w:pPr>
                        <w:pStyle w:val="Caption"/>
                        <w:rPr>
                          <w:noProof/>
                          <w:szCs w:val="24"/>
                        </w:rPr>
                      </w:pPr>
                      <w:bookmarkStart w:id="253" w:name="_Toc516721386"/>
                      <w:r>
                        <w:t xml:space="preserve">Figure </w:t>
                      </w:r>
                      <w:fldSimple w:instr=" SEQ Figure \* ARABIC ">
                        <w:r w:rsidR="00E83F80">
                          <w:rPr>
                            <w:noProof/>
                          </w:rPr>
                          <w:t>1</w:t>
                        </w:r>
                      </w:fldSimple>
                      <w:r>
                        <w:t>: ETL Diagram</w:t>
                      </w:r>
                      <w:bookmarkEnd w:id="253"/>
                    </w:p>
                  </w:txbxContent>
                </v:textbox>
              </v:shape>
            </w:pict>
          </mc:Fallback>
        </mc:AlternateContent>
      </w:r>
      <w:r w:rsidR="00B1340F" w:rsidRPr="00B1340F">
        <w:t xml:space="preserve">The ETL tool </w:t>
      </w:r>
      <w:del w:id="254" w:author="Cardwell, Marianne" w:date="2018-06-15T15:34:00Z">
        <w:r w:rsidR="00CC6C37" w:rsidDel="00C50660">
          <w:delText xml:space="preserve">Process </w:delText>
        </w:r>
      </w:del>
      <w:ins w:id="255" w:author="Cardwell, Marianne" w:date="2018-06-15T15:34:00Z">
        <w:r>
          <w:t xml:space="preserve">process </w:t>
        </w:r>
      </w:ins>
      <w:r w:rsidR="00CC6C37">
        <w:t xml:space="preserve">takes AVM CAD Files that are constantly being edited and </w:t>
      </w:r>
      <w:proofErr w:type="gramStart"/>
      <w:r w:rsidR="00CC6C37">
        <w:t>updated, and</w:t>
      </w:r>
      <w:proofErr w:type="gramEnd"/>
      <w:r w:rsidR="00CC6C37">
        <w:t xml:space="preserve"> converts the data to a Production Geodatabase for other SFO personnel and the public to utilize.  Figure 1 below describes the </w:t>
      </w:r>
      <w:del w:id="256" w:author="Cardwell, Marianne" w:date="2018-06-15T15:34:00Z">
        <w:r w:rsidR="00CC6C37" w:rsidDel="00C50660">
          <w:delText xml:space="preserve">Process </w:delText>
        </w:r>
      </w:del>
      <w:ins w:id="257" w:author="Cardwell, Marianne" w:date="2018-06-15T15:34:00Z">
        <w:r>
          <w:t xml:space="preserve">process </w:t>
        </w:r>
      </w:ins>
      <w:r w:rsidR="00CC6C37">
        <w:t xml:space="preserve">of managing and converting the data. </w:t>
      </w:r>
      <w:r w:rsidR="00396773">
        <w:t>It lists the referenced servers utilized in the process.</w:t>
      </w:r>
      <w:r w:rsidR="00D23607" w:rsidRPr="00D23607">
        <w:rPr>
          <w:noProof/>
        </w:rPr>
        <w:t xml:space="preserve"> </w:t>
      </w:r>
    </w:p>
    <w:p w14:paraId="56B6BF13" w14:textId="77777777" w:rsidR="00DF73FC" w:rsidRDefault="00DF73FC" w:rsidP="00643D01">
      <w:pPr>
        <w:pStyle w:val="Normalwithspaceafter"/>
      </w:pPr>
      <w:r>
        <w:br w:type="page"/>
      </w:r>
    </w:p>
    <w:p w14:paraId="3BCD3031" w14:textId="77777777" w:rsidR="00DF73FC" w:rsidRDefault="00B1340F" w:rsidP="00AD3268">
      <w:pPr>
        <w:pStyle w:val="NumHeading1"/>
      </w:pPr>
      <w:bookmarkStart w:id="258" w:name="_Toc516721362"/>
      <w:r>
        <w:lastRenderedPageBreak/>
        <w:t>Data</w:t>
      </w:r>
      <w:r w:rsidR="00FF2E86">
        <w:t xml:space="preserve"> &amp; Scripts</w:t>
      </w:r>
      <w:bookmarkEnd w:id="258"/>
    </w:p>
    <w:p w14:paraId="49BE9E0B" w14:textId="77777777" w:rsidR="00FF2E86" w:rsidRDefault="00FF2E86" w:rsidP="00FF2E86">
      <w:pPr>
        <w:pStyle w:val="Normalwithspaceafter"/>
        <w:rPr>
          <w:rFonts w:eastAsia="Times New Roman"/>
        </w:rPr>
      </w:pPr>
      <w:r w:rsidRPr="00FF2E86">
        <w:rPr>
          <w:rFonts w:eastAsia="Times New Roman"/>
        </w:rPr>
        <w:t>This section explains the type of data, where it is locate</w:t>
      </w:r>
      <w:r w:rsidR="002E5517">
        <w:rPr>
          <w:rFonts w:eastAsia="Times New Roman"/>
        </w:rPr>
        <w:t>d</w:t>
      </w:r>
      <w:r w:rsidRPr="00FF2E86">
        <w:rPr>
          <w:rFonts w:eastAsia="Times New Roman"/>
        </w:rPr>
        <w:t>, and how it is used in the ETL tool for managing interior floorplan data.</w:t>
      </w:r>
      <w:r w:rsidR="00344AE9">
        <w:rPr>
          <w:rFonts w:eastAsia="Times New Roman"/>
        </w:rPr>
        <w:t xml:space="preserve"> It briefly describes how the scripts and data interact in the ETL tool.</w:t>
      </w:r>
    </w:p>
    <w:p w14:paraId="30C1E875" w14:textId="77777777" w:rsidR="00FF2E86" w:rsidRDefault="00FF2E86" w:rsidP="00FF2E86">
      <w:pPr>
        <w:pStyle w:val="NumHeading2"/>
      </w:pPr>
      <w:r>
        <w:t xml:space="preserve"> </w:t>
      </w:r>
      <w:bookmarkStart w:id="259" w:name="_Toc516721363"/>
      <w:r>
        <w:t>AVM CAD Files</w:t>
      </w:r>
      <w:bookmarkEnd w:id="259"/>
    </w:p>
    <w:p w14:paraId="19FFAFE4" w14:textId="77777777" w:rsidR="002E5517" w:rsidRDefault="002E5517" w:rsidP="002E5517">
      <w:pPr>
        <w:pStyle w:val="Normalwithspaceafter"/>
      </w:pPr>
      <w:r>
        <w:t>The AVM CAD Files is where all interior floorplan data is managed and updated at the airport. The AVM group are the only personnel authorized to edit the AVM CAD Files and they are stored here:</w:t>
      </w:r>
    </w:p>
    <w:p w14:paraId="010B7A13" w14:textId="77777777" w:rsidR="002E5517" w:rsidRDefault="002E5517" w:rsidP="002E5517">
      <w:pPr>
        <w:pStyle w:val="Normalwithspaceafter"/>
      </w:pPr>
      <w:r w:rsidRPr="0036184D">
        <w:rPr>
          <w:highlight w:val="yellow"/>
        </w:rPr>
        <w:t>&lt;Enter SFO internal path&gt;</w:t>
      </w:r>
    </w:p>
    <w:p w14:paraId="3056DFE1" w14:textId="77777777" w:rsidR="00075C2D" w:rsidRDefault="00075C2D" w:rsidP="002E5517">
      <w:pPr>
        <w:pStyle w:val="Normalwithspaceafter"/>
      </w:pPr>
      <w:r>
        <w:t xml:space="preserve">The CAD Files are in the following folder hierarchy based on building name </w:t>
      </w:r>
      <w:r w:rsidR="000D197A">
        <w:t xml:space="preserve">and </w:t>
      </w:r>
      <w:del w:id="260" w:author="Cardwell, Marianne" w:date="2018-06-15T15:35:00Z">
        <w:r w:rsidR="000D197A" w:rsidDel="00456E0A">
          <w:delText xml:space="preserve">Level </w:delText>
        </w:r>
      </w:del>
      <w:ins w:id="261" w:author="Cardwell, Marianne" w:date="2018-06-15T15:35:00Z">
        <w:r w:rsidR="00456E0A">
          <w:t xml:space="preserve">level </w:t>
        </w:r>
      </w:ins>
      <w:r>
        <w:t>under the before mentioned path.</w:t>
      </w:r>
      <w:r w:rsidR="00E55659">
        <w:t xml:space="preserve"> For </w:t>
      </w:r>
      <w:ins w:id="262" w:author="Cardwell, Marianne" w:date="2018-06-15T15:35:00Z">
        <w:r w:rsidR="00456E0A">
          <w:t xml:space="preserve">a </w:t>
        </w:r>
      </w:ins>
      <w:r w:rsidR="00E55659">
        <w:t xml:space="preserve">detailed list of buildings and levels see </w:t>
      </w:r>
      <w:hyperlink w:anchor="AppendixA" w:history="1">
        <w:r w:rsidR="00E55659" w:rsidRPr="00E55659">
          <w:rPr>
            <w:rStyle w:val="Hyperlink"/>
          </w:rPr>
          <w:t>Appendix A</w:t>
        </w:r>
      </w:hyperlink>
      <w:r w:rsidR="00E55659">
        <w:t>.</w:t>
      </w:r>
      <w:r w:rsidR="007A6AFB">
        <w:t xml:space="preserve"> </w:t>
      </w:r>
      <w:commentRangeStart w:id="263"/>
      <w:r w:rsidR="007A6AFB">
        <w:t xml:space="preserve">The CAD Files also contain Object Data that is used to identify attributes for </w:t>
      </w:r>
      <w:proofErr w:type="spellStart"/>
      <w:r w:rsidR="007A6AFB">
        <w:t>A_Areas</w:t>
      </w:r>
      <w:proofErr w:type="spellEnd"/>
      <w:r w:rsidR="007A6AFB">
        <w:t xml:space="preserve"> and </w:t>
      </w:r>
      <w:proofErr w:type="spellStart"/>
      <w:r w:rsidR="007A6AFB">
        <w:t>A_Doors</w:t>
      </w:r>
      <w:proofErr w:type="spellEnd"/>
      <w:r w:rsidR="007A6AFB">
        <w:t>.</w:t>
      </w:r>
      <w:commentRangeEnd w:id="263"/>
      <w:r w:rsidR="00456E0A">
        <w:rPr>
          <w:rStyle w:val="CommentReference"/>
        </w:rPr>
        <w:commentReference w:id="263"/>
      </w:r>
    </w:p>
    <w:p w14:paraId="0FD77E54" w14:textId="77777777" w:rsidR="000D197A" w:rsidRDefault="000D197A" w:rsidP="000D197A">
      <w:pPr>
        <w:pStyle w:val="Normalwithspaceafter"/>
        <w:keepNext/>
        <w:jc w:val="center"/>
      </w:pPr>
      <w:commentRangeStart w:id="264"/>
      <w:r>
        <w:rPr>
          <w:noProof/>
        </w:rPr>
        <w:drawing>
          <wp:inline distT="0" distB="0" distL="0" distR="0" wp14:anchorId="39C03F25" wp14:editId="1F4343F0">
            <wp:extent cx="1975485" cy="2359660"/>
            <wp:effectExtent l="19050" t="19050" r="2476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5485" cy="2359660"/>
                    </a:xfrm>
                    <a:prstGeom prst="rect">
                      <a:avLst/>
                    </a:prstGeom>
                    <a:solidFill>
                      <a:schemeClr val="bg1"/>
                    </a:solidFill>
                    <a:ln w="25400">
                      <a:solidFill>
                        <a:schemeClr val="tx1">
                          <a:lumMod val="50000"/>
                        </a:schemeClr>
                      </a:solidFill>
                    </a:ln>
                  </pic:spPr>
                </pic:pic>
              </a:graphicData>
            </a:graphic>
          </wp:inline>
        </w:drawing>
      </w:r>
      <w:commentRangeEnd w:id="264"/>
      <w:r w:rsidR="00456E0A">
        <w:rPr>
          <w:rStyle w:val="CommentReference"/>
        </w:rPr>
        <w:commentReference w:id="264"/>
      </w:r>
    </w:p>
    <w:p w14:paraId="59161559" w14:textId="268E2C8C" w:rsidR="00075C2D" w:rsidRDefault="000D197A" w:rsidP="000D197A">
      <w:pPr>
        <w:pStyle w:val="Caption"/>
      </w:pPr>
      <w:bookmarkStart w:id="265" w:name="_Toc516721387"/>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E83F80">
        <w:rPr>
          <w:noProof/>
        </w:rPr>
        <w:t>2</w:t>
      </w:r>
      <w:r w:rsidR="001F7307">
        <w:rPr>
          <w:noProof/>
        </w:rPr>
        <w:fldChar w:fldCharType="end"/>
      </w:r>
      <w:r>
        <w:t>: CAD Folder Structure</w:t>
      </w:r>
      <w:bookmarkEnd w:id="265"/>
    </w:p>
    <w:p w14:paraId="3F3DDBB3" w14:textId="77777777" w:rsidR="000D197A" w:rsidRPr="000D197A" w:rsidRDefault="000D197A" w:rsidP="000D197A"/>
    <w:p w14:paraId="43223473" w14:textId="77777777" w:rsidR="000D197A" w:rsidRPr="000D197A" w:rsidRDefault="000D197A" w:rsidP="000D197A">
      <w:r w:rsidRPr="000D197A">
        <w:t xml:space="preserve">The AVM CAD Files follow the SFO CAD Standards and only utilize the layers listed </w:t>
      </w:r>
      <w:r w:rsidRPr="00E55659">
        <w:t xml:space="preserve">in </w:t>
      </w:r>
      <w:hyperlink w:anchor="AppendixB" w:history="1">
        <w:r w:rsidRPr="00E55659">
          <w:rPr>
            <w:rStyle w:val="Hyperlink"/>
          </w:rPr>
          <w:t>Append</w:t>
        </w:r>
        <w:r w:rsidR="00E55659" w:rsidRPr="00E55659">
          <w:rPr>
            <w:rStyle w:val="Hyperlink"/>
          </w:rPr>
          <w:t>ix B</w:t>
        </w:r>
      </w:hyperlink>
      <w:r w:rsidRPr="000D197A">
        <w:t>.  In editing the CAD Files</w:t>
      </w:r>
      <w:ins w:id="266" w:author="Cardwell, Marianne" w:date="2018-06-15T15:36:00Z">
        <w:r w:rsidR="00456E0A">
          <w:t>,</w:t>
        </w:r>
      </w:ins>
      <w:r w:rsidRPr="000D197A">
        <w:t xml:space="preserve"> AVM also must utilize the ArcGIS for AutoCAD tool to edit the feature services for areas and doors for the ETL Tool to work correctly and maintain updated data.  </w:t>
      </w:r>
    </w:p>
    <w:p w14:paraId="1242F220" w14:textId="77777777" w:rsidR="00075C2D" w:rsidRDefault="002E5517" w:rsidP="00075C2D">
      <w:pPr>
        <w:pStyle w:val="NumHeading3"/>
      </w:pPr>
      <w:r>
        <w:t xml:space="preserve"> </w:t>
      </w:r>
      <w:bookmarkStart w:id="267" w:name="_Toc516721364"/>
      <w:r w:rsidR="00075C2D">
        <w:t>ArcGIS for AutoCAD</w:t>
      </w:r>
      <w:bookmarkEnd w:id="267"/>
    </w:p>
    <w:p w14:paraId="2D4F8101" w14:textId="77777777" w:rsidR="000D197A" w:rsidRDefault="000D197A" w:rsidP="000D197A">
      <w:pPr>
        <w:pStyle w:val="Normalwithspaceafter"/>
      </w:pPr>
      <w:r>
        <w:t>This section explains the process of connecting and editing the Area and Door feature classes necessary for the ETL tool.</w:t>
      </w:r>
    </w:p>
    <w:p w14:paraId="5E14D2DC" w14:textId="77777777" w:rsidR="006F2C49" w:rsidRDefault="006F2C49" w:rsidP="000D197A">
      <w:pPr>
        <w:pStyle w:val="Normalwithspaceafter"/>
      </w:pPr>
      <w:r w:rsidRPr="006F2C49">
        <w:rPr>
          <w:highlight w:val="yellow"/>
        </w:rPr>
        <w:t>&lt;Not sure the below are described in another document if so just reference document&gt;</w:t>
      </w:r>
    </w:p>
    <w:p w14:paraId="5FEA3768" w14:textId="77777777" w:rsidR="006F2C49" w:rsidRPr="006F2C49" w:rsidRDefault="000D197A" w:rsidP="002C2A10">
      <w:pPr>
        <w:pStyle w:val="Normalwithspaceafter"/>
        <w:numPr>
          <w:ilvl w:val="0"/>
          <w:numId w:val="10"/>
        </w:numPr>
        <w:rPr>
          <w:highlight w:val="yellow"/>
        </w:rPr>
      </w:pPr>
      <w:r w:rsidRPr="006F2C49">
        <w:rPr>
          <w:highlight w:val="yellow"/>
        </w:rPr>
        <w:t>Finding and c</w:t>
      </w:r>
      <w:r w:rsidR="00075C2D" w:rsidRPr="006F2C49">
        <w:rPr>
          <w:highlight w:val="yellow"/>
        </w:rPr>
        <w:t>onnect</w:t>
      </w:r>
      <w:r w:rsidRPr="006F2C49">
        <w:rPr>
          <w:highlight w:val="yellow"/>
        </w:rPr>
        <w:t>ing</w:t>
      </w:r>
      <w:r w:rsidR="00075C2D" w:rsidRPr="006F2C49">
        <w:rPr>
          <w:highlight w:val="yellow"/>
        </w:rPr>
        <w:t xml:space="preserve"> to Area and Door</w:t>
      </w:r>
      <w:r w:rsidRPr="006F2C49">
        <w:rPr>
          <w:highlight w:val="yellow"/>
        </w:rPr>
        <w:t xml:space="preserve"> Feature Services from the AVM ArcGIS Server.</w:t>
      </w:r>
    </w:p>
    <w:p w14:paraId="375C89CB" w14:textId="77777777" w:rsidR="000D197A" w:rsidRDefault="00713D1E" w:rsidP="002C2A10">
      <w:pPr>
        <w:pStyle w:val="Normalwithspaceafter"/>
        <w:numPr>
          <w:ilvl w:val="1"/>
          <w:numId w:val="10"/>
        </w:numPr>
        <w:rPr>
          <w:highlight w:val="yellow"/>
        </w:rPr>
      </w:pPr>
      <w:r>
        <w:rPr>
          <w:highlight w:val="yellow"/>
        </w:rPr>
        <w:t>Step 1</w:t>
      </w:r>
    </w:p>
    <w:p w14:paraId="741EF1A2" w14:textId="77777777" w:rsidR="00713D1E" w:rsidRDefault="00713D1E" w:rsidP="00713D1E">
      <w:pPr>
        <w:pStyle w:val="Normalwithspaceafter"/>
        <w:ind w:left="1440"/>
        <w:rPr>
          <w:highlight w:val="yellow"/>
        </w:rPr>
      </w:pPr>
      <w:r>
        <w:rPr>
          <w:highlight w:val="yellow"/>
        </w:rPr>
        <w:lastRenderedPageBreak/>
        <w:t>&lt;describe and screenshot&gt;</w:t>
      </w:r>
    </w:p>
    <w:p w14:paraId="6228B93A" w14:textId="77777777" w:rsidR="00713D1E" w:rsidRDefault="00713D1E" w:rsidP="002C2A10">
      <w:pPr>
        <w:pStyle w:val="Normalwithspaceafter"/>
        <w:numPr>
          <w:ilvl w:val="1"/>
          <w:numId w:val="10"/>
        </w:numPr>
        <w:rPr>
          <w:highlight w:val="yellow"/>
        </w:rPr>
      </w:pPr>
      <w:r>
        <w:rPr>
          <w:highlight w:val="yellow"/>
        </w:rPr>
        <w:t>Step 2</w:t>
      </w:r>
    </w:p>
    <w:p w14:paraId="4F56DD21" w14:textId="77777777" w:rsidR="006F2C49" w:rsidRDefault="00713D1E" w:rsidP="006F2C49">
      <w:pPr>
        <w:pStyle w:val="Normalwithspaceafter"/>
        <w:ind w:left="1440"/>
        <w:rPr>
          <w:highlight w:val="yellow"/>
        </w:rPr>
      </w:pPr>
      <w:r>
        <w:rPr>
          <w:highlight w:val="yellow"/>
        </w:rPr>
        <w:t>&lt;describe and screenshot&gt;</w:t>
      </w:r>
    </w:p>
    <w:p w14:paraId="526E2CE1" w14:textId="77777777" w:rsidR="000D197A" w:rsidRDefault="000D197A" w:rsidP="002C2A10">
      <w:pPr>
        <w:pStyle w:val="Normalwithspaceafter"/>
        <w:numPr>
          <w:ilvl w:val="0"/>
          <w:numId w:val="10"/>
        </w:numPr>
        <w:rPr>
          <w:highlight w:val="yellow"/>
        </w:rPr>
      </w:pPr>
      <w:r>
        <w:rPr>
          <w:highlight w:val="yellow"/>
        </w:rPr>
        <w:t>How to add new Area Feature using template</w:t>
      </w:r>
    </w:p>
    <w:p w14:paraId="67BC912C" w14:textId="77777777" w:rsidR="00713D1E" w:rsidRDefault="00713D1E" w:rsidP="002C2A10">
      <w:pPr>
        <w:pStyle w:val="Normalwithspaceafter"/>
        <w:numPr>
          <w:ilvl w:val="1"/>
          <w:numId w:val="10"/>
        </w:numPr>
        <w:rPr>
          <w:highlight w:val="yellow"/>
        </w:rPr>
      </w:pPr>
      <w:r>
        <w:rPr>
          <w:highlight w:val="yellow"/>
        </w:rPr>
        <w:t>Step 1</w:t>
      </w:r>
    </w:p>
    <w:p w14:paraId="481A323B" w14:textId="77777777" w:rsidR="00713D1E" w:rsidRDefault="00713D1E" w:rsidP="00713D1E">
      <w:pPr>
        <w:pStyle w:val="Normalwithspaceafter"/>
        <w:ind w:left="1440"/>
        <w:rPr>
          <w:highlight w:val="yellow"/>
        </w:rPr>
      </w:pPr>
      <w:r>
        <w:rPr>
          <w:highlight w:val="yellow"/>
        </w:rPr>
        <w:t>&lt;describe and screenshot&gt;</w:t>
      </w:r>
    </w:p>
    <w:p w14:paraId="3005D4D5" w14:textId="77777777" w:rsidR="00713D1E" w:rsidRPr="00713D1E" w:rsidRDefault="00713D1E" w:rsidP="002C2A10">
      <w:pPr>
        <w:pStyle w:val="Normalwithspaceafter"/>
        <w:numPr>
          <w:ilvl w:val="1"/>
          <w:numId w:val="10"/>
        </w:numPr>
        <w:rPr>
          <w:highlight w:val="yellow"/>
        </w:rPr>
      </w:pPr>
      <w:r>
        <w:rPr>
          <w:highlight w:val="yellow"/>
        </w:rPr>
        <w:t>Step 2</w:t>
      </w:r>
    </w:p>
    <w:p w14:paraId="6AC2A939" w14:textId="77777777" w:rsidR="000D197A" w:rsidRDefault="000D197A" w:rsidP="002C2A10">
      <w:pPr>
        <w:pStyle w:val="Normalwithspaceafter"/>
        <w:numPr>
          <w:ilvl w:val="0"/>
          <w:numId w:val="10"/>
        </w:numPr>
        <w:rPr>
          <w:highlight w:val="yellow"/>
        </w:rPr>
      </w:pPr>
      <w:r>
        <w:rPr>
          <w:highlight w:val="yellow"/>
        </w:rPr>
        <w:t>How to add new Door Feature using template</w:t>
      </w:r>
    </w:p>
    <w:p w14:paraId="48E2D23D" w14:textId="77777777" w:rsidR="00713D1E" w:rsidRDefault="00713D1E" w:rsidP="002C2A10">
      <w:pPr>
        <w:pStyle w:val="Normalwithspaceafter"/>
        <w:numPr>
          <w:ilvl w:val="1"/>
          <w:numId w:val="10"/>
        </w:numPr>
        <w:rPr>
          <w:highlight w:val="yellow"/>
        </w:rPr>
      </w:pPr>
      <w:r>
        <w:rPr>
          <w:highlight w:val="yellow"/>
        </w:rPr>
        <w:t>Step 1</w:t>
      </w:r>
    </w:p>
    <w:p w14:paraId="40A84288" w14:textId="77777777" w:rsidR="00713D1E" w:rsidRDefault="00713D1E" w:rsidP="00713D1E">
      <w:pPr>
        <w:pStyle w:val="Normalwithspaceafter"/>
        <w:ind w:left="1440"/>
        <w:rPr>
          <w:highlight w:val="yellow"/>
        </w:rPr>
      </w:pPr>
      <w:r>
        <w:rPr>
          <w:highlight w:val="yellow"/>
        </w:rPr>
        <w:t>&lt;describe and screenshot&gt;</w:t>
      </w:r>
    </w:p>
    <w:p w14:paraId="120D231E" w14:textId="77777777" w:rsidR="00713D1E" w:rsidRPr="00713D1E" w:rsidRDefault="00713D1E" w:rsidP="002C2A10">
      <w:pPr>
        <w:pStyle w:val="Normalwithspaceafter"/>
        <w:numPr>
          <w:ilvl w:val="1"/>
          <w:numId w:val="10"/>
        </w:numPr>
        <w:rPr>
          <w:highlight w:val="yellow"/>
        </w:rPr>
      </w:pPr>
      <w:r>
        <w:rPr>
          <w:highlight w:val="yellow"/>
        </w:rPr>
        <w:t>Step 2</w:t>
      </w:r>
    </w:p>
    <w:p w14:paraId="1D08E2DC" w14:textId="77777777" w:rsidR="000D197A" w:rsidRDefault="000D197A" w:rsidP="002C2A10">
      <w:pPr>
        <w:pStyle w:val="Normalwithspaceafter"/>
        <w:numPr>
          <w:ilvl w:val="0"/>
          <w:numId w:val="10"/>
        </w:numPr>
        <w:rPr>
          <w:highlight w:val="yellow"/>
        </w:rPr>
      </w:pPr>
      <w:r>
        <w:rPr>
          <w:highlight w:val="yellow"/>
        </w:rPr>
        <w:t>How to edit Area Feature</w:t>
      </w:r>
    </w:p>
    <w:p w14:paraId="78F3C4CC" w14:textId="77777777" w:rsidR="00713D1E" w:rsidRDefault="00713D1E" w:rsidP="002C2A10">
      <w:pPr>
        <w:pStyle w:val="Normalwithspaceafter"/>
        <w:numPr>
          <w:ilvl w:val="1"/>
          <w:numId w:val="10"/>
        </w:numPr>
        <w:rPr>
          <w:highlight w:val="yellow"/>
        </w:rPr>
      </w:pPr>
      <w:r>
        <w:rPr>
          <w:highlight w:val="yellow"/>
        </w:rPr>
        <w:t>Step 1</w:t>
      </w:r>
    </w:p>
    <w:p w14:paraId="3AD1ACC3" w14:textId="77777777" w:rsidR="00713D1E" w:rsidRDefault="00713D1E" w:rsidP="00713D1E">
      <w:pPr>
        <w:pStyle w:val="Normalwithspaceafter"/>
        <w:ind w:left="1440"/>
        <w:rPr>
          <w:highlight w:val="yellow"/>
        </w:rPr>
      </w:pPr>
      <w:r>
        <w:rPr>
          <w:highlight w:val="yellow"/>
        </w:rPr>
        <w:t>&lt;describe and screenshot&gt;</w:t>
      </w:r>
    </w:p>
    <w:p w14:paraId="18DD88FD" w14:textId="77777777" w:rsidR="00713D1E" w:rsidRPr="00713D1E" w:rsidRDefault="00713D1E" w:rsidP="002C2A10">
      <w:pPr>
        <w:pStyle w:val="Normalwithspaceafter"/>
        <w:numPr>
          <w:ilvl w:val="1"/>
          <w:numId w:val="10"/>
        </w:numPr>
        <w:rPr>
          <w:highlight w:val="yellow"/>
        </w:rPr>
      </w:pPr>
      <w:r>
        <w:rPr>
          <w:highlight w:val="yellow"/>
        </w:rPr>
        <w:t>Step 2</w:t>
      </w:r>
    </w:p>
    <w:p w14:paraId="05DD04B7" w14:textId="77777777" w:rsidR="000D197A" w:rsidRDefault="000D197A" w:rsidP="002C2A10">
      <w:pPr>
        <w:pStyle w:val="Normalwithspaceafter"/>
        <w:numPr>
          <w:ilvl w:val="0"/>
          <w:numId w:val="10"/>
        </w:numPr>
        <w:rPr>
          <w:highlight w:val="yellow"/>
        </w:rPr>
      </w:pPr>
      <w:r>
        <w:rPr>
          <w:highlight w:val="yellow"/>
        </w:rPr>
        <w:t>How to edit Door Feature</w:t>
      </w:r>
    </w:p>
    <w:p w14:paraId="0B0A99CE" w14:textId="77777777" w:rsidR="00713D1E" w:rsidRDefault="00713D1E" w:rsidP="002C2A10">
      <w:pPr>
        <w:pStyle w:val="Normalwithspaceafter"/>
        <w:numPr>
          <w:ilvl w:val="1"/>
          <w:numId w:val="10"/>
        </w:numPr>
        <w:rPr>
          <w:highlight w:val="yellow"/>
        </w:rPr>
      </w:pPr>
      <w:r>
        <w:rPr>
          <w:highlight w:val="yellow"/>
        </w:rPr>
        <w:t>Step 1</w:t>
      </w:r>
    </w:p>
    <w:p w14:paraId="30BB2597" w14:textId="77777777" w:rsidR="00713D1E" w:rsidRDefault="00713D1E" w:rsidP="00713D1E">
      <w:pPr>
        <w:pStyle w:val="Normalwithspaceafter"/>
        <w:ind w:left="1440"/>
        <w:rPr>
          <w:highlight w:val="yellow"/>
        </w:rPr>
      </w:pPr>
      <w:r>
        <w:rPr>
          <w:highlight w:val="yellow"/>
        </w:rPr>
        <w:t>&lt;describe and screenshot&gt;</w:t>
      </w:r>
    </w:p>
    <w:p w14:paraId="169DDCB6" w14:textId="77777777" w:rsidR="00713D1E" w:rsidRPr="00713D1E" w:rsidRDefault="00713D1E" w:rsidP="002C2A10">
      <w:pPr>
        <w:pStyle w:val="Normalwithspaceafter"/>
        <w:numPr>
          <w:ilvl w:val="1"/>
          <w:numId w:val="10"/>
        </w:numPr>
        <w:rPr>
          <w:highlight w:val="yellow"/>
        </w:rPr>
      </w:pPr>
      <w:r>
        <w:rPr>
          <w:highlight w:val="yellow"/>
        </w:rPr>
        <w:t>Step 2</w:t>
      </w:r>
    </w:p>
    <w:p w14:paraId="4128F734" w14:textId="77777777" w:rsidR="000D197A" w:rsidRDefault="000D197A" w:rsidP="002C2A10">
      <w:pPr>
        <w:pStyle w:val="Normalwithspaceafter"/>
        <w:numPr>
          <w:ilvl w:val="0"/>
          <w:numId w:val="10"/>
        </w:numPr>
        <w:rPr>
          <w:highlight w:val="yellow"/>
        </w:rPr>
      </w:pPr>
      <w:r>
        <w:rPr>
          <w:highlight w:val="yellow"/>
        </w:rPr>
        <w:t>How to update Attributes for Doors and Area</w:t>
      </w:r>
      <w:r w:rsidR="00713D1E">
        <w:rPr>
          <w:highlight w:val="yellow"/>
        </w:rPr>
        <w:t>s (Required)</w:t>
      </w:r>
    </w:p>
    <w:p w14:paraId="5BA04B7F" w14:textId="77777777" w:rsidR="00713D1E" w:rsidRDefault="00713D1E" w:rsidP="002C2A10">
      <w:pPr>
        <w:pStyle w:val="Normalwithspaceafter"/>
        <w:numPr>
          <w:ilvl w:val="1"/>
          <w:numId w:val="10"/>
        </w:numPr>
        <w:rPr>
          <w:highlight w:val="yellow"/>
        </w:rPr>
      </w:pPr>
      <w:r>
        <w:rPr>
          <w:highlight w:val="yellow"/>
        </w:rPr>
        <w:t>Step 1</w:t>
      </w:r>
    </w:p>
    <w:p w14:paraId="2F7D3D86" w14:textId="77777777" w:rsidR="00713D1E" w:rsidRDefault="00713D1E" w:rsidP="00713D1E">
      <w:pPr>
        <w:pStyle w:val="Normalwithspaceafter"/>
        <w:ind w:left="1440"/>
        <w:rPr>
          <w:highlight w:val="yellow"/>
        </w:rPr>
      </w:pPr>
      <w:r>
        <w:rPr>
          <w:highlight w:val="yellow"/>
        </w:rPr>
        <w:t>&lt;describe and screenshot&gt;</w:t>
      </w:r>
    </w:p>
    <w:p w14:paraId="72AE1737" w14:textId="77777777" w:rsidR="002E5517" w:rsidRPr="00713D1E" w:rsidRDefault="00713D1E" w:rsidP="002C2A10">
      <w:pPr>
        <w:pStyle w:val="Normalwithspaceafter"/>
        <w:numPr>
          <w:ilvl w:val="1"/>
          <w:numId w:val="10"/>
        </w:numPr>
        <w:rPr>
          <w:highlight w:val="yellow"/>
        </w:rPr>
      </w:pPr>
      <w:r>
        <w:rPr>
          <w:highlight w:val="yellow"/>
        </w:rPr>
        <w:t>Step 2</w:t>
      </w:r>
    </w:p>
    <w:p w14:paraId="1BBD9B82" w14:textId="77777777" w:rsidR="00FF2E86" w:rsidRDefault="00FF2E86" w:rsidP="00FF2E86">
      <w:pPr>
        <w:pStyle w:val="NumHeading2"/>
      </w:pPr>
      <w:bookmarkStart w:id="268" w:name="_Toc516721365"/>
      <w:r>
        <w:lastRenderedPageBreak/>
        <w:t>AVM Geodatabase</w:t>
      </w:r>
      <w:bookmarkEnd w:id="268"/>
    </w:p>
    <w:p w14:paraId="54038DE3" w14:textId="77777777" w:rsidR="002E5517" w:rsidRDefault="002E5517" w:rsidP="002E5517">
      <w:pPr>
        <w:pStyle w:val="Normalwithspaceafter"/>
      </w:pPr>
      <w:r>
        <w:t xml:space="preserve">The AVM Geodatabase is where </w:t>
      </w:r>
      <w:r w:rsidR="00713D1E">
        <w:t xml:space="preserve">the Area and Door feature classes are stored for editing by AVM and conversion by the ETL tool to the Production Database. In addition to the </w:t>
      </w:r>
      <w:proofErr w:type="spellStart"/>
      <w:r w:rsidR="007A6AFB">
        <w:t>A_</w:t>
      </w:r>
      <w:r w:rsidR="00713D1E">
        <w:t>Area</w:t>
      </w:r>
      <w:proofErr w:type="spellEnd"/>
      <w:r w:rsidR="00713D1E">
        <w:t xml:space="preserve"> and </w:t>
      </w:r>
      <w:proofErr w:type="spellStart"/>
      <w:r w:rsidR="007A6AFB">
        <w:t>A_</w:t>
      </w:r>
      <w:r w:rsidR="00713D1E">
        <w:t>Door</w:t>
      </w:r>
      <w:proofErr w:type="spellEnd"/>
      <w:r w:rsidR="00713D1E">
        <w:t xml:space="preserve"> features there are three Error files (Point, Line, Polygon). </w:t>
      </w:r>
      <w:r w:rsidR="00EA4C41">
        <w:t xml:space="preserve">These features collect topology errors from the ETL tool when it is run, however all the errors might not be actual errors in the real world. The schema for the AVM database </w:t>
      </w:r>
      <w:r w:rsidR="00862426">
        <w:t xml:space="preserve">is in </w:t>
      </w:r>
      <w:hyperlink w:anchor="AppendixC" w:history="1">
        <w:r w:rsidR="00862426" w:rsidRPr="00E55659">
          <w:rPr>
            <w:rStyle w:val="Hyperlink"/>
          </w:rPr>
          <w:t xml:space="preserve">Appendix </w:t>
        </w:r>
        <w:r w:rsidR="00E55659" w:rsidRPr="00E55659">
          <w:rPr>
            <w:rStyle w:val="Hyperlink"/>
          </w:rPr>
          <w:t>C</w:t>
        </w:r>
      </w:hyperlink>
      <w:r w:rsidR="00862426">
        <w:t xml:space="preserve">. </w:t>
      </w:r>
      <w:r w:rsidR="00CD5817">
        <w:t xml:space="preserve">The current AVM Geodatabase is stored on </w:t>
      </w:r>
      <w:r w:rsidR="00CD5817" w:rsidRPr="00CD5817">
        <w:t>DEV-DCORA01</w:t>
      </w:r>
      <w:r w:rsidR="00CD5817">
        <w:t xml:space="preserve"> and the features are accessed through ArcGIS Server </w:t>
      </w:r>
      <w:r w:rsidR="00CD5817" w:rsidRPr="00CD5817">
        <w:t>dev-dcgis01</w:t>
      </w:r>
      <w:r w:rsidR="00CD5817">
        <w:t>. Access to this geodatabase and server are managed through the ETL tool manager. Here is a view of the features stored in the AVM Database, which utilizes SFO’s custom coordinate system in inches.</w:t>
      </w:r>
    </w:p>
    <w:p w14:paraId="27671821" w14:textId="77777777" w:rsidR="00CD5817" w:rsidRDefault="00CD5817" w:rsidP="00CD5817">
      <w:pPr>
        <w:pStyle w:val="Normalwithspaceafter"/>
        <w:keepNext/>
        <w:jc w:val="center"/>
      </w:pPr>
      <w:commentRangeStart w:id="269"/>
      <w:r w:rsidRPr="00CD5817">
        <w:rPr>
          <w:noProof/>
        </w:rPr>
        <w:drawing>
          <wp:inline distT="0" distB="0" distL="0" distR="0" wp14:anchorId="72920B54" wp14:editId="67C977BF">
            <wp:extent cx="1862231" cy="1123950"/>
            <wp:effectExtent l="19050" t="19050" r="2413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52" b="3705"/>
                    <a:stretch/>
                  </pic:blipFill>
                  <pic:spPr bwMode="auto">
                    <a:xfrm>
                      <a:off x="0" y="0"/>
                      <a:ext cx="1866535" cy="1126548"/>
                    </a:xfrm>
                    <a:prstGeom prst="rect">
                      <a:avLst/>
                    </a:prstGeom>
                    <a:solidFill>
                      <a:schemeClr val="bg1"/>
                    </a:solidFill>
                    <a:ln w="25400">
                      <a:solidFill>
                        <a:schemeClr val="tx1">
                          <a:lumMod val="50000"/>
                        </a:schemeClr>
                      </a:solidFill>
                    </a:ln>
                    <a:extLst>
                      <a:ext uri="{53640926-AAD7-44D8-BBD7-CCE9431645EC}">
                        <a14:shadowObscured xmlns:a14="http://schemas.microsoft.com/office/drawing/2010/main"/>
                      </a:ext>
                    </a:extLst>
                  </pic:spPr>
                </pic:pic>
              </a:graphicData>
            </a:graphic>
          </wp:inline>
        </w:drawing>
      </w:r>
      <w:commentRangeEnd w:id="269"/>
      <w:r w:rsidR="00456E0A">
        <w:rPr>
          <w:rStyle w:val="CommentReference"/>
        </w:rPr>
        <w:commentReference w:id="269"/>
      </w:r>
    </w:p>
    <w:p w14:paraId="39157B96" w14:textId="10D1306D" w:rsidR="00CD5817" w:rsidRDefault="00CD5817" w:rsidP="00CD5817">
      <w:pPr>
        <w:pStyle w:val="Caption"/>
      </w:pPr>
      <w:bookmarkStart w:id="270" w:name="_Toc516721388"/>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E83F80">
        <w:rPr>
          <w:noProof/>
        </w:rPr>
        <w:t>3</w:t>
      </w:r>
      <w:r w:rsidR="001F7307">
        <w:rPr>
          <w:noProof/>
        </w:rPr>
        <w:fldChar w:fldCharType="end"/>
      </w:r>
      <w:r>
        <w:t>: AVM Geodatabase</w:t>
      </w:r>
      <w:bookmarkEnd w:id="270"/>
    </w:p>
    <w:p w14:paraId="0832FBEB" w14:textId="77777777" w:rsidR="00713D1E" w:rsidRPr="002E5517" w:rsidRDefault="00713D1E" w:rsidP="002E5517">
      <w:pPr>
        <w:pStyle w:val="Normalwithspaceafter"/>
      </w:pPr>
    </w:p>
    <w:p w14:paraId="26F7125B" w14:textId="77777777" w:rsidR="00FF2E86" w:rsidRDefault="00FF2E86" w:rsidP="00FF2E86">
      <w:pPr>
        <w:pStyle w:val="NumHeading2"/>
      </w:pPr>
      <w:bookmarkStart w:id="271" w:name="_Toc516721366"/>
      <w:r>
        <w:t>P</w:t>
      </w:r>
      <w:r w:rsidR="007A6AFB">
        <w:t>ROD</w:t>
      </w:r>
      <w:r>
        <w:t xml:space="preserve"> Geodatabase</w:t>
      </w:r>
      <w:bookmarkEnd w:id="271"/>
    </w:p>
    <w:p w14:paraId="6F87F86F" w14:textId="77777777" w:rsidR="00543F75" w:rsidRDefault="00543F75" w:rsidP="00543F75">
      <w:pPr>
        <w:pStyle w:val="Normalwithspaceafter"/>
      </w:pPr>
      <w:r>
        <w:t>The P</w:t>
      </w:r>
      <w:r w:rsidR="007A6AFB">
        <w:t>ROD</w:t>
      </w:r>
      <w:r>
        <w:t xml:space="preserve"> database is where all the final AVM data that has been updated and cleaned is stored for consumption by other SFO personnel and the public. </w:t>
      </w:r>
      <w:r w:rsidR="007A6AFB">
        <w:t xml:space="preserve">The PROD Geodatabase is stored on </w:t>
      </w:r>
      <w:r w:rsidR="007A6AFB" w:rsidRPr="007A6AFB">
        <w:t>DCORA01</w:t>
      </w:r>
      <w:r w:rsidR="007A6AFB">
        <w:t xml:space="preserve">.  The PROD Geodatabase not only receives the </w:t>
      </w:r>
      <w:proofErr w:type="spellStart"/>
      <w:r w:rsidR="007A6AFB">
        <w:t>A_Area</w:t>
      </w:r>
      <w:proofErr w:type="spellEnd"/>
      <w:r w:rsidR="007A6AFB">
        <w:t xml:space="preserve"> and </w:t>
      </w:r>
      <w:proofErr w:type="spellStart"/>
      <w:r w:rsidR="007A6AFB">
        <w:t>A_Door</w:t>
      </w:r>
      <w:proofErr w:type="spellEnd"/>
      <w:r w:rsidR="007A6AFB">
        <w:t xml:space="preserve"> features from the AVM geodatabase but also data from </w:t>
      </w:r>
      <w:del w:id="272" w:author="Cardwell, Marianne" w:date="2018-06-15T15:38:00Z">
        <w:r w:rsidR="007A6AFB" w:rsidDel="00456E0A">
          <w:delText xml:space="preserve">AVM </w:delText>
        </w:r>
      </w:del>
      <w:r w:rsidR="007A6AFB">
        <w:t xml:space="preserve">CAD Files </w:t>
      </w:r>
      <w:ins w:id="273" w:author="Cardwell, Marianne" w:date="2018-06-15T15:38:00Z">
        <w:r w:rsidR="00456E0A">
          <w:t>AVM maintains</w:t>
        </w:r>
      </w:ins>
      <w:del w:id="274" w:author="Cardwell, Marianne" w:date="2018-06-15T15:38:00Z">
        <w:r w:rsidR="007A6AFB" w:rsidDel="00456E0A">
          <w:delText>that is converted</w:delText>
        </w:r>
      </w:del>
      <w:r w:rsidR="007A6AFB">
        <w:t xml:space="preserve">. AVM CAD File Layers are abstracted and transferred to the </w:t>
      </w:r>
      <w:proofErr w:type="spellStart"/>
      <w:r w:rsidR="007A6AFB">
        <w:t>Architectural_Data</w:t>
      </w:r>
      <w:proofErr w:type="spellEnd"/>
      <w:r w:rsidR="007A6AFB">
        <w:t xml:space="preserve">, Floorplans, </w:t>
      </w:r>
      <w:proofErr w:type="spellStart"/>
      <w:r w:rsidR="007A6AFB">
        <w:t>Grid_Bubble</w:t>
      </w:r>
      <w:proofErr w:type="spellEnd"/>
      <w:r w:rsidR="007A6AFB">
        <w:t xml:space="preserve">, and </w:t>
      </w:r>
      <w:proofErr w:type="spellStart"/>
      <w:r w:rsidR="007A6AFB">
        <w:t>Grid_Line</w:t>
      </w:r>
      <w:proofErr w:type="spellEnd"/>
      <w:r w:rsidR="007A6AFB">
        <w:t xml:space="preserve"> feature classes. The schema for the PROD database features utilized by the ETL tool is in </w:t>
      </w:r>
      <w:hyperlink w:anchor="AppendixD" w:history="1">
        <w:r w:rsidR="007A6AFB" w:rsidRPr="00E55659">
          <w:rPr>
            <w:rStyle w:val="Hyperlink"/>
          </w:rPr>
          <w:t xml:space="preserve">Appendix </w:t>
        </w:r>
        <w:r w:rsidR="007A6AFB">
          <w:rPr>
            <w:rStyle w:val="Hyperlink"/>
          </w:rPr>
          <w:t>D</w:t>
        </w:r>
      </w:hyperlink>
      <w:r w:rsidR="007A6AFB">
        <w:t>. Here is a view of the features stored in the P</w:t>
      </w:r>
      <w:ins w:id="275" w:author="Cardwell, Marianne" w:date="2018-06-15T15:38:00Z">
        <w:r w:rsidR="00456E0A">
          <w:t>R</w:t>
        </w:r>
      </w:ins>
      <w:r w:rsidR="007A6AFB">
        <w:t xml:space="preserve">OD Database, which utilizes SFO’s custom coordinate system in feet. </w:t>
      </w:r>
    </w:p>
    <w:p w14:paraId="4E52B030" w14:textId="77777777" w:rsidR="007A6AFB" w:rsidRDefault="007A6AFB" w:rsidP="007A6AFB">
      <w:pPr>
        <w:pStyle w:val="Normalwithspaceafter"/>
        <w:keepNext/>
        <w:jc w:val="center"/>
      </w:pPr>
      <w:r>
        <w:rPr>
          <w:noProof/>
        </w:rPr>
        <w:drawing>
          <wp:inline distT="0" distB="0" distL="0" distR="0" wp14:anchorId="011FA791" wp14:editId="366C0393">
            <wp:extent cx="1865376" cy="1387373"/>
            <wp:effectExtent l="19050" t="19050" r="2095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62" b="3936"/>
                    <a:stretch/>
                  </pic:blipFill>
                  <pic:spPr bwMode="auto">
                    <a:xfrm>
                      <a:off x="0" y="0"/>
                      <a:ext cx="1865376" cy="1387373"/>
                    </a:xfrm>
                    <a:prstGeom prst="rect">
                      <a:avLst/>
                    </a:prstGeom>
                    <a:solidFill>
                      <a:schemeClr val="bg1"/>
                    </a:solidFill>
                    <a:ln w="25400">
                      <a:solidFill>
                        <a:schemeClr val="tx1">
                          <a:lumMod val="50000"/>
                        </a:schemeClr>
                      </a:solidFill>
                    </a:ln>
                    <a:extLst>
                      <a:ext uri="{53640926-AAD7-44D8-BBD7-CCE9431645EC}">
                        <a14:shadowObscured xmlns:a14="http://schemas.microsoft.com/office/drawing/2010/main"/>
                      </a:ext>
                    </a:extLst>
                  </pic:spPr>
                </pic:pic>
              </a:graphicData>
            </a:graphic>
          </wp:inline>
        </w:drawing>
      </w:r>
    </w:p>
    <w:p w14:paraId="553DF0A3" w14:textId="1ED52746" w:rsidR="007A6AFB" w:rsidRDefault="007A6AFB" w:rsidP="007A6AFB">
      <w:pPr>
        <w:pStyle w:val="Caption"/>
      </w:pPr>
      <w:bookmarkStart w:id="276" w:name="_Toc516721389"/>
      <w:r>
        <w:t xml:space="preserve">Figure </w:t>
      </w:r>
      <w:r w:rsidR="001F7307">
        <w:rPr>
          <w:noProof/>
        </w:rPr>
        <w:fldChar w:fldCharType="begin"/>
      </w:r>
      <w:r w:rsidR="001F7307">
        <w:rPr>
          <w:noProof/>
        </w:rPr>
        <w:instrText xml:space="preserve"> SEQ Figure \* ARABIC </w:instrText>
      </w:r>
      <w:r w:rsidR="001F7307">
        <w:rPr>
          <w:noProof/>
        </w:rPr>
        <w:fldChar w:fldCharType="separate"/>
      </w:r>
      <w:r w:rsidR="00E83F80">
        <w:rPr>
          <w:noProof/>
        </w:rPr>
        <w:t>4</w:t>
      </w:r>
      <w:r w:rsidR="001F7307">
        <w:rPr>
          <w:noProof/>
        </w:rPr>
        <w:fldChar w:fldCharType="end"/>
      </w:r>
      <w:r>
        <w:t>: PROD Geodatabase</w:t>
      </w:r>
      <w:bookmarkEnd w:id="276"/>
    </w:p>
    <w:p w14:paraId="444576D4" w14:textId="77777777" w:rsidR="007A6AFB" w:rsidRPr="007A6AFB" w:rsidRDefault="007A6AFB" w:rsidP="007A6AFB"/>
    <w:p w14:paraId="37EC8626" w14:textId="77777777" w:rsidR="00FF2E86" w:rsidRDefault="00FF2E86" w:rsidP="00FF2E86">
      <w:pPr>
        <w:pStyle w:val="NumHeading2"/>
      </w:pPr>
      <w:bookmarkStart w:id="277" w:name="_Toc516721367"/>
      <w:r>
        <w:lastRenderedPageBreak/>
        <w:t>FME Scripts</w:t>
      </w:r>
      <w:bookmarkEnd w:id="277"/>
      <w:r>
        <w:t xml:space="preserve"> </w:t>
      </w:r>
    </w:p>
    <w:p w14:paraId="07E31F33" w14:textId="77777777" w:rsidR="00543F75" w:rsidRDefault="00541382" w:rsidP="00543F75">
      <w:pPr>
        <w:pStyle w:val="Normalwithspaceafter"/>
      </w:pPr>
      <w:r>
        <w:t>The FME scripts are the brain</w:t>
      </w:r>
      <w:r w:rsidR="00677697">
        <w:t>s</w:t>
      </w:r>
      <w:r>
        <w:t xml:space="preserve"> of the ETL </w:t>
      </w:r>
      <w:r w:rsidR="0009306A">
        <w:t>process</w:t>
      </w:r>
      <w:r>
        <w:t>. These scripts</w:t>
      </w:r>
      <w:r w:rsidR="0009306A">
        <w:t xml:space="preserve"> automate the proce</w:t>
      </w:r>
      <w:r w:rsidR="005976FC">
        <w:t>ss</w:t>
      </w:r>
      <w:r w:rsidR="0009306A">
        <w:t xml:space="preserve"> to</w:t>
      </w:r>
      <w:r>
        <w:t xml:space="preserve"> extract, transfer, validate, clean, and load the interior floorplan data in</w:t>
      </w:r>
      <w:r w:rsidR="0009306A">
        <w:t>to</w:t>
      </w:r>
      <w:r>
        <w:t xml:space="preserve"> the AVM and PROD </w:t>
      </w:r>
      <w:r w:rsidR="0009306A">
        <w:t>Geo</w:t>
      </w:r>
      <w:r>
        <w:t>databases</w:t>
      </w:r>
      <w:r w:rsidR="0009306A">
        <w:t xml:space="preserve"> mentioned before</w:t>
      </w:r>
      <w:r>
        <w:t xml:space="preserve">.  </w:t>
      </w:r>
      <w:r w:rsidR="005976FC">
        <w:t xml:space="preserve">The scripts check and clean topology along with automatically populating attributes for features from the CAD files. </w:t>
      </w:r>
      <w:r w:rsidR="008559C5">
        <w:t xml:space="preserve">These FME scripts </w:t>
      </w:r>
      <w:proofErr w:type="gramStart"/>
      <w:r w:rsidR="008559C5">
        <w:t>are located in</w:t>
      </w:r>
      <w:proofErr w:type="gramEnd"/>
      <w:r w:rsidR="008559C5">
        <w:t xml:space="preserve"> the following file path:</w:t>
      </w:r>
    </w:p>
    <w:p w14:paraId="2F308E44" w14:textId="77777777" w:rsidR="008559C5" w:rsidRDefault="008559C5" w:rsidP="00543F75">
      <w:pPr>
        <w:pStyle w:val="Normalwithspaceafter"/>
      </w:pPr>
      <w:r w:rsidRPr="0036184D">
        <w:rPr>
          <w:highlight w:val="yellow"/>
        </w:rPr>
        <w:t>&lt;Enter SFO internal path&gt;</w:t>
      </w:r>
    </w:p>
    <w:p w14:paraId="74CE9D05" w14:textId="77777777" w:rsidR="004A5B9A" w:rsidRDefault="004A5B9A" w:rsidP="00543F75">
      <w:pPr>
        <w:pStyle w:val="Normalwithspaceafter"/>
      </w:pPr>
      <w:r>
        <w:t>All the scripts have sections that describe what the script is doing</w:t>
      </w:r>
    </w:p>
    <w:p w14:paraId="356AAC3F" w14:textId="77777777" w:rsidR="00543F75" w:rsidRDefault="00543F75" w:rsidP="00543F75">
      <w:pPr>
        <w:pStyle w:val="NumHeading3"/>
      </w:pPr>
      <w:bookmarkStart w:id="278" w:name="_Toc516721368"/>
      <w:r>
        <w:t>Floorplan</w:t>
      </w:r>
      <w:bookmarkEnd w:id="278"/>
    </w:p>
    <w:p w14:paraId="585EC839" w14:textId="77777777" w:rsidR="00D73C90" w:rsidRDefault="0009306A" w:rsidP="00D73C90">
      <w:pPr>
        <w:pStyle w:val="Normalwithspaceafter"/>
      </w:pPr>
      <w:r>
        <w:t>The Floorplan script is used to extract floorplans from the AVM CAD Files for each building and level and convert it to a single feature in the PROD Geodatabase</w:t>
      </w:r>
      <w:r w:rsidR="004A5B9A">
        <w:t xml:space="preserve"> to give a</w:t>
      </w:r>
      <w:del w:id="279" w:author="Cardwell, Marianne" w:date="2018-06-15T15:39:00Z">
        <w:r w:rsidR="004A5B9A" w:rsidDel="00456E0A">
          <w:delText>n</w:delText>
        </w:r>
      </w:del>
      <w:r w:rsidR="004A5B9A">
        <w:t xml:space="preserve"> simple overview of the floorplan.</w:t>
      </w:r>
    </w:p>
    <w:p w14:paraId="47341CA8" w14:textId="77777777" w:rsidR="004A5B9A" w:rsidRDefault="00D73C90" w:rsidP="002C2A10">
      <w:pPr>
        <w:pStyle w:val="Normalwithspaceafter"/>
        <w:numPr>
          <w:ilvl w:val="0"/>
          <w:numId w:val="11"/>
        </w:numPr>
      </w:pPr>
      <w:r w:rsidRPr="00190DD0">
        <w:rPr>
          <w:b/>
        </w:rPr>
        <w:t>Input</w:t>
      </w:r>
      <w:r>
        <w:t xml:space="preserve"> – The input for Floorplan</w:t>
      </w:r>
      <w:r w:rsidR="004A5B9A">
        <w:t xml:space="preserve"> script is multiple CAD Files where the AVM CAD Folder is located followed by </w:t>
      </w:r>
      <w:r w:rsidR="004A5B9A" w:rsidRPr="004A5B9A">
        <w:t>\**\*</w:t>
      </w:r>
      <w:proofErr w:type="spellStart"/>
      <w:r w:rsidR="004A5B9A" w:rsidRPr="004A5B9A">
        <w:t>ARCH.dwg</w:t>
      </w:r>
      <w:proofErr w:type="spellEnd"/>
      <w:r w:rsidR="004A5B9A">
        <w:t>:</w:t>
      </w:r>
    </w:p>
    <w:p w14:paraId="353C2CBA" w14:textId="77777777" w:rsidR="00D73C90" w:rsidRDefault="001F7307" w:rsidP="004A5B9A">
      <w:pPr>
        <w:pStyle w:val="Normalwithspaceafter"/>
        <w:ind w:left="720" w:firstLine="360"/>
      </w:pPr>
      <w:hyperlink w:history="1">
        <w:r w:rsidR="004A5B9A" w:rsidRPr="008C619E">
          <w:rPr>
            <w:rStyle w:val="Hyperlink"/>
          </w:rPr>
          <w:t>\\&lt;FolderPath&gt;\**\*ARCH.dwg</w:t>
        </w:r>
      </w:hyperlink>
    </w:p>
    <w:p w14:paraId="608CB149" w14:textId="77777777" w:rsidR="00A77099" w:rsidRDefault="00A77099" w:rsidP="004A5B9A">
      <w:pPr>
        <w:pStyle w:val="Normalwithspaceafter"/>
        <w:ind w:left="720" w:firstLine="360"/>
      </w:pPr>
      <w:r w:rsidRPr="004A5B9A">
        <w:rPr>
          <w:noProof/>
        </w:rPr>
        <w:drawing>
          <wp:inline distT="0" distB="0" distL="0" distR="0" wp14:anchorId="68D1E416" wp14:editId="57280272">
            <wp:extent cx="1495425" cy="571500"/>
            <wp:effectExtent l="19050" t="19050" r="952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368" t="56952" r="-5" b="-5080"/>
                    <a:stretch/>
                  </pic:blipFill>
                  <pic:spPr bwMode="auto">
                    <a:xfrm>
                      <a:off x="0" y="0"/>
                      <a:ext cx="1514253" cy="57869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7A35EF" w14:textId="77777777" w:rsidR="004A5B9A" w:rsidRDefault="004A5B9A" w:rsidP="002C2A10">
      <w:pPr>
        <w:pStyle w:val="Normalwithspaceafter"/>
        <w:numPr>
          <w:ilvl w:val="0"/>
          <w:numId w:val="11"/>
        </w:numPr>
      </w:pPr>
      <w:r w:rsidRPr="00190DD0">
        <w:rPr>
          <w:b/>
        </w:rPr>
        <w:t>Transformers</w:t>
      </w:r>
      <w:r>
        <w:t xml:space="preserve"> (listed in processing order)</w:t>
      </w:r>
    </w:p>
    <w:p w14:paraId="3B73C154" w14:textId="77777777" w:rsidR="004A5B9A" w:rsidRDefault="004A5B9A" w:rsidP="002C2A10">
      <w:pPr>
        <w:pStyle w:val="Normalwithspaceafter"/>
        <w:numPr>
          <w:ilvl w:val="1"/>
          <w:numId w:val="11"/>
        </w:numPr>
      </w:pPr>
      <w:r w:rsidRPr="004A5B9A">
        <w:rPr>
          <w:u w:val="single"/>
        </w:rPr>
        <w:t>Pre-Processing</w:t>
      </w:r>
      <w:r>
        <w:t xml:space="preserve"> Transformer performs selects only layers needed for the floorplan, validates the geometry of those features and then simplifies and cleans the data for better display.</w:t>
      </w:r>
    </w:p>
    <w:p w14:paraId="62CC937F" w14:textId="77777777" w:rsidR="004A5B9A" w:rsidRDefault="004A5B9A" w:rsidP="004A5B9A">
      <w:pPr>
        <w:pStyle w:val="Normalwithspaceafter"/>
        <w:ind w:left="1800"/>
      </w:pPr>
      <w:r w:rsidRPr="004A5B9A">
        <w:rPr>
          <w:noProof/>
        </w:rPr>
        <w:drawing>
          <wp:inline distT="0" distB="0" distL="0" distR="0" wp14:anchorId="34F2C32E" wp14:editId="60368789">
            <wp:extent cx="1809750" cy="1187530"/>
            <wp:effectExtent l="19050" t="19050" r="19050"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2413" cy="1202401"/>
                    </a:xfrm>
                    <a:prstGeom prst="rect">
                      <a:avLst/>
                    </a:prstGeom>
                    <a:solidFill>
                      <a:schemeClr val="bg1"/>
                    </a:solidFill>
                    <a:ln w="25400">
                      <a:solidFill>
                        <a:schemeClr val="tx1">
                          <a:lumMod val="50000"/>
                        </a:schemeClr>
                      </a:solidFill>
                    </a:ln>
                  </pic:spPr>
                </pic:pic>
              </a:graphicData>
            </a:graphic>
          </wp:inline>
        </w:drawing>
      </w:r>
    </w:p>
    <w:p w14:paraId="5D436320" w14:textId="77777777" w:rsidR="004A5B9A" w:rsidRDefault="004A5B9A" w:rsidP="002C2A10">
      <w:pPr>
        <w:pStyle w:val="Normalwithspaceafter"/>
        <w:numPr>
          <w:ilvl w:val="1"/>
          <w:numId w:val="11"/>
        </w:numPr>
      </w:pPr>
      <w:r w:rsidRPr="004A5B9A">
        <w:rPr>
          <w:u w:val="single"/>
        </w:rPr>
        <w:t>Extract Building &amp; Level Name from DWG Filename</w:t>
      </w:r>
      <w:r>
        <w:t xml:space="preserve"> Transformer reads the filename that CAD Features are coming from and adds them as an attribute to the feature.</w:t>
      </w:r>
    </w:p>
    <w:p w14:paraId="7D3EA35B" w14:textId="77777777" w:rsidR="004A5B9A" w:rsidRDefault="004A5B9A" w:rsidP="004A5B9A">
      <w:pPr>
        <w:pStyle w:val="Normalwithspaceafter"/>
        <w:ind w:left="1800"/>
      </w:pPr>
      <w:r w:rsidRPr="004A5B9A">
        <w:rPr>
          <w:noProof/>
        </w:rPr>
        <w:lastRenderedPageBreak/>
        <w:drawing>
          <wp:inline distT="0" distB="0" distL="0" distR="0" wp14:anchorId="26FA8C15" wp14:editId="74DCB806">
            <wp:extent cx="3219450" cy="108585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1085850"/>
                    </a:xfrm>
                    <a:prstGeom prst="rect">
                      <a:avLst/>
                    </a:prstGeom>
                    <a:solidFill>
                      <a:schemeClr val="bg1"/>
                    </a:solidFill>
                    <a:ln w="25400">
                      <a:solidFill>
                        <a:schemeClr val="tx1">
                          <a:lumMod val="50000"/>
                        </a:schemeClr>
                      </a:solidFill>
                    </a:ln>
                  </pic:spPr>
                </pic:pic>
              </a:graphicData>
            </a:graphic>
          </wp:inline>
        </w:drawing>
      </w:r>
    </w:p>
    <w:p w14:paraId="670DC701" w14:textId="77777777" w:rsidR="004A5B9A" w:rsidRDefault="004A5B9A" w:rsidP="002C2A10">
      <w:pPr>
        <w:pStyle w:val="Normalwithspaceafter"/>
        <w:numPr>
          <w:ilvl w:val="1"/>
          <w:numId w:val="11"/>
        </w:numPr>
      </w:pPr>
      <w:r w:rsidRPr="00A77099">
        <w:rPr>
          <w:u w:val="single"/>
        </w:rPr>
        <w:t xml:space="preserve">Find Basement </w:t>
      </w:r>
      <w:r>
        <w:t xml:space="preserve">Transformer identifies basement level features </w:t>
      </w:r>
      <w:proofErr w:type="gramStart"/>
      <w:r>
        <w:t>in order to</w:t>
      </w:r>
      <w:proofErr w:type="gramEnd"/>
      <w:r>
        <w:t xml:space="preserve"> populate level name and ordinal value correctly (Other Levels have a number value).</w:t>
      </w:r>
    </w:p>
    <w:p w14:paraId="16984F67" w14:textId="77777777" w:rsidR="004A5B9A" w:rsidRDefault="004A5B9A" w:rsidP="004A5B9A">
      <w:pPr>
        <w:pStyle w:val="Normalwithspaceafter"/>
        <w:ind w:left="1800"/>
      </w:pPr>
      <w:r>
        <w:rPr>
          <w:noProof/>
        </w:rPr>
        <w:drawing>
          <wp:inline distT="0" distB="0" distL="0" distR="0" wp14:anchorId="528CB970" wp14:editId="7BB2CFE1">
            <wp:extent cx="1971675" cy="1104900"/>
            <wp:effectExtent l="19050" t="19050" r="28575"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1675" cy="1104900"/>
                    </a:xfrm>
                    <a:prstGeom prst="rect">
                      <a:avLst/>
                    </a:prstGeom>
                    <a:solidFill>
                      <a:schemeClr val="bg1"/>
                    </a:solidFill>
                    <a:ln w="25400">
                      <a:solidFill>
                        <a:schemeClr val="tx1">
                          <a:lumMod val="50000"/>
                        </a:schemeClr>
                      </a:solidFill>
                    </a:ln>
                  </pic:spPr>
                </pic:pic>
              </a:graphicData>
            </a:graphic>
          </wp:inline>
        </w:drawing>
      </w:r>
    </w:p>
    <w:p w14:paraId="6C2AD451" w14:textId="77777777" w:rsidR="004A5B9A" w:rsidRDefault="004A5B9A" w:rsidP="002C2A10">
      <w:pPr>
        <w:pStyle w:val="Normalwithspaceafter"/>
        <w:numPr>
          <w:ilvl w:val="1"/>
          <w:numId w:val="11"/>
        </w:numPr>
      </w:pPr>
      <w:r w:rsidRPr="00A77099">
        <w:rPr>
          <w:u w:val="single"/>
        </w:rPr>
        <w:t>Find Mezzanine</w:t>
      </w:r>
      <w:r>
        <w:t xml:space="preserve"> Transformer identifies mezzanine level features </w:t>
      </w:r>
      <w:proofErr w:type="gramStart"/>
      <w:r>
        <w:t>in order to</w:t>
      </w:r>
      <w:proofErr w:type="gramEnd"/>
      <w:r>
        <w:t xml:space="preserve"> populate level name and ordinal value correctly (Other Levels have a number value).</w:t>
      </w:r>
    </w:p>
    <w:p w14:paraId="42202694" w14:textId="77777777" w:rsidR="004A5B9A" w:rsidRDefault="00F75574" w:rsidP="004A5B9A">
      <w:pPr>
        <w:pStyle w:val="Normalwithspaceafter"/>
        <w:ind w:left="1800"/>
      </w:pPr>
      <w:r>
        <w:rPr>
          <w:noProof/>
        </w:rPr>
        <w:drawing>
          <wp:inline distT="0" distB="0" distL="0" distR="0" wp14:anchorId="15DDF4E9" wp14:editId="7F094005">
            <wp:extent cx="1638300" cy="1181100"/>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300" cy="1181100"/>
                    </a:xfrm>
                    <a:prstGeom prst="rect">
                      <a:avLst/>
                    </a:prstGeom>
                    <a:solidFill>
                      <a:schemeClr val="bg1"/>
                    </a:solidFill>
                    <a:ln w="25400">
                      <a:solidFill>
                        <a:schemeClr val="tx1">
                          <a:lumMod val="50000"/>
                        </a:schemeClr>
                      </a:solidFill>
                    </a:ln>
                  </pic:spPr>
                </pic:pic>
              </a:graphicData>
            </a:graphic>
          </wp:inline>
        </w:drawing>
      </w:r>
    </w:p>
    <w:p w14:paraId="6674DF0B" w14:textId="77777777" w:rsidR="00F75574" w:rsidRDefault="00F75574" w:rsidP="002C2A10">
      <w:pPr>
        <w:pStyle w:val="Normalwithspaceafter"/>
        <w:numPr>
          <w:ilvl w:val="1"/>
          <w:numId w:val="11"/>
        </w:numPr>
      </w:pPr>
      <w:r w:rsidRPr="00A77099">
        <w:rPr>
          <w:u w:val="single"/>
        </w:rPr>
        <w:t xml:space="preserve">Drop B </w:t>
      </w:r>
      <w:proofErr w:type="gramStart"/>
      <w:r w:rsidRPr="00A77099">
        <w:rPr>
          <w:u w:val="single"/>
        </w:rPr>
        <w:t>From</w:t>
      </w:r>
      <w:proofErr w:type="gramEnd"/>
      <w:r w:rsidRPr="00A77099">
        <w:rPr>
          <w:u w:val="single"/>
        </w:rPr>
        <w:t xml:space="preserve"> Front of Building Number </w:t>
      </w:r>
      <w:r>
        <w:t>Transformer removes the leading B from the Building number populated earlier from the file name.</w:t>
      </w:r>
    </w:p>
    <w:p w14:paraId="2C9D9CB0" w14:textId="77777777" w:rsidR="00F75574" w:rsidRDefault="00F75574" w:rsidP="00F75574">
      <w:pPr>
        <w:pStyle w:val="Normalwithspaceafter"/>
        <w:ind w:left="1800"/>
      </w:pPr>
      <w:r>
        <w:rPr>
          <w:noProof/>
        </w:rPr>
        <w:drawing>
          <wp:inline distT="0" distB="0" distL="0" distR="0" wp14:anchorId="20E9F48F" wp14:editId="4A57C56D">
            <wp:extent cx="2590800" cy="1228725"/>
            <wp:effectExtent l="19050" t="19050" r="19050"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1228725"/>
                    </a:xfrm>
                    <a:prstGeom prst="rect">
                      <a:avLst/>
                    </a:prstGeom>
                    <a:solidFill>
                      <a:schemeClr val="bg1"/>
                    </a:solidFill>
                    <a:ln w="25400">
                      <a:solidFill>
                        <a:schemeClr val="tx1">
                          <a:lumMod val="50000"/>
                        </a:schemeClr>
                      </a:solidFill>
                    </a:ln>
                  </pic:spPr>
                </pic:pic>
              </a:graphicData>
            </a:graphic>
          </wp:inline>
        </w:drawing>
      </w:r>
    </w:p>
    <w:p w14:paraId="3590D0CC" w14:textId="77777777" w:rsidR="00F75574" w:rsidRDefault="00F75574" w:rsidP="002C2A10">
      <w:pPr>
        <w:pStyle w:val="Normalwithspaceafter"/>
        <w:numPr>
          <w:ilvl w:val="1"/>
          <w:numId w:val="11"/>
        </w:numPr>
      </w:pPr>
      <w:r w:rsidRPr="00A77099">
        <w:rPr>
          <w:u w:val="single"/>
        </w:rPr>
        <w:t>Assign Coded Value Building Number</w:t>
      </w:r>
      <w:r>
        <w:t xml:space="preserve"> Transformer converts Terminal Building Names there coded building number</w:t>
      </w:r>
    </w:p>
    <w:p w14:paraId="0FA6F92E" w14:textId="77777777" w:rsidR="00F75574" w:rsidRDefault="00F75574" w:rsidP="00F75574">
      <w:pPr>
        <w:pStyle w:val="Normalwithspaceafter"/>
        <w:ind w:left="1800"/>
      </w:pPr>
      <w:r>
        <w:rPr>
          <w:noProof/>
        </w:rPr>
        <w:lastRenderedPageBreak/>
        <w:drawing>
          <wp:inline distT="0" distB="0" distL="0" distR="0" wp14:anchorId="243DB846" wp14:editId="6ED30874">
            <wp:extent cx="2305050" cy="1600200"/>
            <wp:effectExtent l="19050" t="19050" r="19050"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050" cy="1600200"/>
                    </a:xfrm>
                    <a:prstGeom prst="rect">
                      <a:avLst/>
                    </a:prstGeom>
                    <a:solidFill>
                      <a:schemeClr val="bg1"/>
                    </a:solidFill>
                    <a:ln w="25400">
                      <a:solidFill>
                        <a:schemeClr val="tx1">
                          <a:lumMod val="50000"/>
                        </a:schemeClr>
                      </a:solidFill>
                    </a:ln>
                  </pic:spPr>
                </pic:pic>
              </a:graphicData>
            </a:graphic>
          </wp:inline>
        </w:drawing>
      </w:r>
    </w:p>
    <w:p w14:paraId="13B20FBD" w14:textId="77777777" w:rsidR="00F75574" w:rsidRDefault="00F75574" w:rsidP="002C2A10">
      <w:pPr>
        <w:pStyle w:val="Normalwithspaceafter"/>
        <w:numPr>
          <w:ilvl w:val="1"/>
          <w:numId w:val="11"/>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311277B7" w14:textId="77777777" w:rsidR="00F75574" w:rsidRDefault="00F75574" w:rsidP="00F75574">
      <w:pPr>
        <w:pStyle w:val="Normalwithspaceafter"/>
        <w:ind w:left="1800"/>
      </w:pPr>
      <w:r>
        <w:rPr>
          <w:noProof/>
        </w:rPr>
        <w:drawing>
          <wp:inline distT="0" distB="0" distL="0" distR="0" wp14:anchorId="30F83EBB" wp14:editId="3E8B57B0">
            <wp:extent cx="2505075" cy="904875"/>
            <wp:effectExtent l="19050" t="19050" r="2857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2C8767D8" w14:textId="77777777" w:rsidR="00F75574" w:rsidRDefault="00F75574" w:rsidP="002C2A10">
      <w:pPr>
        <w:pStyle w:val="Normalwithspaceafter"/>
        <w:numPr>
          <w:ilvl w:val="1"/>
          <w:numId w:val="11"/>
        </w:numPr>
      </w:pPr>
      <w:r w:rsidRPr="00A77099">
        <w:rPr>
          <w:u w:val="single"/>
        </w:rPr>
        <w:t>Assign Z Values</w:t>
      </w:r>
      <w:r>
        <w:t xml:space="preserve"> Transformer converts the ordinal value as the geometry Z value.</w:t>
      </w:r>
    </w:p>
    <w:p w14:paraId="61A7A46E" w14:textId="77777777" w:rsidR="00F75574" w:rsidRDefault="00F75574" w:rsidP="00F75574">
      <w:pPr>
        <w:pStyle w:val="Normalwithspaceafter"/>
        <w:ind w:left="1800"/>
      </w:pPr>
      <w:r>
        <w:rPr>
          <w:noProof/>
        </w:rPr>
        <w:drawing>
          <wp:inline distT="0" distB="0" distL="0" distR="0" wp14:anchorId="02AFC6EB" wp14:editId="2C6EDFE4">
            <wp:extent cx="1743075" cy="996043"/>
            <wp:effectExtent l="19050" t="19050" r="9525" b="139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5453" cy="1008831"/>
                    </a:xfrm>
                    <a:prstGeom prst="rect">
                      <a:avLst/>
                    </a:prstGeom>
                    <a:solidFill>
                      <a:schemeClr val="bg1"/>
                    </a:solidFill>
                    <a:ln w="25400">
                      <a:solidFill>
                        <a:schemeClr val="tx1">
                          <a:lumMod val="50000"/>
                        </a:schemeClr>
                      </a:solidFill>
                    </a:ln>
                  </pic:spPr>
                </pic:pic>
              </a:graphicData>
            </a:graphic>
          </wp:inline>
        </w:drawing>
      </w:r>
      <w:r>
        <w:t xml:space="preserve"> </w:t>
      </w:r>
    </w:p>
    <w:p w14:paraId="775BFD6E" w14:textId="77777777" w:rsidR="00F75574" w:rsidRDefault="00F75574" w:rsidP="002C2A10">
      <w:pPr>
        <w:pStyle w:val="Normalwithspaceafter"/>
        <w:numPr>
          <w:ilvl w:val="0"/>
          <w:numId w:val="11"/>
        </w:numPr>
      </w:pPr>
      <w:r w:rsidRPr="00190DD0">
        <w:rPr>
          <w:b/>
        </w:rPr>
        <w:t>Output</w:t>
      </w:r>
      <w:r>
        <w:t xml:space="preserve"> - The output for the Floorplan script is the </w:t>
      </w:r>
      <w:proofErr w:type="spellStart"/>
      <w:r>
        <w:t>SDE.Floorplans</w:t>
      </w:r>
      <w:proofErr w:type="spellEnd"/>
      <w:r>
        <w:t xml:space="preserve"> feature in the PROD Geodatabase.</w:t>
      </w:r>
    </w:p>
    <w:p w14:paraId="1F164D43" w14:textId="77777777" w:rsidR="00F75574" w:rsidRDefault="00F75574" w:rsidP="00F75574">
      <w:pPr>
        <w:pStyle w:val="Normalwithspaceafter"/>
        <w:ind w:left="1080"/>
      </w:pPr>
      <w:r>
        <w:rPr>
          <w:noProof/>
        </w:rPr>
        <w:drawing>
          <wp:inline distT="0" distB="0" distL="0" distR="0" wp14:anchorId="3490025A" wp14:editId="13B6FCFB">
            <wp:extent cx="2276475" cy="1257300"/>
            <wp:effectExtent l="19050" t="19050" r="2857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475" cy="1257300"/>
                    </a:xfrm>
                    <a:prstGeom prst="rect">
                      <a:avLst/>
                    </a:prstGeom>
                    <a:solidFill>
                      <a:schemeClr val="bg1"/>
                    </a:solidFill>
                    <a:ln w="25400">
                      <a:solidFill>
                        <a:schemeClr val="tx1">
                          <a:lumMod val="50000"/>
                        </a:schemeClr>
                      </a:solidFill>
                    </a:ln>
                  </pic:spPr>
                </pic:pic>
              </a:graphicData>
            </a:graphic>
          </wp:inline>
        </w:drawing>
      </w:r>
    </w:p>
    <w:p w14:paraId="359ED730" w14:textId="77777777" w:rsidR="004A5B9A" w:rsidRPr="0009306A" w:rsidRDefault="004A5B9A" w:rsidP="004A5B9A">
      <w:pPr>
        <w:pStyle w:val="Normalwithspaceafter"/>
        <w:ind w:left="720" w:firstLine="360"/>
      </w:pPr>
    </w:p>
    <w:p w14:paraId="29B209BB" w14:textId="77777777" w:rsidR="00543F75" w:rsidRDefault="00543F75" w:rsidP="00543F75">
      <w:pPr>
        <w:pStyle w:val="NumHeading3"/>
      </w:pPr>
      <w:bookmarkStart w:id="280" w:name="_Toc516721369"/>
      <w:r>
        <w:t>Grid</w:t>
      </w:r>
      <w:bookmarkEnd w:id="280"/>
    </w:p>
    <w:p w14:paraId="2E2C14BD" w14:textId="77777777" w:rsidR="008559C5" w:rsidRDefault="008559C5" w:rsidP="008559C5">
      <w:pPr>
        <w:pStyle w:val="Normalwithspaceafter"/>
      </w:pPr>
      <w:r>
        <w:t xml:space="preserve">The Grid script is used to extract </w:t>
      </w:r>
      <w:r w:rsidR="00DA2082">
        <w:t>the grid lines and grid bubble</w:t>
      </w:r>
      <w:r>
        <w:t xml:space="preserve"> from the AVM CAD Files for each building and level and </w:t>
      </w:r>
      <w:r w:rsidR="00DA2082">
        <w:t>attribute it with its grid annotation.</w:t>
      </w:r>
    </w:p>
    <w:p w14:paraId="6C246D46" w14:textId="77777777" w:rsidR="00A77099" w:rsidRDefault="00A77099" w:rsidP="002C2A10">
      <w:pPr>
        <w:pStyle w:val="Normalwithspaceafter"/>
        <w:numPr>
          <w:ilvl w:val="0"/>
          <w:numId w:val="12"/>
        </w:numPr>
      </w:pPr>
      <w:r w:rsidRPr="00190DD0">
        <w:rPr>
          <w:b/>
        </w:rPr>
        <w:lastRenderedPageBreak/>
        <w:t>Input</w:t>
      </w:r>
      <w:r>
        <w:t xml:space="preserve"> – The input for </w:t>
      </w:r>
      <w:r w:rsidR="00190DD0">
        <w:t>Grid</w:t>
      </w:r>
      <w:r>
        <w:t xml:space="preserve"> script is multiple CAD Files where the AVM CAD Folder is located followed by </w:t>
      </w:r>
      <w:r w:rsidRPr="004A5B9A">
        <w:t>\**\*</w:t>
      </w:r>
      <w:proofErr w:type="spellStart"/>
      <w:r w:rsidRPr="004A5B9A">
        <w:t>ARCH.dwg</w:t>
      </w:r>
      <w:proofErr w:type="spellEnd"/>
      <w:r>
        <w:t>:</w:t>
      </w:r>
    </w:p>
    <w:p w14:paraId="4C8115BB" w14:textId="77777777" w:rsidR="00A77099" w:rsidRDefault="001F7307" w:rsidP="00A77099">
      <w:pPr>
        <w:pStyle w:val="Normalwithspaceafter"/>
        <w:ind w:left="720" w:firstLine="360"/>
      </w:pPr>
      <w:hyperlink w:history="1">
        <w:r w:rsidR="00A77099" w:rsidRPr="008C619E">
          <w:rPr>
            <w:rStyle w:val="Hyperlink"/>
          </w:rPr>
          <w:t>\\&lt;FolderPath&gt;\**\*ARCH.dwg</w:t>
        </w:r>
      </w:hyperlink>
    </w:p>
    <w:p w14:paraId="0F2B9827" w14:textId="77777777" w:rsidR="00A77099" w:rsidRDefault="00A77099" w:rsidP="00A77099">
      <w:pPr>
        <w:pStyle w:val="Normalwithspaceafter"/>
        <w:ind w:left="720" w:firstLine="360"/>
      </w:pPr>
      <w:r w:rsidRPr="004A5B9A">
        <w:rPr>
          <w:noProof/>
        </w:rPr>
        <w:drawing>
          <wp:inline distT="0" distB="0" distL="0" distR="0" wp14:anchorId="6E13EB31" wp14:editId="0D32B7FB">
            <wp:extent cx="1495425" cy="571500"/>
            <wp:effectExtent l="19050" t="19050" r="9525"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368" t="56952" r="-5" b="-5080"/>
                    <a:stretch/>
                  </pic:blipFill>
                  <pic:spPr bwMode="auto">
                    <a:xfrm>
                      <a:off x="0" y="0"/>
                      <a:ext cx="1514253" cy="57869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78D541" w14:textId="77777777" w:rsidR="00A77099" w:rsidRDefault="00A77099" w:rsidP="002C2A10">
      <w:pPr>
        <w:pStyle w:val="Normalwithspaceafter"/>
        <w:numPr>
          <w:ilvl w:val="0"/>
          <w:numId w:val="12"/>
        </w:numPr>
      </w:pPr>
      <w:r w:rsidRPr="00190DD0">
        <w:rPr>
          <w:b/>
        </w:rPr>
        <w:t>Transformers</w:t>
      </w:r>
      <w:r>
        <w:t xml:space="preserve"> (listed in processing order)</w:t>
      </w:r>
    </w:p>
    <w:p w14:paraId="3499E439" w14:textId="77777777" w:rsidR="00A77099" w:rsidRDefault="00A77099" w:rsidP="002C2A10">
      <w:pPr>
        <w:pStyle w:val="Normalwithspaceafter"/>
        <w:numPr>
          <w:ilvl w:val="1"/>
          <w:numId w:val="12"/>
        </w:numPr>
      </w:pPr>
      <w:r w:rsidRPr="004A5B9A">
        <w:rPr>
          <w:u w:val="single"/>
        </w:rPr>
        <w:t>Pre-Processing</w:t>
      </w:r>
      <w:r>
        <w:t xml:space="preserve"> Transformer performs selects only layers needed for the </w:t>
      </w:r>
      <w:r w:rsidR="00190DD0">
        <w:t>grid features</w:t>
      </w:r>
      <w:r>
        <w:t>, validates the geometry of those features and then simplifies and cleans the data for better display.</w:t>
      </w:r>
    </w:p>
    <w:p w14:paraId="0ED52EBC" w14:textId="77777777" w:rsidR="00A77099" w:rsidRDefault="00A77099" w:rsidP="00A77099">
      <w:pPr>
        <w:pStyle w:val="Normalwithspaceafter"/>
        <w:ind w:left="1800"/>
      </w:pPr>
      <w:r w:rsidRPr="004A5B9A">
        <w:rPr>
          <w:noProof/>
        </w:rPr>
        <w:drawing>
          <wp:inline distT="0" distB="0" distL="0" distR="0" wp14:anchorId="6DC8D15A" wp14:editId="4C145A3D">
            <wp:extent cx="1809750" cy="1187530"/>
            <wp:effectExtent l="19050" t="19050" r="1905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2413" cy="1202401"/>
                    </a:xfrm>
                    <a:prstGeom prst="rect">
                      <a:avLst/>
                    </a:prstGeom>
                    <a:solidFill>
                      <a:schemeClr val="bg1"/>
                    </a:solidFill>
                    <a:ln w="25400">
                      <a:solidFill>
                        <a:schemeClr val="tx1">
                          <a:lumMod val="50000"/>
                        </a:schemeClr>
                      </a:solidFill>
                    </a:ln>
                  </pic:spPr>
                </pic:pic>
              </a:graphicData>
            </a:graphic>
          </wp:inline>
        </w:drawing>
      </w:r>
    </w:p>
    <w:p w14:paraId="236E957A" w14:textId="77777777" w:rsidR="00A77099" w:rsidRDefault="00A77099" w:rsidP="002C2A10">
      <w:pPr>
        <w:pStyle w:val="Normalwithspaceafter"/>
        <w:numPr>
          <w:ilvl w:val="1"/>
          <w:numId w:val="12"/>
        </w:numPr>
      </w:pPr>
      <w:r w:rsidRPr="004A5B9A">
        <w:rPr>
          <w:u w:val="single"/>
        </w:rPr>
        <w:t>Extract Building &amp; Level Name from DWG Filename</w:t>
      </w:r>
      <w:r>
        <w:t xml:space="preserve"> Transformer reads the filename that CAD Features are coming from and adds them as an attribute to the feature.</w:t>
      </w:r>
    </w:p>
    <w:p w14:paraId="64691F1E" w14:textId="77777777" w:rsidR="00A77099" w:rsidRDefault="00A77099" w:rsidP="00A77099">
      <w:pPr>
        <w:pStyle w:val="Normalwithspaceafter"/>
        <w:ind w:left="1800"/>
      </w:pPr>
      <w:r w:rsidRPr="004A5B9A">
        <w:rPr>
          <w:noProof/>
        </w:rPr>
        <w:drawing>
          <wp:inline distT="0" distB="0" distL="0" distR="0" wp14:anchorId="43D6A968" wp14:editId="1D2DCD0E">
            <wp:extent cx="3219450" cy="108585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1085850"/>
                    </a:xfrm>
                    <a:prstGeom prst="rect">
                      <a:avLst/>
                    </a:prstGeom>
                    <a:solidFill>
                      <a:schemeClr val="bg1"/>
                    </a:solidFill>
                    <a:ln w="25400">
                      <a:solidFill>
                        <a:schemeClr val="tx1">
                          <a:lumMod val="50000"/>
                        </a:schemeClr>
                      </a:solidFill>
                    </a:ln>
                  </pic:spPr>
                </pic:pic>
              </a:graphicData>
            </a:graphic>
          </wp:inline>
        </w:drawing>
      </w:r>
    </w:p>
    <w:p w14:paraId="2FDBABC6" w14:textId="77777777" w:rsidR="00A77099" w:rsidRDefault="00A77099" w:rsidP="002C2A10">
      <w:pPr>
        <w:pStyle w:val="Normalwithspaceafter"/>
        <w:numPr>
          <w:ilvl w:val="1"/>
          <w:numId w:val="12"/>
        </w:numPr>
      </w:pPr>
      <w:r w:rsidRPr="00A77099">
        <w:rPr>
          <w:u w:val="single"/>
        </w:rPr>
        <w:t>Find Basement</w:t>
      </w:r>
      <w:r>
        <w:t xml:space="preserve"> Transformer identifies basement level features </w:t>
      </w:r>
      <w:proofErr w:type="gramStart"/>
      <w:r>
        <w:t>in order to</w:t>
      </w:r>
      <w:proofErr w:type="gramEnd"/>
      <w:r>
        <w:t xml:space="preserve"> populate level name and ordinal value correctly (Other Levels have a number value).</w:t>
      </w:r>
    </w:p>
    <w:p w14:paraId="195997A9" w14:textId="77777777" w:rsidR="00A77099" w:rsidRDefault="00A77099" w:rsidP="00A77099">
      <w:pPr>
        <w:pStyle w:val="Normalwithspaceafter"/>
        <w:ind w:left="1800"/>
      </w:pPr>
      <w:r>
        <w:rPr>
          <w:noProof/>
        </w:rPr>
        <w:drawing>
          <wp:inline distT="0" distB="0" distL="0" distR="0" wp14:anchorId="01205680" wp14:editId="50A319C2">
            <wp:extent cx="1971675" cy="1104900"/>
            <wp:effectExtent l="19050" t="19050" r="2857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1675" cy="1104900"/>
                    </a:xfrm>
                    <a:prstGeom prst="rect">
                      <a:avLst/>
                    </a:prstGeom>
                    <a:solidFill>
                      <a:schemeClr val="bg1"/>
                    </a:solidFill>
                    <a:ln w="25400">
                      <a:solidFill>
                        <a:schemeClr val="tx1">
                          <a:lumMod val="50000"/>
                        </a:schemeClr>
                      </a:solidFill>
                    </a:ln>
                  </pic:spPr>
                </pic:pic>
              </a:graphicData>
            </a:graphic>
          </wp:inline>
        </w:drawing>
      </w:r>
    </w:p>
    <w:p w14:paraId="1D1BE1DF" w14:textId="77777777" w:rsidR="00A77099" w:rsidRDefault="00A77099" w:rsidP="002C2A10">
      <w:pPr>
        <w:pStyle w:val="Normalwithspaceafter"/>
        <w:numPr>
          <w:ilvl w:val="1"/>
          <w:numId w:val="12"/>
        </w:numPr>
      </w:pPr>
      <w:r w:rsidRPr="00A77099">
        <w:rPr>
          <w:u w:val="single"/>
        </w:rPr>
        <w:t>Find Mezzanine</w:t>
      </w:r>
      <w:r>
        <w:t xml:space="preserve"> Transformer identifies mezzanine level features </w:t>
      </w:r>
      <w:proofErr w:type="gramStart"/>
      <w:r>
        <w:t>in order to</w:t>
      </w:r>
      <w:proofErr w:type="gramEnd"/>
      <w:r>
        <w:t xml:space="preserve"> populate level name and ordinal value correctly (Other Levels have a number value).</w:t>
      </w:r>
    </w:p>
    <w:p w14:paraId="51B4F9AF" w14:textId="77777777" w:rsidR="00A77099" w:rsidRDefault="00A77099" w:rsidP="00A77099">
      <w:pPr>
        <w:pStyle w:val="Normalwithspaceafter"/>
        <w:ind w:left="1800"/>
      </w:pPr>
      <w:r>
        <w:rPr>
          <w:noProof/>
        </w:rPr>
        <w:lastRenderedPageBreak/>
        <w:drawing>
          <wp:inline distT="0" distB="0" distL="0" distR="0" wp14:anchorId="1C1FF63B" wp14:editId="1135F0B4">
            <wp:extent cx="1638300" cy="1181100"/>
            <wp:effectExtent l="19050" t="19050" r="19050"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300" cy="1181100"/>
                    </a:xfrm>
                    <a:prstGeom prst="rect">
                      <a:avLst/>
                    </a:prstGeom>
                    <a:solidFill>
                      <a:schemeClr val="bg1"/>
                    </a:solidFill>
                    <a:ln w="25400">
                      <a:solidFill>
                        <a:schemeClr val="tx1">
                          <a:lumMod val="50000"/>
                        </a:schemeClr>
                      </a:solidFill>
                    </a:ln>
                  </pic:spPr>
                </pic:pic>
              </a:graphicData>
            </a:graphic>
          </wp:inline>
        </w:drawing>
      </w:r>
    </w:p>
    <w:p w14:paraId="26DB87F7" w14:textId="77777777" w:rsidR="00A77099" w:rsidRDefault="00A77099" w:rsidP="002C2A10">
      <w:pPr>
        <w:pStyle w:val="Normalwithspaceafter"/>
        <w:numPr>
          <w:ilvl w:val="1"/>
          <w:numId w:val="12"/>
        </w:numPr>
      </w:pPr>
      <w:r w:rsidRPr="00A77099">
        <w:rPr>
          <w:u w:val="single"/>
        </w:rPr>
        <w:t xml:space="preserve">Drop B </w:t>
      </w:r>
      <w:proofErr w:type="gramStart"/>
      <w:r w:rsidRPr="00A77099">
        <w:rPr>
          <w:u w:val="single"/>
        </w:rPr>
        <w:t>From</w:t>
      </w:r>
      <w:proofErr w:type="gramEnd"/>
      <w:r w:rsidRPr="00A77099">
        <w:rPr>
          <w:u w:val="single"/>
        </w:rPr>
        <w:t xml:space="preserve"> Front of Building Number</w:t>
      </w:r>
      <w:r>
        <w:t xml:space="preserve"> Transformer removes the leading B from the Building number populated earlier from the file name.</w:t>
      </w:r>
    </w:p>
    <w:p w14:paraId="4EFBDCF4" w14:textId="77777777" w:rsidR="00A77099" w:rsidRDefault="00A77099" w:rsidP="00A77099">
      <w:pPr>
        <w:pStyle w:val="Normalwithspaceafter"/>
        <w:ind w:left="1800"/>
      </w:pPr>
      <w:r>
        <w:rPr>
          <w:noProof/>
        </w:rPr>
        <w:drawing>
          <wp:inline distT="0" distB="0" distL="0" distR="0" wp14:anchorId="5D5FF6DD" wp14:editId="458E7572">
            <wp:extent cx="2590800" cy="1228725"/>
            <wp:effectExtent l="19050" t="19050" r="19050" b="285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1228725"/>
                    </a:xfrm>
                    <a:prstGeom prst="rect">
                      <a:avLst/>
                    </a:prstGeom>
                    <a:solidFill>
                      <a:schemeClr val="bg1"/>
                    </a:solidFill>
                    <a:ln w="25400">
                      <a:solidFill>
                        <a:schemeClr val="tx1">
                          <a:lumMod val="50000"/>
                        </a:schemeClr>
                      </a:solidFill>
                    </a:ln>
                  </pic:spPr>
                </pic:pic>
              </a:graphicData>
            </a:graphic>
          </wp:inline>
        </w:drawing>
      </w:r>
    </w:p>
    <w:p w14:paraId="2F586EC2" w14:textId="77777777" w:rsidR="00A77099" w:rsidRDefault="00A77099" w:rsidP="002C2A10">
      <w:pPr>
        <w:pStyle w:val="Normalwithspaceafter"/>
        <w:numPr>
          <w:ilvl w:val="1"/>
          <w:numId w:val="12"/>
        </w:numPr>
      </w:pPr>
      <w:r w:rsidRPr="00A77099">
        <w:rPr>
          <w:u w:val="single"/>
        </w:rPr>
        <w:t>Assign Coded Value Building Number</w:t>
      </w:r>
      <w:r>
        <w:t xml:space="preserve"> Transformer converts Terminal Building Names there coded building number</w:t>
      </w:r>
      <w:r w:rsidR="00190DD0">
        <w:t>.</w:t>
      </w:r>
    </w:p>
    <w:p w14:paraId="6E9DD474" w14:textId="77777777" w:rsidR="00A77099" w:rsidRDefault="00A77099" w:rsidP="00A77099">
      <w:pPr>
        <w:pStyle w:val="Normalwithspaceafter"/>
        <w:ind w:left="1800"/>
      </w:pPr>
      <w:r>
        <w:rPr>
          <w:noProof/>
        </w:rPr>
        <w:drawing>
          <wp:inline distT="0" distB="0" distL="0" distR="0" wp14:anchorId="053C653E" wp14:editId="7904B24B">
            <wp:extent cx="2305050" cy="160020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050" cy="1600200"/>
                    </a:xfrm>
                    <a:prstGeom prst="rect">
                      <a:avLst/>
                    </a:prstGeom>
                    <a:solidFill>
                      <a:schemeClr val="bg1"/>
                    </a:solidFill>
                    <a:ln w="25400">
                      <a:solidFill>
                        <a:schemeClr val="tx1">
                          <a:lumMod val="50000"/>
                        </a:schemeClr>
                      </a:solidFill>
                    </a:ln>
                  </pic:spPr>
                </pic:pic>
              </a:graphicData>
            </a:graphic>
          </wp:inline>
        </w:drawing>
      </w:r>
    </w:p>
    <w:p w14:paraId="37EC4706" w14:textId="77777777" w:rsidR="00A77099" w:rsidRDefault="00A77099" w:rsidP="002C2A10">
      <w:pPr>
        <w:pStyle w:val="Normalwithspaceafter"/>
        <w:numPr>
          <w:ilvl w:val="1"/>
          <w:numId w:val="12"/>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7E6D85C5" w14:textId="77777777" w:rsidR="00A77099" w:rsidRDefault="00A77099" w:rsidP="00A77099">
      <w:pPr>
        <w:pStyle w:val="Normalwithspaceafter"/>
        <w:ind w:left="1800"/>
      </w:pPr>
      <w:r>
        <w:rPr>
          <w:noProof/>
        </w:rPr>
        <w:drawing>
          <wp:inline distT="0" distB="0" distL="0" distR="0" wp14:anchorId="4438DEFB" wp14:editId="54CF2736">
            <wp:extent cx="2505075" cy="904875"/>
            <wp:effectExtent l="19050" t="19050" r="28575"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4AB1D98A" w14:textId="77777777" w:rsidR="00A77099" w:rsidRDefault="00A77099" w:rsidP="002C2A10">
      <w:pPr>
        <w:pStyle w:val="Normalwithspaceafter"/>
        <w:numPr>
          <w:ilvl w:val="1"/>
          <w:numId w:val="12"/>
        </w:numPr>
      </w:pPr>
      <w:r w:rsidRPr="007E3D98">
        <w:rPr>
          <w:u w:val="single"/>
        </w:rPr>
        <w:t xml:space="preserve">Add Annotation to </w:t>
      </w:r>
      <w:proofErr w:type="spellStart"/>
      <w:r w:rsidRPr="007E3D98">
        <w:rPr>
          <w:u w:val="single"/>
        </w:rPr>
        <w:t>GridAnno</w:t>
      </w:r>
      <w:proofErr w:type="spellEnd"/>
      <w:r w:rsidRPr="007E3D98">
        <w:rPr>
          <w:u w:val="single"/>
        </w:rPr>
        <w:t xml:space="preserve"> Polygon</w:t>
      </w:r>
      <w:r>
        <w:t xml:space="preserve"> Transformer creates polygons from Bubbles with annotation and populates them with the annotation grid value.</w:t>
      </w:r>
    </w:p>
    <w:p w14:paraId="23F37075" w14:textId="77777777" w:rsidR="00A77099" w:rsidRDefault="00A77099" w:rsidP="00A77099">
      <w:pPr>
        <w:pStyle w:val="Normalwithspaceafter"/>
        <w:ind w:left="1800"/>
      </w:pPr>
      <w:r>
        <w:rPr>
          <w:noProof/>
        </w:rPr>
        <w:lastRenderedPageBreak/>
        <w:drawing>
          <wp:inline distT="0" distB="0" distL="0" distR="0" wp14:anchorId="2A202F44" wp14:editId="2FC205B7">
            <wp:extent cx="2286000" cy="1245842"/>
            <wp:effectExtent l="19050" t="19050" r="19050" b="120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232" cy="1256323"/>
                    </a:xfrm>
                    <a:prstGeom prst="rect">
                      <a:avLst/>
                    </a:prstGeom>
                    <a:solidFill>
                      <a:schemeClr val="bg1"/>
                    </a:solidFill>
                    <a:ln w="25400">
                      <a:solidFill>
                        <a:schemeClr val="tx1">
                          <a:lumMod val="50000"/>
                        </a:schemeClr>
                      </a:solidFill>
                    </a:ln>
                  </pic:spPr>
                </pic:pic>
              </a:graphicData>
            </a:graphic>
          </wp:inline>
        </w:drawing>
      </w:r>
    </w:p>
    <w:p w14:paraId="4D2DEC81" w14:textId="77777777" w:rsidR="00A77099" w:rsidRDefault="00A77099" w:rsidP="002C2A10">
      <w:pPr>
        <w:pStyle w:val="Normalwithspaceafter"/>
        <w:numPr>
          <w:ilvl w:val="1"/>
          <w:numId w:val="12"/>
        </w:numPr>
      </w:pPr>
      <w:r w:rsidRPr="007E3D98">
        <w:rPr>
          <w:u w:val="single"/>
        </w:rPr>
        <w:t>Assign Z Values</w:t>
      </w:r>
      <w:r w:rsidRPr="00A77099">
        <w:t xml:space="preserve"> Transformer converts the ordina</w:t>
      </w:r>
      <w:r>
        <w:t>l value as the geometry Z value.</w:t>
      </w:r>
    </w:p>
    <w:p w14:paraId="75D6ECF2" w14:textId="77777777" w:rsidR="00A77099" w:rsidRDefault="00A77099" w:rsidP="00A77099">
      <w:pPr>
        <w:pStyle w:val="Normalwithspaceafter"/>
        <w:ind w:left="1800"/>
      </w:pPr>
      <w:r>
        <w:rPr>
          <w:noProof/>
        </w:rPr>
        <w:drawing>
          <wp:inline distT="0" distB="0" distL="0" distR="0" wp14:anchorId="4162184B" wp14:editId="6B4AD4C7">
            <wp:extent cx="1457325" cy="976070"/>
            <wp:effectExtent l="19050" t="19050" r="9525"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6246" cy="988743"/>
                    </a:xfrm>
                    <a:prstGeom prst="rect">
                      <a:avLst/>
                    </a:prstGeom>
                    <a:solidFill>
                      <a:schemeClr val="bg1"/>
                    </a:solidFill>
                    <a:ln w="25400">
                      <a:solidFill>
                        <a:schemeClr val="tx1">
                          <a:lumMod val="50000"/>
                        </a:schemeClr>
                      </a:solidFill>
                    </a:ln>
                  </pic:spPr>
                </pic:pic>
              </a:graphicData>
            </a:graphic>
          </wp:inline>
        </w:drawing>
      </w:r>
    </w:p>
    <w:p w14:paraId="514D092F" w14:textId="77777777" w:rsidR="00A77099" w:rsidRDefault="00A77099" w:rsidP="002C2A10">
      <w:pPr>
        <w:pStyle w:val="Normalwithspaceafter"/>
        <w:numPr>
          <w:ilvl w:val="0"/>
          <w:numId w:val="11"/>
        </w:numPr>
      </w:pPr>
      <w:r w:rsidRPr="007E3D98">
        <w:rPr>
          <w:b/>
        </w:rPr>
        <w:t>Output</w:t>
      </w:r>
      <w:r>
        <w:t xml:space="preserve"> - The output for the grid script is the </w:t>
      </w:r>
      <w:proofErr w:type="spellStart"/>
      <w:r>
        <w:t>SDE.Grid_Bubble</w:t>
      </w:r>
      <w:proofErr w:type="spellEnd"/>
      <w:r>
        <w:t xml:space="preserve"> and </w:t>
      </w:r>
      <w:proofErr w:type="spellStart"/>
      <w:r>
        <w:t>SDE.Grid_Line</w:t>
      </w:r>
      <w:proofErr w:type="spellEnd"/>
      <w:r>
        <w:t xml:space="preserve"> features in the PROD Geodatabase.</w:t>
      </w:r>
    </w:p>
    <w:p w14:paraId="136620ED" w14:textId="77777777" w:rsidR="00A77099" w:rsidRDefault="00A77099" w:rsidP="00A77099">
      <w:pPr>
        <w:pStyle w:val="Normalwithspaceafter"/>
        <w:ind w:left="1080"/>
      </w:pPr>
      <w:r w:rsidRPr="00A77099">
        <w:rPr>
          <w:noProof/>
        </w:rPr>
        <w:drawing>
          <wp:inline distT="0" distB="0" distL="0" distR="0" wp14:anchorId="30D1C6D6" wp14:editId="7AC5D2FC">
            <wp:extent cx="2247900" cy="1577771"/>
            <wp:effectExtent l="19050" t="19050" r="19050" b="228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2231" cy="1587830"/>
                    </a:xfrm>
                    <a:prstGeom prst="rect">
                      <a:avLst/>
                    </a:prstGeom>
                    <a:solidFill>
                      <a:schemeClr val="bg1"/>
                    </a:solidFill>
                    <a:ln w="25400">
                      <a:solidFill>
                        <a:schemeClr val="tx1">
                          <a:lumMod val="50000"/>
                        </a:schemeClr>
                      </a:solidFill>
                    </a:ln>
                  </pic:spPr>
                </pic:pic>
              </a:graphicData>
            </a:graphic>
          </wp:inline>
        </w:drawing>
      </w:r>
    </w:p>
    <w:p w14:paraId="5009D733" w14:textId="77777777" w:rsidR="00A77099" w:rsidRDefault="00A77099" w:rsidP="00A77099">
      <w:pPr>
        <w:pStyle w:val="Normalwithspaceafter"/>
        <w:ind w:left="1080"/>
      </w:pPr>
    </w:p>
    <w:p w14:paraId="249194B9" w14:textId="77777777" w:rsidR="00543F75" w:rsidRDefault="00543F75" w:rsidP="00543F75">
      <w:pPr>
        <w:pStyle w:val="NumHeading3"/>
      </w:pPr>
      <w:bookmarkStart w:id="281" w:name="_Toc516721370"/>
      <w:r>
        <w:t>Public Architecture</w:t>
      </w:r>
      <w:bookmarkEnd w:id="281"/>
    </w:p>
    <w:p w14:paraId="000344D8" w14:textId="77777777" w:rsidR="00190DD0" w:rsidRDefault="008559C5" w:rsidP="00190DD0">
      <w:pPr>
        <w:pStyle w:val="Normalwithspaceafter"/>
      </w:pPr>
      <w:r>
        <w:t xml:space="preserve">The </w:t>
      </w:r>
      <w:r w:rsidR="00A77099">
        <w:t>Public Architecture</w:t>
      </w:r>
      <w:r>
        <w:t xml:space="preserve"> script is used to extract floorplan</w:t>
      </w:r>
      <w:r w:rsidR="00A77099">
        <w:t xml:space="preserve"> linework for public areas into a single feature c</w:t>
      </w:r>
      <w:r w:rsidR="00190DD0">
        <w:t>lass</w:t>
      </w:r>
      <w:r w:rsidR="00A77099">
        <w:t xml:space="preserve"> for public use. </w:t>
      </w:r>
      <w:r>
        <w:t>s from the AVM CAD Files for each building and level and convert it to a single feature in the PROD Geodatabase</w:t>
      </w:r>
      <w:r w:rsidR="00190DD0">
        <w:t xml:space="preserve">. The following is a </w:t>
      </w:r>
      <w:proofErr w:type="spellStart"/>
      <w:r w:rsidR="00190DD0">
        <w:t>a</w:t>
      </w:r>
      <w:proofErr w:type="spellEnd"/>
      <w:r w:rsidR="00190DD0">
        <w:t xml:space="preserve"> list of CAD Layers that are for public use.</w:t>
      </w:r>
    </w:p>
    <w:tbl>
      <w:tblPr>
        <w:tblW w:w="95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82"/>
        <w:gridCol w:w="3182"/>
        <w:gridCol w:w="3183"/>
      </w:tblGrid>
      <w:tr w:rsidR="00190DD0" w:rsidRPr="005F5B80" w14:paraId="50D53DDE" w14:textId="77777777" w:rsidTr="00C147EE">
        <w:trPr>
          <w:trHeight w:val="245"/>
        </w:trPr>
        <w:tc>
          <w:tcPr>
            <w:tcW w:w="9547" w:type="dxa"/>
            <w:gridSpan w:val="3"/>
            <w:shd w:val="clear" w:color="auto" w:fill="585959" w:themeFill="text1"/>
            <w:vAlign w:val="center"/>
          </w:tcPr>
          <w:p w14:paraId="1874B876" w14:textId="49165124" w:rsidR="00190DD0" w:rsidRPr="00190DD0" w:rsidRDefault="00190DD0" w:rsidP="00190DD0">
            <w:pPr>
              <w:pStyle w:val="Caption"/>
              <w:spacing w:before="0"/>
            </w:pPr>
            <w:bookmarkStart w:id="282" w:name="_Toc516721392"/>
            <w:r w:rsidRPr="00190DD0">
              <w:rPr>
                <w:color w:val="FFFFFF" w:themeColor="background1"/>
              </w:rPr>
              <w:t xml:space="preserve">Table </w:t>
            </w:r>
            <w:r w:rsidRPr="00190DD0">
              <w:rPr>
                <w:color w:val="FFFFFF" w:themeColor="background1"/>
              </w:rPr>
              <w:fldChar w:fldCharType="begin"/>
            </w:r>
            <w:r w:rsidRPr="00190DD0">
              <w:rPr>
                <w:color w:val="FFFFFF" w:themeColor="background1"/>
              </w:rPr>
              <w:instrText xml:space="preserve"> SEQ Table \* ARABIC </w:instrText>
            </w:r>
            <w:r w:rsidRPr="00190DD0">
              <w:rPr>
                <w:color w:val="FFFFFF" w:themeColor="background1"/>
              </w:rPr>
              <w:fldChar w:fldCharType="separate"/>
            </w:r>
            <w:r w:rsidR="00E83F80">
              <w:rPr>
                <w:noProof/>
                <w:color w:val="FFFFFF" w:themeColor="background1"/>
              </w:rPr>
              <w:t>3</w:t>
            </w:r>
            <w:r w:rsidRPr="00190DD0">
              <w:rPr>
                <w:color w:val="FFFFFF" w:themeColor="background1"/>
              </w:rPr>
              <w:fldChar w:fldCharType="end"/>
            </w:r>
            <w:r w:rsidRPr="00190DD0">
              <w:rPr>
                <w:color w:val="FFFFFF" w:themeColor="background1"/>
              </w:rPr>
              <w:t>: CAD Layer Name</w:t>
            </w:r>
            <w:bookmarkEnd w:id="282"/>
          </w:p>
        </w:tc>
      </w:tr>
      <w:tr w:rsidR="00190DD0" w:rsidRPr="005F5B80" w14:paraId="40C67B5A" w14:textId="77777777" w:rsidTr="00190DD0">
        <w:trPr>
          <w:trHeight w:val="245"/>
        </w:trPr>
        <w:tc>
          <w:tcPr>
            <w:tcW w:w="3182" w:type="dxa"/>
          </w:tcPr>
          <w:p w14:paraId="1FB33B64" w14:textId="77777777" w:rsidR="00190DD0" w:rsidRDefault="00190DD0" w:rsidP="00190DD0">
            <w:r>
              <w:t>A-DOOR-FRMG</w:t>
            </w:r>
          </w:p>
        </w:tc>
        <w:tc>
          <w:tcPr>
            <w:tcW w:w="3182" w:type="dxa"/>
          </w:tcPr>
          <w:p w14:paraId="39FA1CEE" w14:textId="77777777" w:rsidR="00190DD0" w:rsidRDefault="00190DD0" w:rsidP="00190DD0">
            <w:r w:rsidRPr="00190DD0">
              <w:t>E-FIRE-ALRM</w:t>
            </w:r>
          </w:p>
        </w:tc>
        <w:tc>
          <w:tcPr>
            <w:tcW w:w="3182" w:type="dxa"/>
          </w:tcPr>
          <w:p w14:paraId="4B34B9BE" w14:textId="77777777" w:rsidR="00190DD0" w:rsidRDefault="00190DD0" w:rsidP="00190DD0">
            <w:r>
              <w:t>A-HRAL</w:t>
            </w:r>
          </w:p>
        </w:tc>
      </w:tr>
      <w:tr w:rsidR="00190DD0" w:rsidRPr="005F5B80" w14:paraId="3246A681" w14:textId="77777777" w:rsidTr="00190DD0">
        <w:trPr>
          <w:trHeight w:val="245"/>
        </w:trPr>
        <w:tc>
          <w:tcPr>
            <w:tcW w:w="3182" w:type="dxa"/>
          </w:tcPr>
          <w:p w14:paraId="1976F08F" w14:textId="77777777" w:rsidR="00190DD0" w:rsidRDefault="00190DD0" w:rsidP="00190DD0">
            <w:r>
              <w:t>A-DOOR-PANL</w:t>
            </w:r>
          </w:p>
        </w:tc>
        <w:tc>
          <w:tcPr>
            <w:tcW w:w="3182" w:type="dxa"/>
          </w:tcPr>
          <w:p w14:paraId="02F74EA8" w14:textId="77777777" w:rsidR="00190DD0" w:rsidRDefault="00190DD0" w:rsidP="00190DD0">
            <w:r>
              <w:t>M-EQPM</w:t>
            </w:r>
          </w:p>
        </w:tc>
        <w:tc>
          <w:tcPr>
            <w:tcW w:w="3182" w:type="dxa"/>
          </w:tcPr>
          <w:p w14:paraId="6491390D" w14:textId="77777777" w:rsidR="00190DD0" w:rsidRDefault="00190DD0" w:rsidP="00190DD0">
            <w:r>
              <w:t>S-BEAM</w:t>
            </w:r>
          </w:p>
        </w:tc>
      </w:tr>
      <w:tr w:rsidR="00190DD0" w:rsidRPr="005F5B80" w14:paraId="3C47F46D" w14:textId="77777777" w:rsidTr="00190DD0">
        <w:trPr>
          <w:trHeight w:val="245"/>
        </w:trPr>
        <w:tc>
          <w:tcPr>
            <w:tcW w:w="3182" w:type="dxa"/>
          </w:tcPr>
          <w:p w14:paraId="5B6E7A3A" w14:textId="77777777" w:rsidR="00190DD0" w:rsidRDefault="00190DD0" w:rsidP="00190DD0">
            <w:r>
              <w:t>A-DOOR-SWNG</w:t>
            </w:r>
          </w:p>
        </w:tc>
        <w:tc>
          <w:tcPr>
            <w:tcW w:w="3182" w:type="dxa"/>
          </w:tcPr>
          <w:p w14:paraId="3853FB55" w14:textId="77777777" w:rsidR="00190DD0" w:rsidRDefault="00190DD0" w:rsidP="00190DD0">
            <w:r>
              <w:t>M-ESCA</w:t>
            </w:r>
          </w:p>
        </w:tc>
        <w:tc>
          <w:tcPr>
            <w:tcW w:w="3182" w:type="dxa"/>
          </w:tcPr>
          <w:p w14:paraId="08DDB3D0" w14:textId="77777777" w:rsidR="00190DD0" w:rsidRDefault="00190DD0" w:rsidP="00190DD0">
            <w:r>
              <w:t>S-BRCG</w:t>
            </w:r>
          </w:p>
        </w:tc>
      </w:tr>
      <w:tr w:rsidR="00190DD0" w:rsidRPr="005F5B80" w14:paraId="7376A9B5" w14:textId="77777777" w:rsidTr="00190DD0">
        <w:trPr>
          <w:trHeight w:val="245"/>
        </w:trPr>
        <w:tc>
          <w:tcPr>
            <w:tcW w:w="3182" w:type="dxa"/>
          </w:tcPr>
          <w:p w14:paraId="2F78C67A" w14:textId="77777777" w:rsidR="00190DD0" w:rsidRDefault="00190DD0" w:rsidP="00190DD0">
            <w:r>
              <w:t>A-FLOR-OTLN</w:t>
            </w:r>
          </w:p>
        </w:tc>
        <w:tc>
          <w:tcPr>
            <w:tcW w:w="3182" w:type="dxa"/>
          </w:tcPr>
          <w:p w14:paraId="4762F7BC" w14:textId="77777777" w:rsidR="00190DD0" w:rsidRDefault="00190DD0" w:rsidP="00190DD0">
            <w:r>
              <w:t>M-EVTR</w:t>
            </w:r>
          </w:p>
        </w:tc>
        <w:tc>
          <w:tcPr>
            <w:tcW w:w="3182" w:type="dxa"/>
          </w:tcPr>
          <w:p w14:paraId="3AC6B0BA" w14:textId="77777777" w:rsidR="00190DD0" w:rsidRDefault="00190DD0" w:rsidP="00190DD0">
            <w:r>
              <w:t>A-HRAL</w:t>
            </w:r>
          </w:p>
        </w:tc>
      </w:tr>
      <w:tr w:rsidR="00190DD0" w:rsidRPr="005F5B80" w14:paraId="530E0DAD" w14:textId="77777777" w:rsidTr="00190DD0">
        <w:trPr>
          <w:trHeight w:val="245"/>
        </w:trPr>
        <w:tc>
          <w:tcPr>
            <w:tcW w:w="3182" w:type="dxa"/>
          </w:tcPr>
          <w:p w14:paraId="2A59724D" w14:textId="77777777" w:rsidR="00190DD0" w:rsidRDefault="00190DD0" w:rsidP="00190DD0">
            <w:r>
              <w:t>A-GLAZ</w:t>
            </w:r>
          </w:p>
        </w:tc>
        <w:tc>
          <w:tcPr>
            <w:tcW w:w="3182" w:type="dxa"/>
          </w:tcPr>
          <w:p w14:paraId="4482BD07" w14:textId="77777777" w:rsidR="00190DD0" w:rsidRDefault="00190DD0" w:rsidP="00190DD0">
            <w:r>
              <w:t>P-EQPM</w:t>
            </w:r>
          </w:p>
        </w:tc>
        <w:tc>
          <w:tcPr>
            <w:tcW w:w="3182" w:type="dxa"/>
          </w:tcPr>
          <w:p w14:paraId="669A9334" w14:textId="77777777" w:rsidR="00190DD0" w:rsidRDefault="00190DD0" w:rsidP="00190DD0">
            <w:r>
              <w:t>I-FURN</w:t>
            </w:r>
          </w:p>
        </w:tc>
      </w:tr>
      <w:tr w:rsidR="00190DD0" w:rsidRPr="005F5B80" w14:paraId="1EB9FEF6" w14:textId="77777777" w:rsidTr="00190DD0">
        <w:trPr>
          <w:trHeight w:val="245"/>
        </w:trPr>
        <w:tc>
          <w:tcPr>
            <w:tcW w:w="3182" w:type="dxa"/>
          </w:tcPr>
          <w:p w14:paraId="5D2F933E" w14:textId="77777777" w:rsidR="00190DD0" w:rsidRDefault="00190DD0" w:rsidP="00190DD0">
            <w:r>
              <w:t>A-WALL-EXTR</w:t>
            </w:r>
          </w:p>
        </w:tc>
        <w:tc>
          <w:tcPr>
            <w:tcW w:w="3182" w:type="dxa"/>
          </w:tcPr>
          <w:p w14:paraId="053092DC" w14:textId="77777777" w:rsidR="00190DD0" w:rsidRDefault="00190DD0" w:rsidP="00190DD0">
            <w:r>
              <w:t>S-COLS</w:t>
            </w:r>
          </w:p>
        </w:tc>
        <w:tc>
          <w:tcPr>
            <w:tcW w:w="3182" w:type="dxa"/>
          </w:tcPr>
          <w:p w14:paraId="337EB387" w14:textId="77777777" w:rsidR="00190DD0" w:rsidRDefault="00190DD0" w:rsidP="00190DD0">
            <w:r>
              <w:t>S-STRS-TRED</w:t>
            </w:r>
          </w:p>
        </w:tc>
      </w:tr>
      <w:tr w:rsidR="00190DD0" w:rsidRPr="005F5B80" w14:paraId="363843C6" w14:textId="77777777" w:rsidTr="00190DD0">
        <w:trPr>
          <w:trHeight w:val="305"/>
        </w:trPr>
        <w:tc>
          <w:tcPr>
            <w:tcW w:w="3182" w:type="dxa"/>
          </w:tcPr>
          <w:p w14:paraId="6076F0B1" w14:textId="77777777" w:rsidR="00190DD0" w:rsidRDefault="00190DD0" w:rsidP="00190DD0">
            <w:r>
              <w:t>A-WALL-INTR</w:t>
            </w:r>
          </w:p>
        </w:tc>
        <w:tc>
          <w:tcPr>
            <w:tcW w:w="3182" w:type="dxa"/>
            <w:vAlign w:val="center"/>
          </w:tcPr>
          <w:p w14:paraId="4DFCA186" w14:textId="77777777" w:rsidR="00190DD0" w:rsidRPr="00190DD0" w:rsidRDefault="00190DD0" w:rsidP="00190DD0">
            <w:r>
              <w:t>S-STRS-RAIL</w:t>
            </w:r>
          </w:p>
        </w:tc>
        <w:tc>
          <w:tcPr>
            <w:tcW w:w="3182" w:type="dxa"/>
          </w:tcPr>
          <w:p w14:paraId="6FCD68BE" w14:textId="77777777" w:rsidR="00190DD0" w:rsidRDefault="00190DD0" w:rsidP="00190DD0"/>
        </w:tc>
      </w:tr>
      <w:tr w:rsidR="00190DD0" w:rsidRPr="005F5B80" w14:paraId="1F68CFCD" w14:textId="77777777" w:rsidTr="00190DD0">
        <w:trPr>
          <w:trHeight w:val="305"/>
        </w:trPr>
        <w:tc>
          <w:tcPr>
            <w:tcW w:w="3182" w:type="dxa"/>
          </w:tcPr>
          <w:p w14:paraId="278CDB6C" w14:textId="77777777" w:rsidR="00190DD0" w:rsidRDefault="00190DD0" w:rsidP="00190DD0"/>
        </w:tc>
        <w:tc>
          <w:tcPr>
            <w:tcW w:w="3182" w:type="dxa"/>
            <w:vAlign w:val="center"/>
          </w:tcPr>
          <w:p w14:paraId="61CA8590" w14:textId="77777777" w:rsidR="00190DD0" w:rsidRPr="00190DD0" w:rsidRDefault="00190DD0" w:rsidP="00190DD0"/>
        </w:tc>
        <w:tc>
          <w:tcPr>
            <w:tcW w:w="3182" w:type="dxa"/>
            <w:vAlign w:val="center"/>
          </w:tcPr>
          <w:p w14:paraId="3172E285" w14:textId="77777777" w:rsidR="00190DD0" w:rsidRPr="00190DD0" w:rsidRDefault="00190DD0" w:rsidP="00190DD0"/>
        </w:tc>
      </w:tr>
    </w:tbl>
    <w:p w14:paraId="12F8A9E4" w14:textId="77777777" w:rsidR="00190DD0" w:rsidRDefault="00190DD0" w:rsidP="002C2A10">
      <w:pPr>
        <w:pStyle w:val="Normalwithspaceafter"/>
        <w:numPr>
          <w:ilvl w:val="0"/>
          <w:numId w:val="13"/>
        </w:numPr>
      </w:pPr>
      <w:r w:rsidRPr="007E3D98">
        <w:rPr>
          <w:b/>
        </w:rPr>
        <w:lastRenderedPageBreak/>
        <w:t>Input</w:t>
      </w:r>
      <w:r>
        <w:t xml:space="preserve"> – The input for Public Architecture script is multiple CAD Files where the AVM CAD Folder is located followed by </w:t>
      </w:r>
      <w:r w:rsidRPr="004A5B9A">
        <w:t>\**\*</w:t>
      </w:r>
      <w:proofErr w:type="spellStart"/>
      <w:r w:rsidRPr="004A5B9A">
        <w:t>ARCH.dwg</w:t>
      </w:r>
      <w:proofErr w:type="spellEnd"/>
      <w:r>
        <w:t>:</w:t>
      </w:r>
    </w:p>
    <w:p w14:paraId="689A4F11" w14:textId="77777777" w:rsidR="00190DD0" w:rsidRDefault="001F7307" w:rsidP="00190DD0">
      <w:pPr>
        <w:pStyle w:val="Normalwithspaceafter"/>
        <w:ind w:left="720" w:firstLine="360"/>
      </w:pPr>
      <w:hyperlink w:history="1">
        <w:r w:rsidR="00190DD0" w:rsidRPr="008C619E">
          <w:rPr>
            <w:rStyle w:val="Hyperlink"/>
          </w:rPr>
          <w:t>\\&lt;FolderPath&gt;\**\*ARCH.dwg</w:t>
        </w:r>
      </w:hyperlink>
    </w:p>
    <w:p w14:paraId="02D824B5" w14:textId="77777777" w:rsidR="00190DD0" w:rsidRDefault="00190DD0" w:rsidP="00190DD0">
      <w:pPr>
        <w:pStyle w:val="Normalwithspaceafter"/>
        <w:ind w:left="720" w:firstLine="360"/>
      </w:pPr>
      <w:r w:rsidRPr="004A5B9A">
        <w:rPr>
          <w:noProof/>
        </w:rPr>
        <w:drawing>
          <wp:inline distT="0" distB="0" distL="0" distR="0" wp14:anchorId="123C062F" wp14:editId="23C5FDA3">
            <wp:extent cx="1495425" cy="571500"/>
            <wp:effectExtent l="19050" t="19050" r="9525"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368" t="56952" r="-5" b="-5080"/>
                    <a:stretch/>
                  </pic:blipFill>
                  <pic:spPr bwMode="auto">
                    <a:xfrm>
                      <a:off x="0" y="0"/>
                      <a:ext cx="1514253" cy="57869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04EBF3" w14:textId="77777777" w:rsidR="00190DD0" w:rsidRDefault="00190DD0" w:rsidP="002C2A10">
      <w:pPr>
        <w:pStyle w:val="Normalwithspaceafter"/>
        <w:numPr>
          <w:ilvl w:val="0"/>
          <w:numId w:val="13"/>
        </w:numPr>
      </w:pPr>
      <w:r w:rsidRPr="007E3D98">
        <w:rPr>
          <w:b/>
        </w:rPr>
        <w:t>Transformers</w:t>
      </w:r>
      <w:r>
        <w:t xml:space="preserve"> (listed in processing order)</w:t>
      </w:r>
    </w:p>
    <w:p w14:paraId="0CDCABF7" w14:textId="77777777" w:rsidR="00190DD0" w:rsidRDefault="00190DD0" w:rsidP="002C2A10">
      <w:pPr>
        <w:pStyle w:val="Normalwithspaceafter"/>
        <w:numPr>
          <w:ilvl w:val="1"/>
          <w:numId w:val="13"/>
        </w:numPr>
      </w:pPr>
      <w:r w:rsidRPr="004A5B9A">
        <w:rPr>
          <w:u w:val="single"/>
        </w:rPr>
        <w:t>Pre-Processing</w:t>
      </w:r>
      <w:r>
        <w:t xml:space="preserve"> Transformer performs selects only layers needed for the Public Architecture feature, validates the geometry of those features and then simplifies and cleans the data for better display.</w:t>
      </w:r>
    </w:p>
    <w:p w14:paraId="08BDCF51" w14:textId="77777777" w:rsidR="00190DD0" w:rsidRDefault="00190DD0" w:rsidP="00190DD0">
      <w:pPr>
        <w:pStyle w:val="Normalwithspaceafter"/>
        <w:ind w:left="1800"/>
      </w:pPr>
      <w:r w:rsidRPr="004A5B9A">
        <w:rPr>
          <w:noProof/>
        </w:rPr>
        <w:drawing>
          <wp:inline distT="0" distB="0" distL="0" distR="0" wp14:anchorId="7DA01168" wp14:editId="00C8AFA8">
            <wp:extent cx="1809750" cy="1187530"/>
            <wp:effectExtent l="19050" t="19050" r="1905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2413" cy="1202401"/>
                    </a:xfrm>
                    <a:prstGeom prst="rect">
                      <a:avLst/>
                    </a:prstGeom>
                    <a:solidFill>
                      <a:schemeClr val="bg1"/>
                    </a:solidFill>
                    <a:ln w="25400">
                      <a:solidFill>
                        <a:schemeClr val="tx1">
                          <a:lumMod val="50000"/>
                        </a:schemeClr>
                      </a:solidFill>
                    </a:ln>
                  </pic:spPr>
                </pic:pic>
              </a:graphicData>
            </a:graphic>
          </wp:inline>
        </w:drawing>
      </w:r>
    </w:p>
    <w:p w14:paraId="74C70CD2" w14:textId="77777777" w:rsidR="00190DD0" w:rsidRDefault="00190DD0" w:rsidP="002C2A10">
      <w:pPr>
        <w:pStyle w:val="Normalwithspaceafter"/>
        <w:numPr>
          <w:ilvl w:val="1"/>
          <w:numId w:val="13"/>
        </w:numPr>
      </w:pPr>
      <w:r w:rsidRPr="004A5B9A">
        <w:rPr>
          <w:u w:val="single"/>
        </w:rPr>
        <w:t>Extract Building &amp; Level Name from DWG Filename</w:t>
      </w:r>
      <w:r>
        <w:t xml:space="preserve"> Transformer reads the filename that CAD Features are coming from and adds them as an attribute to the feature.</w:t>
      </w:r>
      <w:r w:rsidR="00011BA2">
        <w:t xml:space="preserve"> This section also populates Feature Type attribute based on CAD Layer Name.</w:t>
      </w:r>
    </w:p>
    <w:p w14:paraId="1343CF8D" w14:textId="77777777" w:rsidR="00190DD0" w:rsidRDefault="00190DD0" w:rsidP="00190DD0">
      <w:pPr>
        <w:pStyle w:val="Normalwithspaceafter"/>
        <w:ind w:left="1800"/>
      </w:pPr>
      <w:r w:rsidRPr="004A5B9A">
        <w:rPr>
          <w:noProof/>
        </w:rPr>
        <w:drawing>
          <wp:inline distT="0" distB="0" distL="0" distR="0" wp14:anchorId="2E0770A9" wp14:editId="6E79D8D0">
            <wp:extent cx="3219450" cy="1085850"/>
            <wp:effectExtent l="19050" t="19050" r="1905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1085850"/>
                    </a:xfrm>
                    <a:prstGeom prst="rect">
                      <a:avLst/>
                    </a:prstGeom>
                    <a:solidFill>
                      <a:schemeClr val="bg1"/>
                    </a:solidFill>
                    <a:ln w="25400">
                      <a:solidFill>
                        <a:schemeClr val="tx1">
                          <a:lumMod val="50000"/>
                        </a:schemeClr>
                      </a:solidFill>
                    </a:ln>
                  </pic:spPr>
                </pic:pic>
              </a:graphicData>
            </a:graphic>
          </wp:inline>
        </w:drawing>
      </w:r>
    </w:p>
    <w:p w14:paraId="2B7E000F" w14:textId="77777777" w:rsidR="00190DD0" w:rsidRDefault="00190DD0" w:rsidP="002C2A10">
      <w:pPr>
        <w:pStyle w:val="Normalwithspaceafter"/>
        <w:numPr>
          <w:ilvl w:val="1"/>
          <w:numId w:val="13"/>
        </w:numPr>
      </w:pPr>
      <w:r w:rsidRPr="00A77099">
        <w:rPr>
          <w:u w:val="single"/>
        </w:rPr>
        <w:t xml:space="preserve">Find Basement </w:t>
      </w:r>
      <w:r>
        <w:t xml:space="preserve">Transformer identifies basement level features </w:t>
      </w:r>
      <w:proofErr w:type="gramStart"/>
      <w:r>
        <w:t>in order to</w:t>
      </w:r>
      <w:proofErr w:type="gramEnd"/>
      <w:r>
        <w:t xml:space="preserve"> populate level name and ordinal value correctly (Other Levels have a number value).</w:t>
      </w:r>
    </w:p>
    <w:p w14:paraId="1BD4FCE5" w14:textId="77777777" w:rsidR="00190DD0" w:rsidRDefault="00190DD0" w:rsidP="00190DD0">
      <w:pPr>
        <w:pStyle w:val="Normalwithspaceafter"/>
        <w:ind w:left="1800"/>
      </w:pPr>
      <w:r>
        <w:rPr>
          <w:noProof/>
        </w:rPr>
        <w:drawing>
          <wp:inline distT="0" distB="0" distL="0" distR="0" wp14:anchorId="537F8B99" wp14:editId="5F1B61B2">
            <wp:extent cx="1971675" cy="1104900"/>
            <wp:effectExtent l="19050" t="19050" r="2857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1675" cy="1104900"/>
                    </a:xfrm>
                    <a:prstGeom prst="rect">
                      <a:avLst/>
                    </a:prstGeom>
                    <a:solidFill>
                      <a:schemeClr val="bg1"/>
                    </a:solidFill>
                    <a:ln w="25400">
                      <a:solidFill>
                        <a:schemeClr val="tx1">
                          <a:lumMod val="50000"/>
                        </a:schemeClr>
                      </a:solidFill>
                    </a:ln>
                  </pic:spPr>
                </pic:pic>
              </a:graphicData>
            </a:graphic>
          </wp:inline>
        </w:drawing>
      </w:r>
    </w:p>
    <w:p w14:paraId="54F68E91" w14:textId="77777777" w:rsidR="00190DD0" w:rsidRDefault="00190DD0" w:rsidP="002C2A10">
      <w:pPr>
        <w:pStyle w:val="Normalwithspaceafter"/>
        <w:numPr>
          <w:ilvl w:val="1"/>
          <w:numId w:val="13"/>
        </w:numPr>
      </w:pPr>
      <w:r w:rsidRPr="00A77099">
        <w:rPr>
          <w:u w:val="single"/>
        </w:rPr>
        <w:t>Find Mezzanine</w:t>
      </w:r>
      <w:r>
        <w:t xml:space="preserve"> Transformer identifies mezzanine level features </w:t>
      </w:r>
      <w:proofErr w:type="gramStart"/>
      <w:r>
        <w:t>in order to</w:t>
      </w:r>
      <w:proofErr w:type="gramEnd"/>
      <w:r>
        <w:t xml:space="preserve"> populate level name and ordinal value correctly (Other Levels have a number value).</w:t>
      </w:r>
    </w:p>
    <w:p w14:paraId="11C8456B" w14:textId="77777777" w:rsidR="00190DD0" w:rsidRDefault="00190DD0" w:rsidP="00190DD0">
      <w:pPr>
        <w:pStyle w:val="Normalwithspaceafter"/>
        <w:ind w:left="1800"/>
      </w:pPr>
      <w:r>
        <w:rPr>
          <w:noProof/>
        </w:rPr>
        <w:lastRenderedPageBreak/>
        <w:drawing>
          <wp:inline distT="0" distB="0" distL="0" distR="0" wp14:anchorId="387FBFD5" wp14:editId="17EF23E0">
            <wp:extent cx="1638300" cy="1181100"/>
            <wp:effectExtent l="19050" t="19050" r="19050"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300" cy="1181100"/>
                    </a:xfrm>
                    <a:prstGeom prst="rect">
                      <a:avLst/>
                    </a:prstGeom>
                    <a:solidFill>
                      <a:schemeClr val="bg1"/>
                    </a:solidFill>
                    <a:ln w="25400">
                      <a:solidFill>
                        <a:schemeClr val="tx1">
                          <a:lumMod val="50000"/>
                        </a:schemeClr>
                      </a:solidFill>
                    </a:ln>
                  </pic:spPr>
                </pic:pic>
              </a:graphicData>
            </a:graphic>
          </wp:inline>
        </w:drawing>
      </w:r>
    </w:p>
    <w:p w14:paraId="4B1BCD32" w14:textId="77777777" w:rsidR="00190DD0" w:rsidRDefault="00190DD0" w:rsidP="002C2A10">
      <w:pPr>
        <w:pStyle w:val="Normalwithspaceafter"/>
        <w:numPr>
          <w:ilvl w:val="1"/>
          <w:numId w:val="13"/>
        </w:numPr>
      </w:pPr>
      <w:r w:rsidRPr="00A77099">
        <w:rPr>
          <w:u w:val="single"/>
        </w:rPr>
        <w:t xml:space="preserve">Drop B </w:t>
      </w:r>
      <w:proofErr w:type="gramStart"/>
      <w:r w:rsidRPr="00A77099">
        <w:rPr>
          <w:u w:val="single"/>
        </w:rPr>
        <w:t>From</w:t>
      </w:r>
      <w:proofErr w:type="gramEnd"/>
      <w:r w:rsidRPr="00A77099">
        <w:rPr>
          <w:u w:val="single"/>
        </w:rPr>
        <w:t xml:space="preserve"> Front of Building Number </w:t>
      </w:r>
      <w:r>
        <w:t>Transformer removes the leading B from the Building number populated earlier from the file name.</w:t>
      </w:r>
    </w:p>
    <w:p w14:paraId="049BE144" w14:textId="77777777" w:rsidR="00190DD0" w:rsidRDefault="00190DD0" w:rsidP="00190DD0">
      <w:pPr>
        <w:pStyle w:val="Normalwithspaceafter"/>
        <w:ind w:left="1800"/>
      </w:pPr>
      <w:r>
        <w:rPr>
          <w:noProof/>
        </w:rPr>
        <w:drawing>
          <wp:inline distT="0" distB="0" distL="0" distR="0" wp14:anchorId="4C400584" wp14:editId="4F207B2F">
            <wp:extent cx="2590800" cy="1228725"/>
            <wp:effectExtent l="19050" t="19050" r="19050"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1228725"/>
                    </a:xfrm>
                    <a:prstGeom prst="rect">
                      <a:avLst/>
                    </a:prstGeom>
                    <a:solidFill>
                      <a:schemeClr val="bg1"/>
                    </a:solidFill>
                    <a:ln w="25400">
                      <a:solidFill>
                        <a:schemeClr val="tx1">
                          <a:lumMod val="50000"/>
                        </a:schemeClr>
                      </a:solidFill>
                    </a:ln>
                  </pic:spPr>
                </pic:pic>
              </a:graphicData>
            </a:graphic>
          </wp:inline>
        </w:drawing>
      </w:r>
    </w:p>
    <w:p w14:paraId="6B1DA8F8" w14:textId="77777777" w:rsidR="00190DD0" w:rsidRDefault="00190DD0" w:rsidP="002C2A10">
      <w:pPr>
        <w:pStyle w:val="Normalwithspaceafter"/>
        <w:numPr>
          <w:ilvl w:val="1"/>
          <w:numId w:val="13"/>
        </w:numPr>
      </w:pPr>
      <w:r w:rsidRPr="00A77099">
        <w:rPr>
          <w:u w:val="single"/>
        </w:rPr>
        <w:t>Assign Coded Value Building Number</w:t>
      </w:r>
      <w:r>
        <w:t xml:space="preserve"> Transformer converts Terminal Building Names there coded building number</w:t>
      </w:r>
    </w:p>
    <w:p w14:paraId="6BE825EE" w14:textId="77777777" w:rsidR="00190DD0" w:rsidRDefault="00190DD0" w:rsidP="00190DD0">
      <w:pPr>
        <w:pStyle w:val="Normalwithspaceafter"/>
        <w:ind w:left="1800"/>
      </w:pPr>
      <w:r>
        <w:rPr>
          <w:noProof/>
        </w:rPr>
        <w:drawing>
          <wp:inline distT="0" distB="0" distL="0" distR="0" wp14:anchorId="2C2298EF" wp14:editId="4651E104">
            <wp:extent cx="2305050" cy="1600200"/>
            <wp:effectExtent l="19050" t="19050" r="19050"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050" cy="1600200"/>
                    </a:xfrm>
                    <a:prstGeom prst="rect">
                      <a:avLst/>
                    </a:prstGeom>
                    <a:solidFill>
                      <a:schemeClr val="bg1"/>
                    </a:solidFill>
                    <a:ln w="25400">
                      <a:solidFill>
                        <a:schemeClr val="tx1">
                          <a:lumMod val="50000"/>
                        </a:schemeClr>
                      </a:solidFill>
                    </a:ln>
                  </pic:spPr>
                </pic:pic>
              </a:graphicData>
            </a:graphic>
          </wp:inline>
        </w:drawing>
      </w:r>
    </w:p>
    <w:p w14:paraId="440414C5" w14:textId="77777777" w:rsidR="00190DD0" w:rsidRDefault="00190DD0" w:rsidP="002C2A10">
      <w:pPr>
        <w:pStyle w:val="Normalwithspaceafter"/>
        <w:numPr>
          <w:ilvl w:val="1"/>
          <w:numId w:val="13"/>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6B9DA666" w14:textId="77777777" w:rsidR="00190DD0" w:rsidRDefault="00190DD0" w:rsidP="00190DD0">
      <w:pPr>
        <w:pStyle w:val="Normalwithspaceafter"/>
        <w:ind w:left="1800"/>
      </w:pPr>
      <w:r>
        <w:rPr>
          <w:noProof/>
        </w:rPr>
        <w:drawing>
          <wp:inline distT="0" distB="0" distL="0" distR="0" wp14:anchorId="4E322846" wp14:editId="753FECC1">
            <wp:extent cx="2505075" cy="904875"/>
            <wp:effectExtent l="19050" t="19050" r="28575" b="285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1A059948" w14:textId="77777777" w:rsidR="00190DD0" w:rsidRDefault="00190DD0" w:rsidP="002C2A10">
      <w:pPr>
        <w:pStyle w:val="Normalwithspaceafter"/>
        <w:numPr>
          <w:ilvl w:val="1"/>
          <w:numId w:val="13"/>
        </w:numPr>
      </w:pPr>
      <w:r w:rsidRPr="00A77099">
        <w:rPr>
          <w:u w:val="single"/>
        </w:rPr>
        <w:t>Assign Z Values</w:t>
      </w:r>
      <w:r>
        <w:t xml:space="preserve"> Transformer converts the ordinal value as the geometry Z value.</w:t>
      </w:r>
    </w:p>
    <w:p w14:paraId="63D62D4E" w14:textId="77777777" w:rsidR="00190DD0" w:rsidRDefault="00190DD0" w:rsidP="00190DD0">
      <w:pPr>
        <w:pStyle w:val="Normalwithspaceafter"/>
        <w:ind w:left="1800"/>
      </w:pPr>
      <w:r>
        <w:rPr>
          <w:noProof/>
        </w:rPr>
        <w:lastRenderedPageBreak/>
        <w:drawing>
          <wp:inline distT="0" distB="0" distL="0" distR="0" wp14:anchorId="306A9476" wp14:editId="03CE3F86">
            <wp:extent cx="1743075" cy="996043"/>
            <wp:effectExtent l="19050" t="19050" r="9525" b="139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5453" cy="1008831"/>
                    </a:xfrm>
                    <a:prstGeom prst="rect">
                      <a:avLst/>
                    </a:prstGeom>
                    <a:solidFill>
                      <a:schemeClr val="bg1"/>
                    </a:solidFill>
                    <a:ln w="25400">
                      <a:solidFill>
                        <a:schemeClr val="tx1">
                          <a:lumMod val="50000"/>
                        </a:schemeClr>
                      </a:solidFill>
                    </a:ln>
                  </pic:spPr>
                </pic:pic>
              </a:graphicData>
            </a:graphic>
          </wp:inline>
        </w:drawing>
      </w:r>
      <w:r>
        <w:t xml:space="preserve"> </w:t>
      </w:r>
    </w:p>
    <w:p w14:paraId="2A94F47C" w14:textId="77777777" w:rsidR="00190DD0" w:rsidRDefault="00190DD0" w:rsidP="002C2A10">
      <w:pPr>
        <w:pStyle w:val="Normalwithspaceafter"/>
        <w:numPr>
          <w:ilvl w:val="0"/>
          <w:numId w:val="13"/>
        </w:numPr>
      </w:pPr>
      <w:r w:rsidRPr="007E3D98">
        <w:rPr>
          <w:b/>
        </w:rPr>
        <w:t>Output</w:t>
      </w:r>
      <w:r>
        <w:t xml:space="preserve"> - The output for the Floorplan script is the </w:t>
      </w:r>
      <w:proofErr w:type="spellStart"/>
      <w:r>
        <w:t>SDE.</w:t>
      </w:r>
      <w:r w:rsidR="00011BA2">
        <w:t>Architectural_Data</w:t>
      </w:r>
      <w:proofErr w:type="spellEnd"/>
      <w:r>
        <w:t xml:space="preserve"> feature in the PROD Geodatabase.</w:t>
      </w:r>
    </w:p>
    <w:p w14:paraId="2F740926" w14:textId="77777777" w:rsidR="00190DD0" w:rsidRDefault="00011BA2" w:rsidP="00190DD0">
      <w:pPr>
        <w:pStyle w:val="Normalwithspaceafter"/>
        <w:ind w:left="1080"/>
      </w:pPr>
      <w:r w:rsidRPr="00011BA2">
        <w:rPr>
          <w:noProof/>
        </w:rPr>
        <w:drawing>
          <wp:inline distT="0" distB="0" distL="0" distR="0" wp14:anchorId="1A67A431" wp14:editId="15129B3C">
            <wp:extent cx="2438400" cy="1202590"/>
            <wp:effectExtent l="19050" t="19050" r="19050" b="171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4431" cy="1210497"/>
                    </a:xfrm>
                    <a:prstGeom prst="rect">
                      <a:avLst/>
                    </a:prstGeom>
                    <a:solidFill>
                      <a:schemeClr val="bg1"/>
                    </a:solidFill>
                    <a:ln w="25400">
                      <a:solidFill>
                        <a:schemeClr val="tx1">
                          <a:lumMod val="50000"/>
                        </a:schemeClr>
                      </a:solidFill>
                    </a:ln>
                  </pic:spPr>
                </pic:pic>
              </a:graphicData>
            </a:graphic>
          </wp:inline>
        </w:drawing>
      </w:r>
    </w:p>
    <w:p w14:paraId="118FB0F4" w14:textId="77777777" w:rsidR="00190DD0" w:rsidRPr="008559C5" w:rsidRDefault="00190DD0" w:rsidP="008559C5">
      <w:pPr>
        <w:pStyle w:val="Normalwithspaceafter"/>
      </w:pPr>
    </w:p>
    <w:p w14:paraId="50843251" w14:textId="77777777" w:rsidR="00543F75" w:rsidRDefault="00543F75" w:rsidP="00543F75">
      <w:pPr>
        <w:pStyle w:val="NumHeading3"/>
      </w:pPr>
      <w:bookmarkStart w:id="283" w:name="_Toc516721371"/>
      <w:r>
        <w:t>Topology</w:t>
      </w:r>
      <w:bookmarkEnd w:id="283"/>
    </w:p>
    <w:p w14:paraId="7A8B37AC" w14:textId="77777777" w:rsidR="008559C5" w:rsidRDefault="008559C5" w:rsidP="008559C5">
      <w:pPr>
        <w:pStyle w:val="Normalwithspaceafter"/>
      </w:pPr>
      <w:r>
        <w:t xml:space="preserve">The </w:t>
      </w:r>
      <w:r w:rsidR="00344AE9">
        <w:t>Topology</w:t>
      </w:r>
      <w:r>
        <w:t xml:space="preserve"> script is used </w:t>
      </w:r>
      <w:r w:rsidR="005976FC">
        <w:t xml:space="preserve">to validate geometry, automatically repair some geometry issues and flag issues found in the AVM </w:t>
      </w:r>
      <w:proofErr w:type="spellStart"/>
      <w:r w:rsidR="005976FC">
        <w:t>A_Door</w:t>
      </w:r>
      <w:proofErr w:type="spellEnd"/>
      <w:r w:rsidR="005976FC">
        <w:t xml:space="preserve"> and </w:t>
      </w:r>
      <w:proofErr w:type="spellStart"/>
      <w:r w:rsidR="005976FC">
        <w:t>A_Area</w:t>
      </w:r>
      <w:proofErr w:type="spellEnd"/>
      <w:r w:rsidR="005976FC">
        <w:t xml:space="preserve"> feature classes located in SFO AVM SDE.</w:t>
      </w:r>
    </w:p>
    <w:p w14:paraId="49E3B10D" w14:textId="77777777" w:rsidR="005976FC" w:rsidRDefault="005976FC" w:rsidP="008559C5">
      <w:pPr>
        <w:pStyle w:val="Normalwithspaceafter"/>
      </w:pPr>
      <w:r>
        <w:t xml:space="preserve">The </w:t>
      </w:r>
      <w:proofErr w:type="spellStart"/>
      <w:r>
        <w:t>A_Door</w:t>
      </w:r>
      <w:proofErr w:type="spellEnd"/>
      <w:r>
        <w:t xml:space="preserve"> feature class will be checked for the following:</w:t>
      </w:r>
    </w:p>
    <w:p w14:paraId="3F0C2B65" w14:textId="77777777" w:rsidR="005976FC" w:rsidRDefault="005976FC" w:rsidP="002C2A10">
      <w:pPr>
        <w:pStyle w:val="Normalwithspaceafter"/>
        <w:numPr>
          <w:ilvl w:val="0"/>
          <w:numId w:val="14"/>
        </w:numPr>
        <w:spacing w:after="0"/>
      </w:pPr>
      <w:r>
        <w:t xml:space="preserve">Spatial Duplicates using </w:t>
      </w:r>
      <w:r w:rsidR="00C147EE">
        <w:t>attributes</w:t>
      </w:r>
      <w:r>
        <w:t xml:space="preserve"> and geometry (</w:t>
      </w:r>
      <w:proofErr w:type="spellStart"/>
      <w:r>
        <w:t>Builiding</w:t>
      </w:r>
      <w:proofErr w:type="spellEnd"/>
      <w:r>
        <w:t xml:space="preserve">, </w:t>
      </w:r>
      <w:proofErr w:type="spellStart"/>
      <w:r>
        <w:t>LevelName</w:t>
      </w:r>
      <w:proofErr w:type="spellEnd"/>
      <w:r>
        <w:t>, x, y)</w:t>
      </w:r>
    </w:p>
    <w:p w14:paraId="50E99C34" w14:textId="77777777" w:rsidR="005976FC" w:rsidRDefault="005976FC" w:rsidP="002C2A10">
      <w:pPr>
        <w:pStyle w:val="Normalwithspaceafter"/>
        <w:numPr>
          <w:ilvl w:val="0"/>
          <w:numId w:val="14"/>
        </w:numPr>
        <w:spacing w:after="0"/>
      </w:pPr>
      <w:r>
        <w:t>Duplicate Door Numbers</w:t>
      </w:r>
    </w:p>
    <w:p w14:paraId="2D1A60EA" w14:textId="77777777" w:rsidR="005976FC" w:rsidRDefault="005976FC" w:rsidP="002C2A10">
      <w:pPr>
        <w:pStyle w:val="Normalwithspaceafter"/>
        <w:numPr>
          <w:ilvl w:val="0"/>
          <w:numId w:val="14"/>
        </w:numPr>
        <w:spacing w:after="0"/>
      </w:pPr>
      <w:r>
        <w:t>Incorrect Building Number and Incorrect Level Name</w:t>
      </w:r>
    </w:p>
    <w:p w14:paraId="6804CBAB" w14:textId="77777777" w:rsidR="00C147EE" w:rsidRDefault="00C147EE" w:rsidP="002C2A10">
      <w:pPr>
        <w:pStyle w:val="Normalwithspaceafter"/>
        <w:numPr>
          <w:ilvl w:val="0"/>
          <w:numId w:val="14"/>
        </w:numPr>
      </w:pPr>
      <w:r>
        <w:t>Door falls inside Building Footprint</w:t>
      </w:r>
    </w:p>
    <w:p w14:paraId="1B065715" w14:textId="77777777" w:rsidR="005976FC" w:rsidRDefault="005976FC" w:rsidP="005976FC">
      <w:pPr>
        <w:pStyle w:val="Normalwithspaceafter"/>
      </w:pPr>
      <w:r>
        <w:t xml:space="preserve">The </w:t>
      </w:r>
      <w:proofErr w:type="spellStart"/>
      <w:r>
        <w:t>A_Area</w:t>
      </w:r>
      <w:proofErr w:type="spellEnd"/>
      <w:r>
        <w:t xml:space="preserve"> feature class will be checked for </w:t>
      </w:r>
      <w:r w:rsidR="00C147EE">
        <w:t>the following:</w:t>
      </w:r>
    </w:p>
    <w:p w14:paraId="5D47930C" w14:textId="77777777" w:rsidR="00C147EE" w:rsidRDefault="00C147EE" w:rsidP="002C2A10">
      <w:pPr>
        <w:pStyle w:val="Normalwithspaceafter"/>
        <w:numPr>
          <w:ilvl w:val="0"/>
          <w:numId w:val="14"/>
        </w:numPr>
        <w:spacing w:after="0"/>
      </w:pPr>
      <w:r>
        <w:t>Null or Corrupt Geometry</w:t>
      </w:r>
    </w:p>
    <w:p w14:paraId="1DE12C12" w14:textId="77777777" w:rsidR="00C147EE" w:rsidRDefault="00C147EE" w:rsidP="002C2A10">
      <w:pPr>
        <w:pStyle w:val="Normalwithspaceafter"/>
        <w:numPr>
          <w:ilvl w:val="0"/>
          <w:numId w:val="14"/>
        </w:numPr>
        <w:spacing w:after="0"/>
      </w:pPr>
      <w:r>
        <w:t>Self-Intersections</w:t>
      </w:r>
    </w:p>
    <w:p w14:paraId="626479EA" w14:textId="77777777" w:rsidR="00C147EE" w:rsidRDefault="00C147EE" w:rsidP="002C2A10">
      <w:pPr>
        <w:pStyle w:val="Normalwithspaceafter"/>
        <w:numPr>
          <w:ilvl w:val="0"/>
          <w:numId w:val="14"/>
        </w:numPr>
        <w:spacing w:after="0"/>
      </w:pPr>
      <w:r>
        <w:t>Spatial Duplicates using attributes and geometry (</w:t>
      </w:r>
      <w:proofErr w:type="spellStart"/>
      <w:r>
        <w:t>Builiding</w:t>
      </w:r>
      <w:proofErr w:type="spellEnd"/>
      <w:r>
        <w:t xml:space="preserve">, </w:t>
      </w:r>
      <w:proofErr w:type="spellStart"/>
      <w:r>
        <w:t>LevelName</w:t>
      </w:r>
      <w:proofErr w:type="spellEnd"/>
      <w:r>
        <w:t>, x, y)</w:t>
      </w:r>
    </w:p>
    <w:p w14:paraId="43A5FBDF" w14:textId="77777777" w:rsidR="00C147EE" w:rsidRDefault="00C147EE" w:rsidP="002C2A10">
      <w:pPr>
        <w:pStyle w:val="Normalwithspaceafter"/>
        <w:numPr>
          <w:ilvl w:val="0"/>
          <w:numId w:val="14"/>
        </w:numPr>
        <w:spacing w:after="0"/>
      </w:pPr>
      <w:r>
        <w:t>Duplicate Space ID</w:t>
      </w:r>
    </w:p>
    <w:p w14:paraId="51BC6923" w14:textId="77777777" w:rsidR="00C147EE" w:rsidRDefault="00C147EE" w:rsidP="002C2A10">
      <w:pPr>
        <w:pStyle w:val="Normalwithspaceafter"/>
        <w:numPr>
          <w:ilvl w:val="0"/>
          <w:numId w:val="14"/>
        </w:numPr>
        <w:spacing w:after="0"/>
      </w:pPr>
      <w:r>
        <w:t>Incorrect Building Number, Level Name, Lease Type,</w:t>
      </w:r>
    </w:p>
    <w:p w14:paraId="441A365C" w14:textId="77777777" w:rsidR="00C147EE" w:rsidRDefault="00C147EE" w:rsidP="002C2A10">
      <w:pPr>
        <w:pStyle w:val="Normalwithspaceafter"/>
        <w:numPr>
          <w:ilvl w:val="0"/>
          <w:numId w:val="14"/>
        </w:numPr>
        <w:spacing w:after="0"/>
      </w:pPr>
      <w:r>
        <w:t>Incorrect Building Number and Incorrect Level Name</w:t>
      </w:r>
    </w:p>
    <w:p w14:paraId="3CA44EAC" w14:textId="77777777" w:rsidR="00C147EE" w:rsidRDefault="00C147EE" w:rsidP="002C2A10">
      <w:pPr>
        <w:pStyle w:val="Normalwithspaceafter"/>
        <w:numPr>
          <w:ilvl w:val="0"/>
          <w:numId w:val="14"/>
        </w:numPr>
        <w:spacing w:after="0"/>
      </w:pPr>
      <w:r>
        <w:t>Overlaps and Gaps</w:t>
      </w:r>
    </w:p>
    <w:p w14:paraId="066B01DE" w14:textId="77777777" w:rsidR="00C147EE" w:rsidRDefault="00C147EE" w:rsidP="002C2A10">
      <w:pPr>
        <w:pStyle w:val="Normalwithspaceafter"/>
        <w:numPr>
          <w:ilvl w:val="0"/>
          <w:numId w:val="14"/>
        </w:numPr>
      </w:pPr>
      <w:r>
        <w:t>Door falls inside Building Footprint</w:t>
      </w:r>
    </w:p>
    <w:p w14:paraId="52334BE8" w14:textId="77777777" w:rsidR="00C147EE" w:rsidRDefault="00C147EE" w:rsidP="008559C5">
      <w:pPr>
        <w:pStyle w:val="Normalwithspaceafter"/>
      </w:pPr>
      <w:r>
        <w:t>The script cleans and simplifies geometry where possible to limit the amount of errors created by the topology checks to be handled manually.</w:t>
      </w:r>
    </w:p>
    <w:p w14:paraId="14F3EE35" w14:textId="77777777" w:rsidR="00C147EE" w:rsidRDefault="00C147EE" w:rsidP="002C2A10">
      <w:pPr>
        <w:pStyle w:val="Normalwithspaceafter"/>
        <w:numPr>
          <w:ilvl w:val="0"/>
          <w:numId w:val="15"/>
        </w:numPr>
      </w:pPr>
      <w:r w:rsidRPr="00190DD0">
        <w:rPr>
          <w:b/>
        </w:rPr>
        <w:t>Input</w:t>
      </w:r>
      <w:r>
        <w:t xml:space="preserve"> – The input for </w:t>
      </w:r>
      <w:r w:rsidR="00D70CD0">
        <w:t>Topology</w:t>
      </w:r>
      <w:r>
        <w:t xml:space="preserve"> script is </w:t>
      </w:r>
      <w:r w:rsidR="00D70CD0">
        <w:t xml:space="preserve">the AVM </w:t>
      </w:r>
      <w:proofErr w:type="spellStart"/>
      <w:r w:rsidR="00D70CD0">
        <w:t>A_Area</w:t>
      </w:r>
      <w:proofErr w:type="spellEnd"/>
      <w:r w:rsidR="00381BBA">
        <w:t xml:space="preserve">, </w:t>
      </w:r>
      <w:proofErr w:type="spellStart"/>
      <w:r w:rsidR="00D70CD0">
        <w:t>A_Door</w:t>
      </w:r>
      <w:proofErr w:type="spellEnd"/>
      <w:r w:rsidR="00381BBA">
        <w:t>, and Structures (Building Footprint)</w:t>
      </w:r>
      <w:r w:rsidR="00D70CD0">
        <w:t xml:space="preserve"> feature classes located on </w:t>
      </w:r>
      <w:r w:rsidR="00D70CD0" w:rsidRPr="00D70CD0">
        <w:t>DEV-DCORA01</w:t>
      </w:r>
      <w:r w:rsidR="00D70CD0">
        <w:t xml:space="preserve">. </w:t>
      </w:r>
    </w:p>
    <w:p w14:paraId="6D062272" w14:textId="77777777" w:rsidR="00D70CD0" w:rsidRDefault="00381BBA" w:rsidP="00D70CD0">
      <w:pPr>
        <w:pStyle w:val="Normalwithspaceafter"/>
        <w:ind w:left="1080"/>
      </w:pPr>
      <w:r>
        <w:rPr>
          <w:noProof/>
        </w:rPr>
        <w:lastRenderedPageBreak/>
        <w:drawing>
          <wp:inline distT="0" distB="0" distL="0" distR="0" wp14:anchorId="05D9FF74" wp14:editId="1729B087">
            <wp:extent cx="2590800" cy="1677060"/>
            <wp:effectExtent l="19050" t="19050" r="19050" b="184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5833" cy="1693264"/>
                    </a:xfrm>
                    <a:prstGeom prst="rect">
                      <a:avLst/>
                    </a:prstGeom>
                    <a:solidFill>
                      <a:schemeClr val="bg1"/>
                    </a:solidFill>
                    <a:ln w="25400">
                      <a:solidFill>
                        <a:schemeClr val="tx1">
                          <a:lumMod val="50000"/>
                        </a:schemeClr>
                      </a:solidFill>
                    </a:ln>
                  </pic:spPr>
                </pic:pic>
              </a:graphicData>
            </a:graphic>
          </wp:inline>
        </w:drawing>
      </w:r>
    </w:p>
    <w:p w14:paraId="1F645C4A" w14:textId="77777777" w:rsidR="00C147EE" w:rsidRDefault="00C147EE" w:rsidP="002C2A10">
      <w:pPr>
        <w:pStyle w:val="Normalwithspaceafter"/>
        <w:numPr>
          <w:ilvl w:val="0"/>
          <w:numId w:val="15"/>
        </w:numPr>
      </w:pPr>
      <w:r w:rsidRPr="00190DD0">
        <w:rPr>
          <w:b/>
        </w:rPr>
        <w:t>Transformers</w:t>
      </w:r>
      <w:r>
        <w:t xml:space="preserve"> (listed in processing order)</w:t>
      </w:r>
    </w:p>
    <w:p w14:paraId="68353382" w14:textId="77777777" w:rsidR="00C147EE" w:rsidRDefault="00381BBA" w:rsidP="002C2A10">
      <w:pPr>
        <w:pStyle w:val="Normalwithspaceafter"/>
        <w:numPr>
          <w:ilvl w:val="1"/>
          <w:numId w:val="15"/>
        </w:numPr>
      </w:pPr>
      <w:proofErr w:type="spellStart"/>
      <w:r>
        <w:rPr>
          <w:u w:val="single"/>
        </w:rPr>
        <w:t>A_Door</w:t>
      </w:r>
      <w:proofErr w:type="spellEnd"/>
      <w:r>
        <w:rPr>
          <w:u w:val="single"/>
        </w:rPr>
        <w:t xml:space="preserve"> Validation</w:t>
      </w:r>
      <w:r w:rsidR="00C147EE">
        <w:t xml:space="preserve"> Transformer performs </w:t>
      </w:r>
      <w:r>
        <w:t xml:space="preserve">the topology checks mentioned previously for the </w:t>
      </w:r>
      <w:proofErr w:type="spellStart"/>
      <w:r>
        <w:t>A_Door</w:t>
      </w:r>
      <w:proofErr w:type="spellEnd"/>
      <w:r>
        <w:t xml:space="preserve"> feature class except for the building footprint check.</w:t>
      </w:r>
    </w:p>
    <w:p w14:paraId="5C05FE02" w14:textId="77777777" w:rsidR="00C147EE" w:rsidRDefault="00381BBA" w:rsidP="00C147EE">
      <w:pPr>
        <w:pStyle w:val="Normalwithspaceafter"/>
        <w:ind w:left="1800"/>
      </w:pPr>
      <w:r w:rsidRPr="00381BBA">
        <w:rPr>
          <w:noProof/>
        </w:rPr>
        <w:drawing>
          <wp:inline distT="0" distB="0" distL="0" distR="0" wp14:anchorId="3565E50A" wp14:editId="21107ABD">
            <wp:extent cx="2619375" cy="1336973"/>
            <wp:effectExtent l="19050" t="19050" r="9525" b="158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6455" cy="1366107"/>
                    </a:xfrm>
                    <a:prstGeom prst="rect">
                      <a:avLst/>
                    </a:prstGeom>
                    <a:solidFill>
                      <a:schemeClr val="bg1"/>
                    </a:solidFill>
                    <a:ln w="25400">
                      <a:solidFill>
                        <a:schemeClr val="tx1">
                          <a:lumMod val="50000"/>
                        </a:schemeClr>
                      </a:solidFill>
                    </a:ln>
                  </pic:spPr>
                </pic:pic>
              </a:graphicData>
            </a:graphic>
          </wp:inline>
        </w:drawing>
      </w:r>
    </w:p>
    <w:p w14:paraId="6CEE6F43" w14:textId="77777777" w:rsidR="00C147EE" w:rsidRDefault="00381BBA" w:rsidP="002C2A10">
      <w:pPr>
        <w:pStyle w:val="Normalwithspaceafter"/>
        <w:numPr>
          <w:ilvl w:val="1"/>
          <w:numId w:val="15"/>
        </w:numPr>
      </w:pPr>
      <w:proofErr w:type="spellStart"/>
      <w:r>
        <w:rPr>
          <w:u w:val="single"/>
        </w:rPr>
        <w:t>A_Area</w:t>
      </w:r>
      <w:proofErr w:type="spellEnd"/>
      <w:r>
        <w:rPr>
          <w:u w:val="single"/>
        </w:rPr>
        <w:t xml:space="preserve"> Validation</w:t>
      </w:r>
      <w:r w:rsidR="00C147EE">
        <w:t xml:space="preserve"> Transformer </w:t>
      </w:r>
      <w:r>
        <w:t xml:space="preserve">performs the topology checks mentioned previously for the </w:t>
      </w:r>
      <w:proofErr w:type="spellStart"/>
      <w:r>
        <w:t>A_Area</w:t>
      </w:r>
      <w:proofErr w:type="spellEnd"/>
      <w:r>
        <w:t xml:space="preserve"> feature class except for the building footprint check.</w:t>
      </w:r>
    </w:p>
    <w:p w14:paraId="122F43B2" w14:textId="77777777" w:rsidR="00C147EE" w:rsidRDefault="00381BBA" w:rsidP="00C147EE">
      <w:pPr>
        <w:pStyle w:val="Normalwithspaceafter"/>
        <w:ind w:left="1800"/>
      </w:pPr>
      <w:r>
        <w:rPr>
          <w:noProof/>
        </w:rPr>
        <w:drawing>
          <wp:inline distT="0" distB="0" distL="0" distR="0" wp14:anchorId="104170CA" wp14:editId="3990BDD7">
            <wp:extent cx="2000250" cy="1283583"/>
            <wp:effectExtent l="19050" t="19050" r="19050" b="1206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8096" cy="1288618"/>
                    </a:xfrm>
                    <a:prstGeom prst="rect">
                      <a:avLst/>
                    </a:prstGeom>
                    <a:solidFill>
                      <a:schemeClr val="bg1"/>
                    </a:solidFill>
                    <a:ln w="25400">
                      <a:solidFill>
                        <a:schemeClr val="tx1">
                          <a:lumMod val="50000"/>
                        </a:schemeClr>
                      </a:solidFill>
                    </a:ln>
                  </pic:spPr>
                </pic:pic>
              </a:graphicData>
            </a:graphic>
          </wp:inline>
        </w:drawing>
      </w:r>
    </w:p>
    <w:p w14:paraId="3A44BBF0" w14:textId="77777777" w:rsidR="001F7183" w:rsidRPr="001F7183" w:rsidRDefault="001F7183" w:rsidP="002C2A10">
      <w:pPr>
        <w:pStyle w:val="Normalwithspaceafter"/>
        <w:numPr>
          <w:ilvl w:val="1"/>
          <w:numId w:val="15"/>
        </w:numPr>
        <w:rPr>
          <w:b/>
        </w:rPr>
      </w:pPr>
      <w:r w:rsidRPr="001F7183">
        <w:rPr>
          <w:b/>
        </w:rPr>
        <w:t>Embedded Transformer</w:t>
      </w:r>
      <w:r>
        <w:rPr>
          <w:b/>
        </w:rPr>
        <w:t xml:space="preserve"> </w:t>
      </w:r>
      <w:r w:rsidRPr="001F7183">
        <w:t xml:space="preserve">is a transformer that is a </w:t>
      </w:r>
      <w:proofErr w:type="gramStart"/>
      <w:r w:rsidRPr="001F7183">
        <w:t>custom built</w:t>
      </w:r>
      <w:proofErr w:type="gramEnd"/>
      <w:r w:rsidRPr="001F7183">
        <w:t xml:space="preserve"> transformer that is used in the main model and located on the tab next to the main tab</w:t>
      </w:r>
      <w:r>
        <w:t xml:space="preserve"> and shows the name of the custom transformer (</w:t>
      </w:r>
      <w:proofErr w:type="spellStart"/>
      <w:r>
        <w:t>Overlap_Gap_Finder</w:t>
      </w:r>
      <w:proofErr w:type="spellEnd"/>
      <w:r>
        <w:t>)</w:t>
      </w:r>
      <w:r w:rsidRPr="001F7183">
        <w:t>.</w:t>
      </w:r>
    </w:p>
    <w:p w14:paraId="79EAA978" w14:textId="77777777" w:rsidR="001F7183" w:rsidRDefault="001F7183" w:rsidP="001F7183">
      <w:pPr>
        <w:pStyle w:val="Normalwithspaceafter"/>
        <w:ind w:left="1080" w:firstLine="720"/>
        <w:rPr>
          <w:b/>
        </w:rPr>
      </w:pPr>
      <w:r>
        <w:rPr>
          <w:noProof/>
        </w:rPr>
        <w:drawing>
          <wp:inline distT="0" distB="0" distL="0" distR="0" wp14:anchorId="00CFAD63" wp14:editId="3A3B5EFF">
            <wp:extent cx="2867025" cy="561975"/>
            <wp:effectExtent l="19050" t="19050" r="28575" b="285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7025" cy="561975"/>
                    </a:xfrm>
                    <a:prstGeom prst="rect">
                      <a:avLst/>
                    </a:prstGeom>
                    <a:solidFill>
                      <a:schemeClr val="bg1"/>
                    </a:solidFill>
                    <a:ln w="25400">
                      <a:solidFill>
                        <a:schemeClr val="tx1">
                          <a:lumMod val="50000"/>
                        </a:schemeClr>
                      </a:solidFill>
                    </a:ln>
                  </pic:spPr>
                </pic:pic>
              </a:graphicData>
            </a:graphic>
          </wp:inline>
        </w:drawing>
      </w:r>
    </w:p>
    <w:p w14:paraId="3A746524" w14:textId="77777777" w:rsidR="001F7183" w:rsidRDefault="001F7183" w:rsidP="002C2A10">
      <w:pPr>
        <w:pStyle w:val="Normalwithspaceafter"/>
        <w:numPr>
          <w:ilvl w:val="1"/>
          <w:numId w:val="15"/>
        </w:numPr>
      </w:pPr>
      <w:proofErr w:type="spellStart"/>
      <w:r>
        <w:rPr>
          <w:u w:val="single"/>
        </w:rPr>
        <w:t>Overlap_Gap_Finder</w:t>
      </w:r>
      <w:proofErr w:type="spellEnd"/>
      <w:r>
        <w:t xml:space="preserve"> Transformer is located within the </w:t>
      </w:r>
      <w:proofErr w:type="spellStart"/>
      <w:r>
        <w:t>A_Area</w:t>
      </w:r>
      <w:proofErr w:type="spellEnd"/>
      <w:r>
        <w:t xml:space="preserve"> validation transformer and performs the gaps and overlaps topology check. </w:t>
      </w:r>
    </w:p>
    <w:p w14:paraId="1E58FC5C" w14:textId="77777777" w:rsidR="001F7183" w:rsidRDefault="001F7183" w:rsidP="001F7183">
      <w:pPr>
        <w:pStyle w:val="Normalwithspaceafter"/>
        <w:ind w:left="1080" w:firstLine="720"/>
        <w:rPr>
          <w:b/>
        </w:rPr>
      </w:pPr>
      <w:r>
        <w:rPr>
          <w:noProof/>
        </w:rPr>
        <w:lastRenderedPageBreak/>
        <w:drawing>
          <wp:inline distT="0" distB="0" distL="0" distR="0" wp14:anchorId="12B820AD" wp14:editId="3CCA4917">
            <wp:extent cx="2057400" cy="1537554"/>
            <wp:effectExtent l="19050" t="19050" r="19050" b="247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4951" cy="1558144"/>
                    </a:xfrm>
                    <a:prstGeom prst="rect">
                      <a:avLst/>
                    </a:prstGeom>
                    <a:solidFill>
                      <a:schemeClr val="bg1"/>
                    </a:solidFill>
                    <a:ln w="25400">
                      <a:solidFill>
                        <a:schemeClr val="tx1">
                          <a:lumMod val="50000"/>
                        </a:schemeClr>
                      </a:solidFill>
                    </a:ln>
                  </pic:spPr>
                </pic:pic>
              </a:graphicData>
            </a:graphic>
          </wp:inline>
        </w:drawing>
      </w:r>
    </w:p>
    <w:p w14:paraId="56D60693" w14:textId="77777777" w:rsidR="00C147EE" w:rsidRDefault="00381BBA" w:rsidP="002C2A10">
      <w:pPr>
        <w:pStyle w:val="Normalwithspaceafter"/>
        <w:numPr>
          <w:ilvl w:val="1"/>
          <w:numId w:val="15"/>
        </w:numPr>
      </w:pPr>
      <w:r>
        <w:rPr>
          <w:u w:val="single"/>
        </w:rPr>
        <w:t xml:space="preserve">Parse Out </w:t>
      </w:r>
      <w:proofErr w:type="spellStart"/>
      <w:r>
        <w:rPr>
          <w:u w:val="single"/>
        </w:rPr>
        <w:t>Lease|LeaseSubType</w:t>
      </w:r>
      <w:proofErr w:type="spellEnd"/>
      <w:r>
        <w:rPr>
          <w:u w:val="single"/>
        </w:rPr>
        <w:t xml:space="preserve"> to </w:t>
      </w:r>
      <w:proofErr w:type="spellStart"/>
      <w:r>
        <w:rPr>
          <w:u w:val="single"/>
        </w:rPr>
        <w:t>LeaseType</w:t>
      </w:r>
      <w:proofErr w:type="spellEnd"/>
      <w:r>
        <w:rPr>
          <w:u w:val="single"/>
        </w:rPr>
        <w:t xml:space="preserve"> &amp; </w:t>
      </w:r>
      <w:proofErr w:type="spellStart"/>
      <w:r>
        <w:rPr>
          <w:u w:val="single"/>
        </w:rPr>
        <w:t>LeaseSubType</w:t>
      </w:r>
      <w:proofErr w:type="spellEnd"/>
      <w:r w:rsidR="00C147EE" w:rsidRPr="00A77099">
        <w:rPr>
          <w:u w:val="single"/>
        </w:rPr>
        <w:t xml:space="preserve"> </w:t>
      </w:r>
      <w:r w:rsidR="00C147EE">
        <w:t xml:space="preserve">Transformer </w:t>
      </w:r>
      <w:r>
        <w:t xml:space="preserve">parses out the </w:t>
      </w:r>
      <w:proofErr w:type="spellStart"/>
      <w:r>
        <w:t>A_Area</w:t>
      </w:r>
      <w:proofErr w:type="spellEnd"/>
      <w:r>
        <w:t xml:space="preserve"> </w:t>
      </w:r>
      <w:proofErr w:type="spellStart"/>
      <w:r>
        <w:t>LeaseSubtype</w:t>
      </w:r>
      <w:proofErr w:type="spellEnd"/>
      <w:r>
        <w:t xml:space="preserve"> Field into two representative fields that are automatically populated, those fields are </w:t>
      </w:r>
      <w:proofErr w:type="spellStart"/>
      <w:r>
        <w:t>LeaseType</w:t>
      </w:r>
      <w:proofErr w:type="spellEnd"/>
      <w:r>
        <w:t xml:space="preserve"> and </w:t>
      </w:r>
      <w:proofErr w:type="spellStart"/>
      <w:r>
        <w:t>LeaseSubType</w:t>
      </w:r>
      <w:proofErr w:type="spellEnd"/>
      <w:r w:rsidR="00C147EE">
        <w:t>.</w:t>
      </w:r>
    </w:p>
    <w:p w14:paraId="6BC7153C" w14:textId="77777777" w:rsidR="00C147EE" w:rsidRDefault="00381BBA" w:rsidP="00C147EE">
      <w:pPr>
        <w:pStyle w:val="Normalwithspaceafter"/>
        <w:ind w:left="1800"/>
      </w:pPr>
      <w:r>
        <w:rPr>
          <w:noProof/>
        </w:rPr>
        <w:drawing>
          <wp:inline distT="0" distB="0" distL="0" distR="0" wp14:anchorId="3762D2B2" wp14:editId="6539BA3F">
            <wp:extent cx="3619500" cy="9810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500" cy="981075"/>
                    </a:xfrm>
                    <a:prstGeom prst="rect">
                      <a:avLst/>
                    </a:prstGeom>
                    <a:solidFill>
                      <a:schemeClr val="bg1"/>
                    </a:solidFill>
                    <a:ln w="25400">
                      <a:solidFill>
                        <a:schemeClr val="tx1">
                          <a:lumMod val="50000"/>
                        </a:schemeClr>
                      </a:solidFill>
                    </a:ln>
                  </pic:spPr>
                </pic:pic>
              </a:graphicData>
            </a:graphic>
          </wp:inline>
        </w:drawing>
      </w:r>
    </w:p>
    <w:p w14:paraId="4F8684D9" w14:textId="77777777" w:rsidR="00C147EE" w:rsidRDefault="00381BBA" w:rsidP="002C2A10">
      <w:pPr>
        <w:pStyle w:val="Normalwithspaceafter"/>
        <w:numPr>
          <w:ilvl w:val="1"/>
          <w:numId w:val="15"/>
        </w:numPr>
      </w:pPr>
      <w:r>
        <w:rPr>
          <w:u w:val="single"/>
        </w:rPr>
        <w:t>Door to Footprint Validator</w:t>
      </w:r>
      <w:r w:rsidR="00C147EE">
        <w:t xml:space="preserve"> Transformer </w:t>
      </w:r>
      <w:r w:rsidR="001F7183">
        <w:t xml:space="preserve">checks to see that all </w:t>
      </w:r>
      <w:proofErr w:type="spellStart"/>
      <w:r w:rsidR="001F7183">
        <w:t>A_Doors</w:t>
      </w:r>
      <w:proofErr w:type="spellEnd"/>
      <w:r w:rsidR="001F7183">
        <w:t xml:space="preserve"> are in or on the boundary of the Building Footprints based on building name</w:t>
      </w:r>
      <w:r w:rsidR="00C147EE">
        <w:t>.</w:t>
      </w:r>
    </w:p>
    <w:p w14:paraId="76A361F4" w14:textId="77777777" w:rsidR="00C147EE" w:rsidRDefault="001F7183" w:rsidP="00C147EE">
      <w:pPr>
        <w:pStyle w:val="Normalwithspaceafter"/>
        <w:ind w:left="1800"/>
      </w:pPr>
      <w:r>
        <w:rPr>
          <w:noProof/>
        </w:rPr>
        <w:drawing>
          <wp:inline distT="0" distB="0" distL="0" distR="0" wp14:anchorId="72AAFCF1" wp14:editId="24B6A5A2">
            <wp:extent cx="1970171" cy="857250"/>
            <wp:effectExtent l="19050" t="19050" r="11430"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2419" cy="862579"/>
                    </a:xfrm>
                    <a:prstGeom prst="rect">
                      <a:avLst/>
                    </a:prstGeom>
                    <a:solidFill>
                      <a:schemeClr val="bg1"/>
                    </a:solidFill>
                    <a:ln w="25400">
                      <a:solidFill>
                        <a:schemeClr val="tx1">
                          <a:lumMod val="50000"/>
                        </a:schemeClr>
                      </a:solidFill>
                    </a:ln>
                  </pic:spPr>
                </pic:pic>
              </a:graphicData>
            </a:graphic>
          </wp:inline>
        </w:drawing>
      </w:r>
    </w:p>
    <w:p w14:paraId="74F1C7C5" w14:textId="77777777" w:rsidR="00C147EE" w:rsidRDefault="00381BBA" w:rsidP="002C2A10">
      <w:pPr>
        <w:pStyle w:val="Normalwithspaceafter"/>
        <w:numPr>
          <w:ilvl w:val="1"/>
          <w:numId w:val="15"/>
        </w:numPr>
      </w:pPr>
      <w:r>
        <w:rPr>
          <w:u w:val="single"/>
        </w:rPr>
        <w:t>Area to Footprint Validator</w:t>
      </w:r>
      <w:r w:rsidR="00C147EE" w:rsidRPr="00A77099">
        <w:rPr>
          <w:u w:val="single"/>
        </w:rPr>
        <w:t xml:space="preserve"> </w:t>
      </w:r>
      <w:r w:rsidR="001F7183">
        <w:t xml:space="preserve">Transformer checks to see that all </w:t>
      </w:r>
      <w:proofErr w:type="spellStart"/>
      <w:r w:rsidR="001F7183">
        <w:t>A_Areas</w:t>
      </w:r>
      <w:proofErr w:type="spellEnd"/>
      <w:r w:rsidR="001F7183">
        <w:t xml:space="preserve"> are in or on the boundary of the Building Footprints based on building name</w:t>
      </w:r>
      <w:r w:rsidR="00C147EE">
        <w:t>.</w:t>
      </w:r>
    </w:p>
    <w:p w14:paraId="7A89D3C3" w14:textId="77777777" w:rsidR="00C147EE" w:rsidRDefault="001F7183" w:rsidP="00C147EE">
      <w:pPr>
        <w:pStyle w:val="Normalwithspaceafter"/>
        <w:ind w:left="1800"/>
      </w:pPr>
      <w:r>
        <w:rPr>
          <w:noProof/>
        </w:rPr>
        <w:drawing>
          <wp:inline distT="0" distB="0" distL="0" distR="0" wp14:anchorId="0DFD09E7" wp14:editId="3F71926C">
            <wp:extent cx="1962150" cy="1228405"/>
            <wp:effectExtent l="19050" t="19050" r="19050" b="101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69851" cy="1233226"/>
                    </a:xfrm>
                    <a:prstGeom prst="rect">
                      <a:avLst/>
                    </a:prstGeom>
                    <a:solidFill>
                      <a:schemeClr val="bg1"/>
                    </a:solidFill>
                    <a:ln w="25400">
                      <a:solidFill>
                        <a:schemeClr val="tx1">
                          <a:lumMod val="50000"/>
                        </a:schemeClr>
                      </a:solidFill>
                    </a:ln>
                  </pic:spPr>
                </pic:pic>
              </a:graphicData>
            </a:graphic>
          </wp:inline>
        </w:drawing>
      </w:r>
    </w:p>
    <w:p w14:paraId="148DE225" w14:textId="77777777" w:rsidR="00C147EE" w:rsidRDefault="00C147EE" w:rsidP="002C2A10">
      <w:pPr>
        <w:pStyle w:val="Normalwithspaceafter"/>
        <w:numPr>
          <w:ilvl w:val="0"/>
          <w:numId w:val="15"/>
        </w:numPr>
      </w:pPr>
      <w:r w:rsidRPr="00190DD0">
        <w:rPr>
          <w:b/>
        </w:rPr>
        <w:t>Output</w:t>
      </w:r>
      <w:r>
        <w:t xml:space="preserve"> - The output for the </w:t>
      </w:r>
      <w:r w:rsidR="001F7183">
        <w:t xml:space="preserve">Topology </w:t>
      </w:r>
      <w:r>
        <w:t xml:space="preserve">script is the </w:t>
      </w:r>
      <w:proofErr w:type="spellStart"/>
      <w:r>
        <w:t>SDE.</w:t>
      </w:r>
      <w:r w:rsidR="001F7183">
        <w:t>A_Areas</w:t>
      </w:r>
      <w:proofErr w:type="spellEnd"/>
      <w:r w:rsidR="001F7183">
        <w:t xml:space="preserve"> </w:t>
      </w:r>
      <w:r w:rsidR="001F7183" w:rsidRPr="001F7183">
        <w:rPr>
          <w:highlight w:val="yellow"/>
        </w:rPr>
        <w:t xml:space="preserve">&lt;does this go back to AVM database and overwrite </w:t>
      </w:r>
      <w:proofErr w:type="spellStart"/>
      <w:r w:rsidR="001F7183" w:rsidRPr="001F7183">
        <w:rPr>
          <w:highlight w:val="yellow"/>
        </w:rPr>
        <w:t>A_Area</w:t>
      </w:r>
      <w:proofErr w:type="spellEnd"/>
      <w:r w:rsidR="001F7183" w:rsidRPr="001F7183">
        <w:rPr>
          <w:highlight w:val="yellow"/>
        </w:rPr>
        <w:t>?&gt;</w:t>
      </w:r>
      <w:r w:rsidR="001F7183">
        <w:t xml:space="preserve"> and Error features. The Error features are Points, Lines, and Polygons</w:t>
      </w:r>
      <w:r w:rsidR="00404C53">
        <w:t xml:space="preserve"> with attributes to identify features and errors</w:t>
      </w:r>
      <w:r w:rsidR="001F7183">
        <w:t xml:space="preserve">.  The errors that can be generated and troubleshooted are in </w:t>
      </w:r>
      <w:hyperlink w:anchor="AppendixE" w:history="1">
        <w:r w:rsidR="001F7183" w:rsidRPr="001F7183">
          <w:rPr>
            <w:rStyle w:val="Hyperlink"/>
          </w:rPr>
          <w:t>Appendix E</w:t>
        </w:r>
      </w:hyperlink>
      <w:r w:rsidR="001F7183">
        <w:t xml:space="preserve">. </w:t>
      </w:r>
      <w:r>
        <w:t xml:space="preserve"> </w:t>
      </w:r>
    </w:p>
    <w:p w14:paraId="22295420" w14:textId="77777777" w:rsidR="00C147EE" w:rsidRDefault="00404C53" w:rsidP="00C147EE">
      <w:pPr>
        <w:pStyle w:val="Normalwithspaceafter"/>
        <w:ind w:left="1080"/>
      </w:pPr>
      <w:r w:rsidRPr="00882134">
        <w:rPr>
          <w:noProof/>
        </w:rPr>
        <w:lastRenderedPageBreak/>
        <w:drawing>
          <wp:inline distT="0" distB="0" distL="0" distR="0" wp14:anchorId="030B1939" wp14:editId="5BD346F8">
            <wp:extent cx="1781175" cy="1045828"/>
            <wp:effectExtent l="19050" t="19050" r="9525" b="215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8569" cy="1056041"/>
                    </a:xfrm>
                    <a:prstGeom prst="rect">
                      <a:avLst/>
                    </a:prstGeom>
                    <a:solidFill>
                      <a:schemeClr val="bg1"/>
                    </a:solidFill>
                    <a:ln w="25400">
                      <a:solidFill>
                        <a:schemeClr val="tx1">
                          <a:lumMod val="50000"/>
                        </a:schemeClr>
                      </a:solidFill>
                    </a:ln>
                  </pic:spPr>
                </pic:pic>
              </a:graphicData>
            </a:graphic>
          </wp:inline>
        </w:drawing>
      </w:r>
    </w:p>
    <w:p w14:paraId="268D0952" w14:textId="77777777" w:rsidR="00404C53" w:rsidRDefault="00404C53" w:rsidP="00C147EE">
      <w:pPr>
        <w:pStyle w:val="Normalwithspaceafter"/>
        <w:ind w:left="1080"/>
      </w:pPr>
      <w:r>
        <w:rPr>
          <w:noProof/>
        </w:rPr>
        <w:drawing>
          <wp:inline distT="0" distB="0" distL="0" distR="0" wp14:anchorId="535678D4" wp14:editId="37663A9A">
            <wp:extent cx="2714625" cy="3876943"/>
            <wp:effectExtent l="19050" t="19050" r="952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8656" cy="3882700"/>
                    </a:xfrm>
                    <a:prstGeom prst="rect">
                      <a:avLst/>
                    </a:prstGeom>
                    <a:solidFill>
                      <a:schemeClr val="bg1"/>
                    </a:solidFill>
                    <a:ln w="25400">
                      <a:solidFill>
                        <a:schemeClr val="tx1">
                          <a:lumMod val="50000"/>
                        </a:schemeClr>
                      </a:solidFill>
                    </a:ln>
                  </pic:spPr>
                </pic:pic>
              </a:graphicData>
            </a:graphic>
          </wp:inline>
        </w:drawing>
      </w:r>
    </w:p>
    <w:p w14:paraId="0BAB6363" w14:textId="77777777" w:rsidR="005976FC" w:rsidRPr="008559C5" w:rsidRDefault="005976FC" w:rsidP="008559C5">
      <w:pPr>
        <w:pStyle w:val="Normalwithspaceafter"/>
      </w:pPr>
    </w:p>
    <w:p w14:paraId="49108336" w14:textId="77777777" w:rsidR="00543F75" w:rsidRDefault="00543F75" w:rsidP="00543F75">
      <w:pPr>
        <w:pStyle w:val="NumHeading3"/>
      </w:pPr>
      <w:bookmarkStart w:id="284" w:name="_Toc516721372"/>
      <w:r>
        <w:t>AVM to PROD</w:t>
      </w:r>
      <w:bookmarkEnd w:id="284"/>
      <w:r>
        <w:t xml:space="preserve"> </w:t>
      </w:r>
    </w:p>
    <w:p w14:paraId="19869BF1" w14:textId="77777777" w:rsidR="008559C5" w:rsidRDefault="005976FC" w:rsidP="008559C5">
      <w:pPr>
        <w:pStyle w:val="Normalwithspaceafter"/>
      </w:pPr>
      <w:r>
        <w:t xml:space="preserve">The </w:t>
      </w:r>
      <w:r w:rsidR="00E03C0C">
        <w:t>AVM to PROD</w:t>
      </w:r>
      <w:r>
        <w:t xml:space="preserve"> script is used to </w:t>
      </w:r>
      <w:r w:rsidR="00E03C0C">
        <w:t xml:space="preserve">transfer the </w:t>
      </w:r>
      <w:proofErr w:type="spellStart"/>
      <w:r w:rsidR="00E03C0C">
        <w:t>A_Door</w:t>
      </w:r>
      <w:proofErr w:type="spellEnd"/>
      <w:r w:rsidR="00E03C0C">
        <w:t xml:space="preserve"> </w:t>
      </w:r>
      <w:r w:rsidR="007E3D98">
        <w:t xml:space="preserve">and </w:t>
      </w:r>
      <w:proofErr w:type="spellStart"/>
      <w:r w:rsidR="007E3D98">
        <w:t>A_Area</w:t>
      </w:r>
      <w:proofErr w:type="spellEnd"/>
      <w:r w:rsidR="007E3D98">
        <w:t xml:space="preserve"> </w:t>
      </w:r>
      <w:r w:rsidR="00E03C0C">
        <w:t>feature class from the AVM database to the PROD database and to automatically populate attributes needed in the PROD database environment</w:t>
      </w:r>
      <w:r w:rsidR="007E3D98">
        <w:t>.</w:t>
      </w:r>
    </w:p>
    <w:p w14:paraId="5C19208D" w14:textId="77777777" w:rsidR="007E3D98" w:rsidRDefault="007E3D98" w:rsidP="002C2A10">
      <w:pPr>
        <w:pStyle w:val="Normalwithspaceafter"/>
        <w:numPr>
          <w:ilvl w:val="0"/>
          <w:numId w:val="16"/>
        </w:numPr>
      </w:pPr>
      <w:r w:rsidRPr="00190DD0">
        <w:rPr>
          <w:b/>
        </w:rPr>
        <w:t>Input</w:t>
      </w:r>
      <w:r w:rsidRPr="007E3D98">
        <w:rPr>
          <w:b/>
        </w:rPr>
        <w:t xml:space="preserve"> </w:t>
      </w:r>
      <w:r w:rsidRPr="007E3D98">
        <w:t xml:space="preserve">– The input for </w:t>
      </w:r>
      <w:r>
        <w:t>AVM to PROD</w:t>
      </w:r>
      <w:r w:rsidRPr="007E3D98">
        <w:t xml:space="preserve"> script is the AVM </w:t>
      </w:r>
      <w:proofErr w:type="spellStart"/>
      <w:r w:rsidRPr="007E3D98">
        <w:t>A_Area</w:t>
      </w:r>
      <w:proofErr w:type="spellEnd"/>
      <w:r>
        <w:t xml:space="preserve"> and </w:t>
      </w:r>
      <w:proofErr w:type="spellStart"/>
      <w:r w:rsidRPr="007E3D98">
        <w:t>A_Door</w:t>
      </w:r>
      <w:proofErr w:type="spellEnd"/>
      <w:r w:rsidRPr="007E3D98">
        <w:t xml:space="preserve"> feature classes located on DEV-DCORA01. </w:t>
      </w:r>
    </w:p>
    <w:p w14:paraId="4B029D4F" w14:textId="77777777" w:rsidR="007E3D98" w:rsidRDefault="007E3D98" w:rsidP="007E3D98">
      <w:pPr>
        <w:pStyle w:val="Normalwithspaceafter"/>
        <w:ind w:left="1080"/>
      </w:pPr>
      <w:r>
        <w:rPr>
          <w:noProof/>
        </w:rPr>
        <w:lastRenderedPageBreak/>
        <w:drawing>
          <wp:inline distT="0" distB="0" distL="0" distR="0" wp14:anchorId="67E2FAC3" wp14:editId="09BAFC5C">
            <wp:extent cx="2590762" cy="1057275"/>
            <wp:effectExtent l="19050" t="19050" r="1968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36956"/>
                    <a:stretch/>
                  </pic:blipFill>
                  <pic:spPr bwMode="auto">
                    <a:xfrm>
                      <a:off x="0" y="0"/>
                      <a:ext cx="2615833" cy="1067506"/>
                    </a:xfrm>
                    <a:prstGeom prst="rect">
                      <a:avLst/>
                    </a:prstGeom>
                    <a:solidFill>
                      <a:schemeClr val="bg1"/>
                    </a:solidFill>
                    <a:ln w="25400" cap="flat" cmpd="sng" algn="ctr">
                      <a:solidFill>
                        <a:srgbClr val="585959">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59C29B" w14:textId="77777777" w:rsidR="007E3D98" w:rsidRDefault="007E3D98" w:rsidP="002C2A10">
      <w:pPr>
        <w:pStyle w:val="Normalwithspaceafter"/>
        <w:numPr>
          <w:ilvl w:val="0"/>
          <w:numId w:val="16"/>
        </w:numPr>
      </w:pPr>
      <w:r w:rsidRPr="007E3D98">
        <w:rPr>
          <w:b/>
        </w:rPr>
        <w:t>Transformers</w:t>
      </w:r>
      <w:r>
        <w:t xml:space="preserve"> (listed in processing order)</w:t>
      </w:r>
    </w:p>
    <w:p w14:paraId="148B8529" w14:textId="77777777" w:rsidR="007E3D98" w:rsidRDefault="007E3D98" w:rsidP="002C2A10">
      <w:pPr>
        <w:pStyle w:val="Normalwithspaceafter"/>
        <w:numPr>
          <w:ilvl w:val="1"/>
          <w:numId w:val="13"/>
        </w:numPr>
      </w:pPr>
      <w:r w:rsidRPr="00A77099">
        <w:rPr>
          <w:u w:val="single"/>
        </w:rPr>
        <w:t xml:space="preserve">Assign </w:t>
      </w:r>
      <w:proofErr w:type="spellStart"/>
      <w:r w:rsidRPr="00A77099">
        <w:rPr>
          <w:u w:val="single"/>
        </w:rPr>
        <w:t>LevelOrdinal</w:t>
      </w:r>
      <w:proofErr w:type="spellEnd"/>
      <w:r w:rsidRPr="00A77099">
        <w:rPr>
          <w:u w:val="single"/>
        </w:rPr>
        <w:t xml:space="preserve"> &amp; </w:t>
      </w:r>
      <w:proofErr w:type="spellStart"/>
      <w:r w:rsidRPr="00A77099">
        <w:rPr>
          <w:u w:val="single"/>
        </w:rPr>
        <w:t>LevelALTName</w:t>
      </w:r>
      <w:proofErr w:type="spellEnd"/>
      <w:r>
        <w:t xml:space="preserve"> Transformer populates the Level Ordinal and Level Alternate name based on pre-determined values.</w:t>
      </w:r>
    </w:p>
    <w:p w14:paraId="478028FF" w14:textId="77777777" w:rsidR="007E3D98" w:rsidRDefault="007E3D98" w:rsidP="007E3D98">
      <w:pPr>
        <w:pStyle w:val="Normalwithspaceafter"/>
        <w:ind w:left="1800"/>
      </w:pPr>
      <w:r>
        <w:rPr>
          <w:noProof/>
        </w:rPr>
        <w:drawing>
          <wp:inline distT="0" distB="0" distL="0" distR="0" wp14:anchorId="65701004" wp14:editId="172344F2">
            <wp:extent cx="2505075" cy="904875"/>
            <wp:effectExtent l="19050" t="19050" r="28575" b="285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904875"/>
                    </a:xfrm>
                    <a:prstGeom prst="rect">
                      <a:avLst/>
                    </a:prstGeom>
                    <a:solidFill>
                      <a:schemeClr val="bg1"/>
                    </a:solidFill>
                    <a:ln w="25400">
                      <a:solidFill>
                        <a:schemeClr val="tx1">
                          <a:lumMod val="50000"/>
                        </a:schemeClr>
                      </a:solidFill>
                    </a:ln>
                  </pic:spPr>
                </pic:pic>
              </a:graphicData>
            </a:graphic>
          </wp:inline>
        </w:drawing>
      </w:r>
    </w:p>
    <w:p w14:paraId="1AB193D5" w14:textId="77777777" w:rsidR="007E3D98" w:rsidRDefault="007E3D98" w:rsidP="002C2A10">
      <w:pPr>
        <w:pStyle w:val="Normalwithspaceafter"/>
        <w:numPr>
          <w:ilvl w:val="1"/>
          <w:numId w:val="13"/>
        </w:numPr>
      </w:pPr>
      <w:r w:rsidRPr="00A77099">
        <w:rPr>
          <w:u w:val="single"/>
        </w:rPr>
        <w:t>Assign Z Values</w:t>
      </w:r>
      <w:r>
        <w:t xml:space="preserve"> Transformer converts the ordina</w:t>
      </w:r>
      <w:r w:rsidR="004524D4">
        <w:t xml:space="preserve">l value as the geometry Z value </w:t>
      </w:r>
      <w:proofErr w:type="gramStart"/>
      <w:r w:rsidR="004524D4">
        <w:t>and also</w:t>
      </w:r>
      <w:proofErr w:type="gramEnd"/>
      <w:r w:rsidR="004524D4">
        <w:t xml:space="preserve"> populates the BASE field and Height field for </w:t>
      </w:r>
      <w:proofErr w:type="spellStart"/>
      <w:r w:rsidR="004524D4">
        <w:t>A_Areas</w:t>
      </w:r>
      <w:proofErr w:type="spellEnd"/>
      <w:r w:rsidR="004524D4">
        <w:t xml:space="preserve">. </w:t>
      </w:r>
    </w:p>
    <w:p w14:paraId="29811A03" w14:textId="77777777" w:rsidR="007E3D98" w:rsidRDefault="007E3D98" w:rsidP="007E3D98">
      <w:pPr>
        <w:pStyle w:val="Normalwithspaceafter"/>
        <w:ind w:left="1800"/>
      </w:pPr>
      <w:r>
        <w:rPr>
          <w:noProof/>
        </w:rPr>
        <w:drawing>
          <wp:inline distT="0" distB="0" distL="0" distR="0" wp14:anchorId="3F18A313" wp14:editId="2F34DB5B">
            <wp:extent cx="1743075" cy="996043"/>
            <wp:effectExtent l="19050" t="19050" r="9525" b="139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5453" cy="1008831"/>
                    </a:xfrm>
                    <a:prstGeom prst="rect">
                      <a:avLst/>
                    </a:prstGeom>
                    <a:solidFill>
                      <a:schemeClr val="bg1"/>
                    </a:solidFill>
                    <a:ln w="25400">
                      <a:solidFill>
                        <a:schemeClr val="tx1">
                          <a:lumMod val="50000"/>
                        </a:schemeClr>
                      </a:solidFill>
                    </a:ln>
                  </pic:spPr>
                </pic:pic>
              </a:graphicData>
            </a:graphic>
          </wp:inline>
        </w:drawing>
      </w:r>
      <w:r>
        <w:t xml:space="preserve"> </w:t>
      </w:r>
    </w:p>
    <w:p w14:paraId="58CFB171" w14:textId="77777777" w:rsidR="004524D4" w:rsidRDefault="004524D4" w:rsidP="002C2A10">
      <w:pPr>
        <w:pStyle w:val="Normalwithspaceafter"/>
        <w:numPr>
          <w:ilvl w:val="1"/>
          <w:numId w:val="13"/>
        </w:numPr>
      </w:pPr>
      <w:r>
        <w:rPr>
          <w:u w:val="single"/>
        </w:rPr>
        <w:t xml:space="preserve">Parse Out </w:t>
      </w:r>
      <w:proofErr w:type="spellStart"/>
      <w:r>
        <w:rPr>
          <w:u w:val="single"/>
        </w:rPr>
        <w:t>Lease|LeaseSubType</w:t>
      </w:r>
      <w:proofErr w:type="spellEnd"/>
      <w:r>
        <w:rPr>
          <w:u w:val="single"/>
        </w:rPr>
        <w:t xml:space="preserve"> to </w:t>
      </w:r>
      <w:proofErr w:type="spellStart"/>
      <w:r>
        <w:rPr>
          <w:u w:val="single"/>
        </w:rPr>
        <w:t>LeaseType</w:t>
      </w:r>
      <w:proofErr w:type="spellEnd"/>
      <w:r>
        <w:rPr>
          <w:u w:val="single"/>
        </w:rPr>
        <w:t xml:space="preserve"> &amp; </w:t>
      </w:r>
      <w:proofErr w:type="spellStart"/>
      <w:r>
        <w:rPr>
          <w:u w:val="single"/>
        </w:rPr>
        <w:t>LeaseSubType</w:t>
      </w:r>
      <w:proofErr w:type="spellEnd"/>
      <w:r w:rsidRPr="00A77099">
        <w:rPr>
          <w:u w:val="single"/>
        </w:rPr>
        <w:t xml:space="preserve"> </w:t>
      </w:r>
      <w:r>
        <w:t xml:space="preserve">Transformer parses out the </w:t>
      </w:r>
      <w:proofErr w:type="spellStart"/>
      <w:r>
        <w:t>A_Area</w:t>
      </w:r>
      <w:proofErr w:type="spellEnd"/>
      <w:r>
        <w:t xml:space="preserve"> </w:t>
      </w:r>
      <w:proofErr w:type="spellStart"/>
      <w:r>
        <w:t>LeaseSubtype</w:t>
      </w:r>
      <w:proofErr w:type="spellEnd"/>
      <w:r>
        <w:t xml:space="preserve"> Field into two representative fields that are automatically populated, those fields are </w:t>
      </w:r>
      <w:proofErr w:type="spellStart"/>
      <w:r>
        <w:t>LeaseType</w:t>
      </w:r>
      <w:proofErr w:type="spellEnd"/>
      <w:r>
        <w:t xml:space="preserve"> and </w:t>
      </w:r>
      <w:proofErr w:type="spellStart"/>
      <w:r>
        <w:t>LeaseSubType</w:t>
      </w:r>
      <w:proofErr w:type="spellEnd"/>
      <w:r>
        <w:t>.</w:t>
      </w:r>
    </w:p>
    <w:p w14:paraId="32D7196A" w14:textId="77777777" w:rsidR="004524D4" w:rsidRDefault="004524D4" w:rsidP="004524D4">
      <w:pPr>
        <w:pStyle w:val="Normalwithspaceafter"/>
        <w:ind w:left="1800"/>
      </w:pPr>
      <w:r>
        <w:rPr>
          <w:noProof/>
        </w:rPr>
        <w:drawing>
          <wp:inline distT="0" distB="0" distL="0" distR="0" wp14:anchorId="19D00887" wp14:editId="5CE3EE0B">
            <wp:extent cx="3619500" cy="981075"/>
            <wp:effectExtent l="19050" t="19050" r="19050" b="285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500" cy="981075"/>
                    </a:xfrm>
                    <a:prstGeom prst="rect">
                      <a:avLst/>
                    </a:prstGeom>
                    <a:solidFill>
                      <a:schemeClr val="bg1"/>
                    </a:solidFill>
                    <a:ln w="25400">
                      <a:solidFill>
                        <a:schemeClr val="tx1">
                          <a:lumMod val="50000"/>
                        </a:schemeClr>
                      </a:solidFill>
                    </a:ln>
                  </pic:spPr>
                </pic:pic>
              </a:graphicData>
            </a:graphic>
          </wp:inline>
        </w:drawing>
      </w:r>
    </w:p>
    <w:p w14:paraId="00F6B76D" w14:textId="77777777" w:rsidR="007E3D98" w:rsidRDefault="004524D4" w:rsidP="002C2A10">
      <w:pPr>
        <w:pStyle w:val="Normalwithspaceafter"/>
        <w:numPr>
          <w:ilvl w:val="0"/>
          <w:numId w:val="16"/>
        </w:numPr>
      </w:pPr>
      <w:r w:rsidRPr="004524D4">
        <w:rPr>
          <w:b/>
        </w:rPr>
        <w:t>Output</w:t>
      </w:r>
      <w:r>
        <w:t xml:space="preserve"> - The output for the AVM to PROD script is the </w:t>
      </w:r>
      <w:proofErr w:type="spellStart"/>
      <w:r>
        <w:t>SDE.A_Areas</w:t>
      </w:r>
      <w:proofErr w:type="spellEnd"/>
      <w:r>
        <w:t xml:space="preserve"> and </w:t>
      </w:r>
      <w:proofErr w:type="spellStart"/>
      <w:r>
        <w:t>SDE.A_Doors</w:t>
      </w:r>
      <w:proofErr w:type="spellEnd"/>
      <w:r>
        <w:t xml:space="preserve"> in the PROD Geodatabase located on server </w:t>
      </w:r>
      <w:r w:rsidRPr="004524D4">
        <w:t>DCORA01</w:t>
      </w:r>
      <w:r>
        <w:t xml:space="preserve">. </w:t>
      </w:r>
    </w:p>
    <w:p w14:paraId="13E781C1" w14:textId="77777777" w:rsidR="004524D4" w:rsidRDefault="004524D4" w:rsidP="004524D4">
      <w:pPr>
        <w:pStyle w:val="Normalwithspaceafter"/>
        <w:ind w:left="1080"/>
      </w:pPr>
      <w:r>
        <w:rPr>
          <w:noProof/>
        </w:rPr>
        <w:lastRenderedPageBreak/>
        <w:drawing>
          <wp:inline distT="0" distB="0" distL="0" distR="0" wp14:anchorId="2F301562" wp14:editId="62B10DF7">
            <wp:extent cx="2165169" cy="1485900"/>
            <wp:effectExtent l="19050" t="19050" r="26035" b="190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8158" cy="1494814"/>
                    </a:xfrm>
                    <a:prstGeom prst="rect">
                      <a:avLst/>
                    </a:prstGeom>
                    <a:solidFill>
                      <a:schemeClr val="bg1"/>
                    </a:solidFill>
                    <a:ln w="25400">
                      <a:solidFill>
                        <a:schemeClr val="tx1">
                          <a:lumMod val="50000"/>
                        </a:schemeClr>
                      </a:solidFill>
                    </a:ln>
                  </pic:spPr>
                </pic:pic>
              </a:graphicData>
            </a:graphic>
          </wp:inline>
        </w:drawing>
      </w:r>
    </w:p>
    <w:p w14:paraId="33698296" w14:textId="77777777" w:rsidR="006C696F" w:rsidRPr="006C696F" w:rsidRDefault="006C696F" w:rsidP="006C696F">
      <w:pPr>
        <w:pStyle w:val="NumHeading3"/>
        <w:rPr>
          <w:highlight w:val="yellow"/>
        </w:rPr>
      </w:pPr>
      <w:bookmarkStart w:id="285" w:name="_Toc516721373"/>
      <w:r w:rsidRPr="006C696F">
        <w:rPr>
          <w:highlight w:val="yellow"/>
        </w:rPr>
        <w:t>Workspace Runner</w:t>
      </w:r>
      <w:bookmarkEnd w:id="285"/>
    </w:p>
    <w:p w14:paraId="71C37FAE" w14:textId="77777777" w:rsidR="006C696F" w:rsidRPr="006C696F" w:rsidRDefault="006C696F" w:rsidP="006C696F">
      <w:pPr>
        <w:pStyle w:val="Normalwithspaceafter"/>
        <w:ind w:left="720"/>
      </w:pPr>
      <w:r w:rsidRPr="006C696F">
        <w:rPr>
          <w:highlight w:val="yellow"/>
        </w:rPr>
        <w:t>&lt;May not be needed with Server</w:t>
      </w:r>
      <w:r w:rsidR="005976FC">
        <w:rPr>
          <w:highlight w:val="yellow"/>
        </w:rPr>
        <w:t xml:space="preserve"> workflow for running tools</w:t>
      </w:r>
      <w:r w:rsidRPr="006C696F">
        <w:rPr>
          <w:highlight w:val="yellow"/>
        </w:rPr>
        <w:t>&gt;</w:t>
      </w:r>
    </w:p>
    <w:p w14:paraId="74062DD5" w14:textId="77777777" w:rsidR="006C696F" w:rsidRPr="006C696F" w:rsidRDefault="006C696F" w:rsidP="006C696F">
      <w:pPr>
        <w:pStyle w:val="Normalwithspaceafter"/>
      </w:pPr>
    </w:p>
    <w:p w14:paraId="2C19311A" w14:textId="77777777" w:rsidR="006C696F" w:rsidRPr="006C696F" w:rsidRDefault="006C696F" w:rsidP="006C696F">
      <w:pPr>
        <w:pStyle w:val="Normalwithspaceafter"/>
      </w:pPr>
    </w:p>
    <w:p w14:paraId="5D7D7B80" w14:textId="77777777" w:rsidR="00543F75" w:rsidRPr="00543F75" w:rsidRDefault="00543F75" w:rsidP="00543F75">
      <w:pPr>
        <w:pStyle w:val="Normalwithspaceafter"/>
      </w:pPr>
    </w:p>
    <w:p w14:paraId="31F7BB29" w14:textId="77777777" w:rsidR="00DF73FC" w:rsidRPr="00DF73FC" w:rsidRDefault="00DF73FC" w:rsidP="00FF2E86">
      <w:pPr>
        <w:pStyle w:val="Normalwithspaceafter"/>
        <w:rPr>
          <w:rFonts w:eastAsia="Times New Roman"/>
        </w:rPr>
      </w:pPr>
    </w:p>
    <w:p w14:paraId="07D3EFAF" w14:textId="77777777" w:rsidR="00DF73FC" w:rsidRPr="000725C7" w:rsidRDefault="00DF73FC" w:rsidP="00DF73FC"/>
    <w:p w14:paraId="689ED39B" w14:textId="77777777" w:rsidR="005F5B80" w:rsidRDefault="005F5B80" w:rsidP="007C201D">
      <w:pPr>
        <w:pStyle w:val="Normalwithspaceafter"/>
      </w:pPr>
      <w:r>
        <w:br w:type="page"/>
      </w:r>
    </w:p>
    <w:p w14:paraId="3028C2A4" w14:textId="77777777" w:rsidR="005F5B80" w:rsidRPr="006C696F" w:rsidRDefault="00FF2E86" w:rsidP="00AD3268">
      <w:pPr>
        <w:pStyle w:val="NumHeading1"/>
        <w:rPr>
          <w:highlight w:val="yellow"/>
        </w:rPr>
      </w:pPr>
      <w:bookmarkStart w:id="286" w:name="_Toc516721374"/>
      <w:r w:rsidRPr="006C696F">
        <w:rPr>
          <w:highlight w:val="yellow"/>
        </w:rPr>
        <w:lastRenderedPageBreak/>
        <w:t xml:space="preserve">Running </w:t>
      </w:r>
      <w:r w:rsidR="00706143" w:rsidRPr="006C696F">
        <w:rPr>
          <w:highlight w:val="yellow"/>
        </w:rPr>
        <w:t>ETL Tool</w:t>
      </w:r>
      <w:bookmarkEnd w:id="286"/>
    </w:p>
    <w:p w14:paraId="26BFE58C" w14:textId="77777777" w:rsidR="00B1340F" w:rsidRPr="00B1340F" w:rsidRDefault="006C696F" w:rsidP="00B1340F">
      <w:pPr>
        <w:pStyle w:val="Normalwithspaceafter"/>
      </w:pPr>
      <w:r>
        <w:rPr>
          <w:highlight w:val="yellow"/>
        </w:rPr>
        <w:t>&lt;</w:t>
      </w:r>
      <w:r w:rsidRPr="006C696F">
        <w:rPr>
          <w:highlight w:val="yellow"/>
        </w:rPr>
        <w:t>Steps and Process to run ETL tool. Along with reviewing errors and pushing to production. Will have to document based on SFO setup&gt;</w:t>
      </w:r>
    </w:p>
    <w:p w14:paraId="2AD5E8C7" w14:textId="77777777" w:rsidR="005F5B80" w:rsidRPr="005F5B80" w:rsidRDefault="005F5B80" w:rsidP="005F5B80">
      <w:pPr>
        <w:spacing w:after="240"/>
        <w:rPr>
          <w:rFonts w:ascii="Trebuchet MS" w:eastAsia="Times New Roman" w:hAnsi="Trebuchet MS" w:cs="Times New Roman"/>
        </w:rPr>
      </w:pPr>
    </w:p>
    <w:p w14:paraId="6B4FE79E" w14:textId="77777777" w:rsidR="005F5B80" w:rsidRPr="005F5B80" w:rsidRDefault="005F5B80" w:rsidP="005F5B80">
      <w:pPr>
        <w:keepNext/>
        <w:spacing w:after="240"/>
        <w:jc w:val="center"/>
        <w:rPr>
          <w:rFonts w:ascii="Trebuchet MS" w:eastAsia="Times New Roman" w:hAnsi="Trebuchet MS" w:cs="Times New Roman"/>
        </w:rPr>
      </w:pPr>
    </w:p>
    <w:p w14:paraId="7375839E" w14:textId="77777777" w:rsidR="00541382" w:rsidRDefault="00541382" w:rsidP="00541382">
      <w:pPr>
        <w:pStyle w:val="NumHeading1"/>
      </w:pPr>
      <w:bookmarkStart w:id="287" w:name="_Toc516721375"/>
      <w:r>
        <w:lastRenderedPageBreak/>
        <w:t>Production Web Services</w:t>
      </w:r>
      <w:bookmarkEnd w:id="287"/>
    </w:p>
    <w:p w14:paraId="7E4741E6" w14:textId="77777777" w:rsidR="006C696F" w:rsidRDefault="00541382" w:rsidP="006C696F">
      <w:pPr>
        <w:pStyle w:val="Normalwithspaceafter"/>
      </w:pPr>
      <w:r>
        <w:t>The ArcGIS map templates and web services are described in this section.</w:t>
      </w:r>
      <w:r w:rsidR="006C696F">
        <w:t xml:space="preserve">  The following is a list of maps used to create the web services along with their path location and required settings.</w:t>
      </w:r>
    </w:p>
    <w:tbl>
      <w:tblPr>
        <w:tblW w:w="95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90"/>
        <w:gridCol w:w="2047"/>
        <w:gridCol w:w="3060"/>
        <w:gridCol w:w="2550"/>
      </w:tblGrid>
      <w:tr w:rsidR="006C696F" w:rsidRPr="005F5B80" w14:paraId="487117AB" w14:textId="77777777" w:rsidTr="006C696F">
        <w:trPr>
          <w:trHeight w:val="245"/>
        </w:trPr>
        <w:tc>
          <w:tcPr>
            <w:tcW w:w="9547" w:type="dxa"/>
            <w:gridSpan w:val="4"/>
            <w:shd w:val="clear" w:color="auto" w:fill="585959" w:themeFill="text1"/>
            <w:vAlign w:val="center"/>
          </w:tcPr>
          <w:p w14:paraId="0EB81E5A" w14:textId="3152BA44" w:rsidR="006C696F" w:rsidRPr="006C696F" w:rsidRDefault="006C696F" w:rsidP="006C696F">
            <w:pPr>
              <w:pStyle w:val="Caption"/>
              <w:spacing w:before="0"/>
            </w:pPr>
            <w:bookmarkStart w:id="288" w:name="_Toc516721393"/>
            <w:r w:rsidRPr="006C696F">
              <w:rPr>
                <w:color w:val="FFFFFF" w:themeColor="background1"/>
              </w:rPr>
              <w:t xml:space="preserve">Table </w:t>
            </w:r>
            <w:r w:rsidRPr="006C696F">
              <w:rPr>
                <w:color w:val="FFFFFF" w:themeColor="background1"/>
              </w:rPr>
              <w:fldChar w:fldCharType="begin"/>
            </w:r>
            <w:r w:rsidRPr="006C696F">
              <w:rPr>
                <w:color w:val="FFFFFF" w:themeColor="background1"/>
              </w:rPr>
              <w:instrText xml:space="preserve"> SEQ Table \* ARABIC </w:instrText>
            </w:r>
            <w:r w:rsidRPr="006C696F">
              <w:rPr>
                <w:color w:val="FFFFFF" w:themeColor="background1"/>
              </w:rPr>
              <w:fldChar w:fldCharType="separate"/>
            </w:r>
            <w:r w:rsidR="00E83F80">
              <w:rPr>
                <w:noProof/>
                <w:color w:val="FFFFFF" w:themeColor="background1"/>
              </w:rPr>
              <w:t>4</w:t>
            </w:r>
            <w:r w:rsidRPr="006C696F">
              <w:rPr>
                <w:color w:val="FFFFFF" w:themeColor="background1"/>
              </w:rPr>
              <w:fldChar w:fldCharType="end"/>
            </w:r>
            <w:r w:rsidRPr="006C696F">
              <w:rPr>
                <w:color w:val="FFFFFF" w:themeColor="background1"/>
              </w:rPr>
              <w:t>: Web Services</w:t>
            </w:r>
            <w:bookmarkEnd w:id="288"/>
          </w:p>
        </w:tc>
      </w:tr>
      <w:tr w:rsidR="006C696F" w:rsidRPr="005F5B80" w14:paraId="603B05DE" w14:textId="77777777" w:rsidTr="006C696F">
        <w:trPr>
          <w:trHeight w:val="245"/>
        </w:trPr>
        <w:tc>
          <w:tcPr>
            <w:tcW w:w="1890" w:type="dxa"/>
            <w:shd w:val="clear" w:color="auto" w:fill="007EA1" w:themeFill="accent2"/>
            <w:vAlign w:val="center"/>
          </w:tcPr>
          <w:p w14:paraId="35A5E512" w14:textId="77777777" w:rsidR="006C696F" w:rsidRPr="00EA4C41" w:rsidRDefault="006C696F" w:rsidP="005C2439">
            <w:pPr>
              <w:rPr>
                <w:rFonts w:eastAsia="Times New Roman" w:cstheme="minorHAnsi"/>
                <w:b/>
                <w:bCs/>
                <w:color w:val="FFFFFF"/>
                <w:szCs w:val="20"/>
              </w:rPr>
            </w:pPr>
            <w:proofErr w:type="spellStart"/>
            <w:r>
              <w:rPr>
                <w:rFonts w:eastAsia="Times New Roman" w:cstheme="minorHAnsi"/>
                <w:b/>
                <w:bCs/>
                <w:color w:val="FFFFFF"/>
                <w:szCs w:val="20"/>
              </w:rPr>
              <w:t>WebServiceName</w:t>
            </w:r>
            <w:proofErr w:type="spellEnd"/>
          </w:p>
        </w:tc>
        <w:tc>
          <w:tcPr>
            <w:tcW w:w="2047" w:type="dxa"/>
            <w:shd w:val="clear" w:color="auto" w:fill="007EA1" w:themeFill="accent2"/>
            <w:vAlign w:val="center"/>
          </w:tcPr>
          <w:p w14:paraId="3851B73C" w14:textId="77777777" w:rsidR="006C696F" w:rsidRPr="00EA4C41" w:rsidRDefault="006C696F" w:rsidP="005C2439">
            <w:pPr>
              <w:rPr>
                <w:rFonts w:eastAsia="Times New Roman" w:cstheme="minorHAnsi"/>
                <w:b/>
                <w:bCs/>
                <w:color w:val="FFFFFF"/>
                <w:szCs w:val="20"/>
              </w:rPr>
            </w:pPr>
            <w:proofErr w:type="spellStart"/>
            <w:r>
              <w:rPr>
                <w:rFonts w:eastAsia="Times New Roman" w:cstheme="minorHAnsi"/>
                <w:b/>
                <w:bCs/>
                <w:color w:val="FFFFFF"/>
                <w:szCs w:val="20"/>
              </w:rPr>
              <w:t>MapTemplate</w:t>
            </w:r>
            <w:proofErr w:type="spellEnd"/>
          </w:p>
        </w:tc>
        <w:tc>
          <w:tcPr>
            <w:tcW w:w="3060" w:type="dxa"/>
            <w:shd w:val="clear" w:color="auto" w:fill="007EA1" w:themeFill="accent2"/>
          </w:tcPr>
          <w:p w14:paraId="31EF4E84" w14:textId="77777777" w:rsidR="006C696F" w:rsidRPr="00EA4C41" w:rsidRDefault="006C696F" w:rsidP="005C2439">
            <w:pPr>
              <w:jc w:val="center"/>
              <w:rPr>
                <w:rFonts w:eastAsia="Times New Roman" w:cstheme="minorHAnsi"/>
                <w:b/>
                <w:bCs/>
                <w:color w:val="FFFFFF"/>
                <w:szCs w:val="20"/>
              </w:rPr>
            </w:pPr>
            <w:proofErr w:type="spellStart"/>
            <w:r>
              <w:rPr>
                <w:rFonts w:eastAsia="Times New Roman" w:cstheme="minorHAnsi"/>
                <w:b/>
                <w:bCs/>
                <w:color w:val="FFFFFF"/>
                <w:szCs w:val="20"/>
              </w:rPr>
              <w:t>PathLocation</w:t>
            </w:r>
            <w:proofErr w:type="spellEnd"/>
          </w:p>
        </w:tc>
        <w:tc>
          <w:tcPr>
            <w:tcW w:w="2550" w:type="dxa"/>
            <w:shd w:val="clear" w:color="auto" w:fill="007EA1" w:themeFill="accent2"/>
            <w:vAlign w:val="center"/>
          </w:tcPr>
          <w:p w14:paraId="44A3F000" w14:textId="77777777" w:rsidR="006C696F" w:rsidRPr="00EA4C41" w:rsidRDefault="006C696F" w:rsidP="005C2439">
            <w:pPr>
              <w:jc w:val="center"/>
              <w:rPr>
                <w:rFonts w:eastAsia="Times New Roman" w:cstheme="minorHAnsi"/>
                <w:b/>
                <w:bCs/>
                <w:color w:val="FFFFFF"/>
                <w:szCs w:val="20"/>
              </w:rPr>
            </w:pPr>
            <w:proofErr w:type="spellStart"/>
            <w:r>
              <w:rPr>
                <w:rFonts w:eastAsia="Times New Roman" w:cstheme="minorHAnsi"/>
                <w:b/>
                <w:bCs/>
                <w:color w:val="FFFFFF"/>
                <w:szCs w:val="20"/>
              </w:rPr>
              <w:t>RequiredSetting</w:t>
            </w:r>
            <w:proofErr w:type="spellEnd"/>
          </w:p>
        </w:tc>
      </w:tr>
      <w:tr w:rsidR="006C696F" w:rsidRPr="005F5B80" w14:paraId="19341B02" w14:textId="77777777" w:rsidTr="006C696F">
        <w:trPr>
          <w:trHeight w:val="245"/>
        </w:trPr>
        <w:tc>
          <w:tcPr>
            <w:tcW w:w="1890" w:type="dxa"/>
            <w:vAlign w:val="center"/>
          </w:tcPr>
          <w:p w14:paraId="535CF5A1"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Floorplans</w:t>
            </w:r>
          </w:p>
        </w:tc>
        <w:tc>
          <w:tcPr>
            <w:tcW w:w="2047" w:type="dxa"/>
            <w:vAlign w:val="center"/>
          </w:tcPr>
          <w:p w14:paraId="3048157B" w14:textId="77777777" w:rsidR="006C696F" w:rsidRPr="00EA4C41" w:rsidRDefault="006C696F" w:rsidP="005C2439">
            <w:pPr>
              <w:rPr>
                <w:rFonts w:eastAsia="Times New Roman" w:cstheme="minorHAnsi"/>
                <w:color w:val="3C3D3C" w:themeColor="text2"/>
                <w:szCs w:val="20"/>
                <w:highlight w:val="yellow"/>
              </w:rPr>
            </w:pPr>
            <w:proofErr w:type="spellStart"/>
            <w:r>
              <w:rPr>
                <w:rFonts w:eastAsia="Times New Roman" w:cstheme="minorHAnsi"/>
                <w:color w:val="3C3D3C" w:themeColor="text2"/>
                <w:szCs w:val="20"/>
                <w:highlight w:val="yellow"/>
              </w:rPr>
              <w:t>Floorplans.mxd</w:t>
            </w:r>
            <w:proofErr w:type="spellEnd"/>
          </w:p>
        </w:tc>
        <w:tc>
          <w:tcPr>
            <w:tcW w:w="3060" w:type="dxa"/>
          </w:tcPr>
          <w:p w14:paraId="586CCA0D"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w:t>
            </w:r>
            <w:r w:rsidRPr="006C696F">
              <w:rPr>
                <w:rFonts w:eastAsia="Times New Roman" w:cstheme="minorHAnsi"/>
                <w:color w:val="3C3D3C" w:themeColor="text2"/>
                <w:szCs w:val="20"/>
                <w:highlight w:val="yellow"/>
              </w:rPr>
              <w:t xml:space="preserve"> sfo-dcgis01</w:t>
            </w:r>
            <w:r>
              <w:rPr>
                <w:rFonts w:eastAsia="Times New Roman" w:cstheme="minorHAnsi"/>
                <w:color w:val="3C3D3C" w:themeColor="text2"/>
                <w:szCs w:val="20"/>
                <w:highlight w:val="yellow"/>
              </w:rPr>
              <w:t>/</w:t>
            </w:r>
            <w:proofErr w:type="spellStart"/>
            <w:r>
              <w:rPr>
                <w:rFonts w:eastAsia="Times New Roman" w:cstheme="minorHAnsi"/>
                <w:color w:val="3C3D3C" w:themeColor="text2"/>
                <w:szCs w:val="20"/>
                <w:highlight w:val="yellow"/>
              </w:rPr>
              <w:t>GISdata</w:t>
            </w:r>
            <w:proofErr w:type="spellEnd"/>
            <w:r>
              <w:rPr>
                <w:rFonts w:eastAsia="Times New Roman" w:cstheme="minorHAnsi"/>
                <w:color w:val="3C3D3C" w:themeColor="text2"/>
                <w:szCs w:val="20"/>
                <w:highlight w:val="yellow"/>
              </w:rPr>
              <w:t>/Maps</w:t>
            </w:r>
          </w:p>
        </w:tc>
        <w:tc>
          <w:tcPr>
            <w:tcW w:w="2550" w:type="dxa"/>
            <w:vAlign w:val="center"/>
          </w:tcPr>
          <w:p w14:paraId="609041AB" w14:textId="77777777" w:rsidR="006C696F" w:rsidRPr="00EA4C41" w:rsidRDefault="006C696F" w:rsidP="005C2439">
            <w:pPr>
              <w:rPr>
                <w:rFonts w:eastAsia="Times New Roman" w:cstheme="minorHAnsi"/>
                <w:color w:val="3C3D3C" w:themeColor="text2"/>
                <w:szCs w:val="20"/>
                <w:highlight w:val="yellow"/>
              </w:rPr>
            </w:pPr>
            <w:proofErr w:type="spellStart"/>
            <w:proofErr w:type="gramStart"/>
            <w:r>
              <w:rPr>
                <w:rFonts w:eastAsia="Times New Roman" w:cstheme="minorHAnsi"/>
                <w:color w:val="3C3D3C" w:themeColor="text2"/>
                <w:szCs w:val="20"/>
                <w:highlight w:val="yellow"/>
              </w:rPr>
              <w:t>MapScale</w:t>
            </w:r>
            <w:proofErr w:type="spellEnd"/>
            <w:r>
              <w:rPr>
                <w:rFonts w:eastAsia="Times New Roman" w:cstheme="minorHAnsi"/>
                <w:color w:val="3C3D3C" w:themeColor="text2"/>
                <w:szCs w:val="20"/>
                <w:highlight w:val="yellow"/>
              </w:rPr>
              <w:t xml:space="preserve"> :</w:t>
            </w:r>
            <w:proofErr w:type="gramEnd"/>
            <w:r>
              <w:rPr>
                <w:rFonts w:eastAsia="Times New Roman" w:cstheme="minorHAnsi"/>
                <w:color w:val="3C3D3C" w:themeColor="text2"/>
                <w:szCs w:val="20"/>
                <w:highlight w:val="yellow"/>
              </w:rPr>
              <w:t xml:space="preserve"> 1000</w:t>
            </w:r>
          </w:p>
        </w:tc>
      </w:tr>
      <w:tr w:rsidR="006C696F" w:rsidRPr="005F5B80" w14:paraId="387E6596" w14:textId="77777777" w:rsidTr="006C696F">
        <w:trPr>
          <w:trHeight w:val="245"/>
        </w:trPr>
        <w:tc>
          <w:tcPr>
            <w:tcW w:w="1890" w:type="dxa"/>
            <w:vAlign w:val="center"/>
          </w:tcPr>
          <w:p w14:paraId="7EFCE60D"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Grids</w:t>
            </w:r>
          </w:p>
        </w:tc>
        <w:tc>
          <w:tcPr>
            <w:tcW w:w="2047" w:type="dxa"/>
            <w:vAlign w:val="center"/>
          </w:tcPr>
          <w:p w14:paraId="4712881E" w14:textId="77777777" w:rsidR="006C696F" w:rsidRPr="00EA4C41" w:rsidRDefault="006C696F" w:rsidP="005C2439">
            <w:pPr>
              <w:rPr>
                <w:rFonts w:eastAsia="Times New Roman" w:cstheme="minorHAnsi"/>
                <w:color w:val="3C3D3C" w:themeColor="text2"/>
                <w:szCs w:val="20"/>
                <w:highlight w:val="yellow"/>
              </w:rPr>
            </w:pPr>
            <w:proofErr w:type="spellStart"/>
            <w:r>
              <w:rPr>
                <w:rFonts w:eastAsia="Times New Roman" w:cstheme="minorHAnsi"/>
                <w:color w:val="3C3D3C" w:themeColor="text2"/>
                <w:szCs w:val="20"/>
                <w:highlight w:val="yellow"/>
              </w:rPr>
              <w:t>Grids.mxd</w:t>
            </w:r>
            <w:proofErr w:type="spellEnd"/>
          </w:p>
        </w:tc>
        <w:tc>
          <w:tcPr>
            <w:tcW w:w="3060" w:type="dxa"/>
          </w:tcPr>
          <w:p w14:paraId="2CFCC96E"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w:t>
            </w:r>
            <w:r w:rsidRPr="006C696F">
              <w:rPr>
                <w:rFonts w:eastAsia="Times New Roman" w:cstheme="minorHAnsi"/>
                <w:color w:val="3C3D3C" w:themeColor="text2"/>
                <w:szCs w:val="20"/>
                <w:highlight w:val="yellow"/>
              </w:rPr>
              <w:t xml:space="preserve"> sfo-dcgis01</w:t>
            </w:r>
            <w:r>
              <w:rPr>
                <w:rFonts w:eastAsia="Times New Roman" w:cstheme="minorHAnsi"/>
                <w:color w:val="3C3D3C" w:themeColor="text2"/>
                <w:szCs w:val="20"/>
                <w:highlight w:val="yellow"/>
              </w:rPr>
              <w:t>/</w:t>
            </w:r>
            <w:proofErr w:type="spellStart"/>
            <w:r>
              <w:rPr>
                <w:rFonts w:eastAsia="Times New Roman" w:cstheme="minorHAnsi"/>
                <w:color w:val="3C3D3C" w:themeColor="text2"/>
                <w:szCs w:val="20"/>
                <w:highlight w:val="yellow"/>
              </w:rPr>
              <w:t>GISdata</w:t>
            </w:r>
            <w:proofErr w:type="spellEnd"/>
            <w:r>
              <w:rPr>
                <w:rFonts w:eastAsia="Times New Roman" w:cstheme="minorHAnsi"/>
                <w:color w:val="3C3D3C" w:themeColor="text2"/>
                <w:szCs w:val="20"/>
                <w:highlight w:val="yellow"/>
              </w:rPr>
              <w:t>/Maps</w:t>
            </w:r>
          </w:p>
        </w:tc>
        <w:tc>
          <w:tcPr>
            <w:tcW w:w="2550" w:type="dxa"/>
            <w:vAlign w:val="center"/>
          </w:tcPr>
          <w:p w14:paraId="78C85554"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Grid Bubble Labeled</w:t>
            </w:r>
          </w:p>
        </w:tc>
      </w:tr>
      <w:tr w:rsidR="006C696F" w:rsidRPr="005F5B80" w14:paraId="3761825C" w14:textId="77777777" w:rsidTr="006C696F">
        <w:trPr>
          <w:trHeight w:val="245"/>
        </w:trPr>
        <w:tc>
          <w:tcPr>
            <w:tcW w:w="1890" w:type="dxa"/>
            <w:vAlign w:val="center"/>
          </w:tcPr>
          <w:p w14:paraId="640BFEE3" w14:textId="77777777" w:rsidR="006C696F" w:rsidRPr="00EA4C41" w:rsidRDefault="006C696F" w:rsidP="005C2439">
            <w:pPr>
              <w:rPr>
                <w:rFonts w:eastAsia="Times New Roman" w:cstheme="minorHAnsi"/>
                <w:color w:val="3C3D3C" w:themeColor="text2"/>
                <w:szCs w:val="20"/>
                <w:highlight w:val="yellow"/>
              </w:rPr>
            </w:pPr>
            <w:proofErr w:type="spellStart"/>
            <w:r>
              <w:rPr>
                <w:rFonts w:eastAsia="Times New Roman" w:cstheme="minorHAnsi"/>
                <w:color w:val="3C3D3C" w:themeColor="text2"/>
                <w:szCs w:val="20"/>
                <w:highlight w:val="yellow"/>
              </w:rPr>
              <w:t>AreasDoors</w:t>
            </w:r>
            <w:proofErr w:type="spellEnd"/>
          </w:p>
        </w:tc>
        <w:tc>
          <w:tcPr>
            <w:tcW w:w="2047" w:type="dxa"/>
            <w:vAlign w:val="center"/>
          </w:tcPr>
          <w:p w14:paraId="3B3E2AAC" w14:textId="77777777" w:rsidR="006C696F" w:rsidRPr="00EA4C41" w:rsidRDefault="006C696F" w:rsidP="005C2439">
            <w:pPr>
              <w:rPr>
                <w:rFonts w:eastAsia="Times New Roman" w:cstheme="minorHAnsi"/>
                <w:color w:val="3C3D3C" w:themeColor="text2"/>
                <w:szCs w:val="20"/>
                <w:highlight w:val="yellow"/>
              </w:rPr>
            </w:pPr>
            <w:proofErr w:type="spellStart"/>
            <w:r>
              <w:rPr>
                <w:rFonts w:eastAsia="Times New Roman" w:cstheme="minorHAnsi"/>
                <w:color w:val="3C3D3C" w:themeColor="text2"/>
                <w:szCs w:val="20"/>
                <w:highlight w:val="yellow"/>
              </w:rPr>
              <w:t>AreasDoors.mxd</w:t>
            </w:r>
            <w:proofErr w:type="spellEnd"/>
          </w:p>
        </w:tc>
        <w:tc>
          <w:tcPr>
            <w:tcW w:w="3060" w:type="dxa"/>
          </w:tcPr>
          <w:p w14:paraId="5AF7EB04"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w:t>
            </w:r>
            <w:r w:rsidRPr="006C696F">
              <w:rPr>
                <w:rFonts w:eastAsia="Times New Roman" w:cstheme="minorHAnsi"/>
                <w:color w:val="3C3D3C" w:themeColor="text2"/>
                <w:szCs w:val="20"/>
                <w:highlight w:val="yellow"/>
              </w:rPr>
              <w:t xml:space="preserve"> sfo-dcgis01</w:t>
            </w:r>
            <w:r>
              <w:rPr>
                <w:rFonts w:eastAsia="Times New Roman" w:cstheme="minorHAnsi"/>
                <w:color w:val="3C3D3C" w:themeColor="text2"/>
                <w:szCs w:val="20"/>
                <w:highlight w:val="yellow"/>
              </w:rPr>
              <w:t>/</w:t>
            </w:r>
            <w:proofErr w:type="spellStart"/>
            <w:r>
              <w:rPr>
                <w:rFonts w:eastAsia="Times New Roman" w:cstheme="minorHAnsi"/>
                <w:color w:val="3C3D3C" w:themeColor="text2"/>
                <w:szCs w:val="20"/>
                <w:highlight w:val="yellow"/>
              </w:rPr>
              <w:t>GISdata</w:t>
            </w:r>
            <w:proofErr w:type="spellEnd"/>
            <w:r>
              <w:rPr>
                <w:rFonts w:eastAsia="Times New Roman" w:cstheme="minorHAnsi"/>
                <w:color w:val="3C3D3C" w:themeColor="text2"/>
                <w:szCs w:val="20"/>
                <w:highlight w:val="yellow"/>
              </w:rPr>
              <w:t>/Maps</w:t>
            </w:r>
          </w:p>
        </w:tc>
        <w:tc>
          <w:tcPr>
            <w:tcW w:w="2550" w:type="dxa"/>
            <w:vAlign w:val="center"/>
          </w:tcPr>
          <w:p w14:paraId="73FFCCD2" w14:textId="77777777" w:rsidR="006C696F" w:rsidRPr="00EA4C41" w:rsidRDefault="006C696F" w:rsidP="005C2439">
            <w:pPr>
              <w:rPr>
                <w:rFonts w:eastAsia="Times New Roman" w:cstheme="minorHAnsi"/>
                <w:color w:val="3C3D3C" w:themeColor="text2"/>
                <w:szCs w:val="20"/>
                <w:highlight w:val="yellow"/>
              </w:rPr>
            </w:pPr>
            <w:r>
              <w:rPr>
                <w:rFonts w:eastAsia="Times New Roman" w:cstheme="minorHAnsi"/>
                <w:color w:val="3C3D3C" w:themeColor="text2"/>
                <w:szCs w:val="20"/>
                <w:highlight w:val="yellow"/>
              </w:rPr>
              <w:t>Feature Service</w:t>
            </w:r>
          </w:p>
        </w:tc>
      </w:tr>
      <w:tr w:rsidR="006C696F" w:rsidRPr="005F5B80" w14:paraId="4D588DAA" w14:textId="77777777" w:rsidTr="006C696F">
        <w:trPr>
          <w:trHeight w:val="245"/>
        </w:trPr>
        <w:tc>
          <w:tcPr>
            <w:tcW w:w="1890" w:type="dxa"/>
            <w:vAlign w:val="center"/>
          </w:tcPr>
          <w:p w14:paraId="32D2D6D1" w14:textId="77777777" w:rsidR="006C696F" w:rsidRPr="00EA4C41" w:rsidRDefault="006C696F" w:rsidP="005C2439">
            <w:pPr>
              <w:rPr>
                <w:rFonts w:eastAsia="Times New Roman" w:cstheme="minorHAnsi"/>
                <w:color w:val="3C3D3C" w:themeColor="text2"/>
                <w:szCs w:val="20"/>
                <w:highlight w:val="yellow"/>
              </w:rPr>
            </w:pPr>
          </w:p>
        </w:tc>
        <w:tc>
          <w:tcPr>
            <w:tcW w:w="2047" w:type="dxa"/>
            <w:vAlign w:val="center"/>
          </w:tcPr>
          <w:p w14:paraId="5D87F022" w14:textId="77777777" w:rsidR="006C696F" w:rsidRPr="00EA4C41" w:rsidRDefault="006C696F" w:rsidP="005C2439">
            <w:pPr>
              <w:rPr>
                <w:rFonts w:eastAsia="Times New Roman" w:cstheme="minorHAnsi"/>
                <w:color w:val="3C3D3C" w:themeColor="text2"/>
                <w:szCs w:val="20"/>
                <w:highlight w:val="yellow"/>
              </w:rPr>
            </w:pPr>
          </w:p>
        </w:tc>
        <w:tc>
          <w:tcPr>
            <w:tcW w:w="3060" w:type="dxa"/>
          </w:tcPr>
          <w:p w14:paraId="43142AE2" w14:textId="77777777" w:rsidR="006C696F" w:rsidRPr="00EA4C41" w:rsidRDefault="006C696F" w:rsidP="005C2439">
            <w:pPr>
              <w:rPr>
                <w:rFonts w:eastAsia="Times New Roman" w:cstheme="minorHAnsi"/>
                <w:color w:val="3C3D3C" w:themeColor="text2"/>
                <w:szCs w:val="20"/>
                <w:highlight w:val="yellow"/>
              </w:rPr>
            </w:pPr>
          </w:p>
        </w:tc>
        <w:tc>
          <w:tcPr>
            <w:tcW w:w="2550" w:type="dxa"/>
            <w:vAlign w:val="center"/>
          </w:tcPr>
          <w:p w14:paraId="77BDF478" w14:textId="77777777" w:rsidR="006C696F" w:rsidRPr="00EA4C41" w:rsidRDefault="006C696F" w:rsidP="005C2439">
            <w:pPr>
              <w:rPr>
                <w:rFonts w:eastAsia="Times New Roman" w:cstheme="minorHAnsi"/>
                <w:color w:val="3C3D3C" w:themeColor="text2"/>
                <w:szCs w:val="20"/>
                <w:highlight w:val="yellow"/>
              </w:rPr>
            </w:pPr>
          </w:p>
        </w:tc>
      </w:tr>
      <w:tr w:rsidR="006C696F" w:rsidRPr="005F5B80" w14:paraId="0C622CC0" w14:textId="77777777" w:rsidTr="006C696F">
        <w:trPr>
          <w:trHeight w:val="245"/>
        </w:trPr>
        <w:tc>
          <w:tcPr>
            <w:tcW w:w="1890" w:type="dxa"/>
            <w:vAlign w:val="center"/>
          </w:tcPr>
          <w:p w14:paraId="593F8627" w14:textId="77777777" w:rsidR="006C696F" w:rsidRPr="00EA4C41" w:rsidRDefault="006C696F" w:rsidP="005C2439">
            <w:pPr>
              <w:rPr>
                <w:rFonts w:eastAsia="Times New Roman" w:cstheme="minorHAnsi"/>
                <w:color w:val="3C3D3C" w:themeColor="text2"/>
                <w:szCs w:val="20"/>
                <w:highlight w:val="yellow"/>
              </w:rPr>
            </w:pPr>
          </w:p>
        </w:tc>
        <w:tc>
          <w:tcPr>
            <w:tcW w:w="2047" w:type="dxa"/>
            <w:vAlign w:val="center"/>
          </w:tcPr>
          <w:p w14:paraId="750A665F" w14:textId="77777777" w:rsidR="006C696F" w:rsidRPr="00EA4C41" w:rsidRDefault="006C696F" w:rsidP="005C2439">
            <w:pPr>
              <w:rPr>
                <w:rFonts w:eastAsia="Times New Roman" w:cstheme="minorHAnsi"/>
                <w:color w:val="3C3D3C" w:themeColor="text2"/>
                <w:szCs w:val="20"/>
                <w:highlight w:val="yellow"/>
              </w:rPr>
            </w:pPr>
          </w:p>
        </w:tc>
        <w:tc>
          <w:tcPr>
            <w:tcW w:w="3060" w:type="dxa"/>
          </w:tcPr>
          <w:p w14:paraId="2B065368" w14:textId="77777777" w:rsidR="006C696F" w:rsidRPr="00EA4C41" w:rsidRDefault="006C696F" w:rsidP="005C2439">
            <w:pPr>
              <w:rPr>
                <w:rFonts w:eastAsia="Times New Roman" w:cstheme="minorHAnsi"/>
                <w:color w:val="3C3D3C" w:themeColor="text2"/>
                <w:szCs w:val="20"/>
                <w:highlight w:val="yellow"/>
              </w:rPr>
            </w:pPr>
          </w:p>
        </w:tc>
        <w:tc>
          <w:tcPr>
            <w:tcW w:w="2550" w:type="dxa"/>
            <w:vAlign w:val="center"/>
          </w:tcPr>
          <w:p w14:paraId="2CBA913A" w14:textId="77777777" w:rsidR="006C696F" w:rsidRPr="00EA4C41" w:rsidRDefault="006C696F" w:rsidP="005C2439">
            <w:pPr>
              <w:rPr>
                <w:rFonts w:eastAsia="Times New Roman" w:cstheme="minorHAnsi"/>
                <w:color w:val="3C3D3C" w:themeColor="text2"/>
                <w:szCs w:val="20"/>
                <w:highlight w:val="yellow"/>
              </w:rPr>
            </w:pPr>
          </w:p>
        </w:tc>
      </w:tr>
      <w:tr w:rsidR="006C696F" w:rsidRPr="005F5B80" w14:paraId="7B31E2A6" w14:textId="77777777" w:rsidTr="006C696F">
        <w:trPr>
          <w:trHeight w:val="245"/>
        </w:trPr>
        <w:tc>
          <w:tcPr>
            <w:tcW w:w="1890" w:type="dxa"/>
            <w:vAlign w:val="center"/>
          </w:tcPr>
          <w:p w14:paraId="2D5B6A96" w14:textId="77777777" w:rsidR="006C696F" w:rsidRPr="00EA4C41" w:rsidRDefault="006C696F" w:rsidP="005C2439">
            <w:pPr>
              <w:rPr>
                <w:rFonts w:eastAsia="Times New Roman" w:cstheme="minorHAnsi"/>
                <w:color w:val="3C3D3C" w:themeColor="text2"/>
                <w:szCs w:val="20"/>
                <w:highlight w:val="yellow"/>
              </w:rPr>
            </w:pPr>
          </w:p>
        </w:tc>
        <w:tc>
          <w:tcPr>
            <w:tcW w:w="2047" w:type="dxa"/>
            <w:vAlign w:val="center"/>
          </w:tcPr>
          <w:p w14:paraId="2714D61C" w14:textId="77777777" w:rsidR="006C696F" w:rsidRPr="00EA4C41" w:rsidRDefault="006C696F" w:rsidP="005C2439">
            <w:pPr>
              <w:rPr>
                <w:rFonts w:eastAsia="Times New Roman" w:cstheme="minorHAnsi"/>
                <w:color w:val="3C3D3C" w:themeColor="text2"/>
                <w:szCs w:val="20"/>
                <w:highlight w:val="yellow"/>
              </w:rPr>
            </w:pPr>
          </w:p>
        </w:tc>
        <w:tc>
          <w:tcPr>
            <w:tcW w:w="3060" w:type="dxa"/>
          </w:tcPr>
          <w:p w14:paraId="6566ACF0" w14:textId="77777777" w:rsidR="006C696F" w:rsidRPr="00EA4C41" w:rsidRDefault="006C696F" w:rsidP="005C2439">
            <w:pPr>
              <w:rPr>
                <w:rFonts w:eastAsia="Times New Roman" w:cstheme="minorHAnsi"/>
                <w:color w:val="3C3D3C" w:themeColor="text2"/>
                <w:szCs w:val="20"/>
                <w:highlight w:val="yellow"/>
              </w:rPr>
            </w:pPr>
          </w:p>
        </w:tc>
        <w:tc>
          <w:tcPr>
            <w:tcW w:w="2550" w:type="dxa"/>
            <w:vAlign w:val="center"/>
          </w:tcPr>
          <w:p w14:paraId="2F0558F1" w14:textId="77777777" w:rsidR="006C696F" w:rsidRPr="00EA4C41" w:rsidRDefault="006C696F" w:rsidP="005C2439">
            <w:pPr>
              <w:rPr>
                <w:rFonts w:eastAsia="Times New Roman" w:cstheme="minorHAnsi"/>
                <w:color w:val="3C3D3C" w:themeColor="text2"/>
                <w:szCs w:val="20"/>
                <w:highlight w:val="yellow"/>
              </w:rPr>
            </w:pPr>
          </w:p>
        </w:tc>
      </w:tr>
      <w:tr w:rsidR="006C696F" w:rsidRPr="005F5B80" w14:paraId="1C73967E" w14:textId="77777777" w:rsidTr="006C696F">
        <w:trPr>
          <w:trHeight w:val="305"/>
        </w:trPr>
        <w:tc>
          <w:tcPr>
            <w:tcW w:w="1890" w:type="dxa"/>
            <w:vAlign w:val="center"/>
          </w:tcPr>
          <w:p w14:paraId="43D0F6FC" w14:textId="77777777" w:rsidR="006C696F" w:rsidRPr="00EA4C41" w:rsidRDefault="006C696F" w:rsidP="005C2439">
            <w:pPr>
              <w:rPr>
                <w:rFonts w:eastAsia="Times New Roman" w:cstheme="minorHAnsi"/>
                <w:color w:val="3C3D3C" w:themeColor="text2"/>
                <w:szCs w:val="20"/>
                <w:highlight w:val="yellow"/>
              </w:rPr>
            </w:pPr>
          </w:p>
        </w:tc>
        <w:tc>
          <w:tcPr>
            <w:tcW w:w="2047" w:type="dxa"/>
            <w:vAlign w:val="center"/>
          </w:tcPr>
          <w:p w14:paraId="42A004FA" w14:textId="77777777" w:rsidR="006C696F" w:rsidRPr="00EA4C41" w:rsidRDefault="006C696F" w:rsidP="005C2439">
            <w:pPr>
              <w:rPr>
                <w:rFonts w:eastAsia="Times New Roman" w:cstheme="minorHAnsi"/>
                <w:color w:val="3C3D3C" w:themeColor="text2"/>
                <w:szCs w:val="20"/>
                <w:highlight w:val="yellow"/>
              </w:rPr>
            </w:pPr>
          </w:p>
        </w:tc>
        <w:tc>
          <w:tcPr>
            <w:tcW w:w="3060" w:type="dxa"/>
          </w:tcPr>
          <w:p w14:paraId="0FEBC616" w14:textId="77777777" w:rsidR="006C696F" w:rsidRPr="00EA4C41" w:rsidRDefault="006C696F" w:rsidP="005C2439">
            <w:pPr>
              <w:rPr>
                <w:rFonts w:eastAsia="Times New Roman" w:cstheme="minorHAnsi"/>
                <w:color w:val="3C3D3C" w:themeColor="text2"/>
                <w:szCs w:val="20"/>
                <w:highlight w:val="yellow"/>
              </w:rPr>
            </w:pPr>
          </w:p>
        </w:tc>
        <w:tc>
          <w:tcPr>
            <w:tcW w:w="2550" w:type="dxa"/>
            <w:vAlign w:val="center"/>
          </w:tcPr>
          <w:p w14:paraId="631AF69B" w14:textId="77777777" w:rsidR="006C696F" w:rsidRPr="00EA4C41" w:rsidRDefault="006C696F" w:rsidP="005C2439">
            <w:pPr>
              <w:rPr>
                <w:rFonts w:eastAsia="Times New Roman" w:cstheme="minorHAnsi"/>
                <w:color w:val="3C3D3C" w:themeColor="text2"/>
                <w:szCs w:val="20"/>
                <w:highlight w:val="yellow"/>
              </w:rPr>
            </w:pPr>
          </w:p>
        </w:tc>
      </w:tr>
    </w:tbl>
    <w:p w14:paraId="19610EC2" w14:textId="77777777" w:rsidR="006C696F" w:rsidRDefault="006C696F" w:rsidP="00541382">
      <w:pPr>
        <w:pStyle w:val="Normalwithspaceafter"/>
      </w:pPr>
    </w:p>
    <w:p w14:paraId="3B7FD7AF" w14:textId="77777777" w:rsidR="006C696F" w:rsidRPr="006F2C49" w:rsidRDefault="006C696F" w:rsidP="002C2A10">
      <w:pPr>
        <w:pStyle w:val="Normalwithspaceafter"/>
        <w:numPr>
          <w:ilvl w:val="0"/>
          <w:numId w:val="10"/>
        </w:numPr>
        <w:rPr>
          <w:highlight w:val="yellow"/>
        </w:rPr>
      </w:pPr>
      <w:r w:rsidRPr="006F2C49">
        <w:rPr>
          <w:highlight w:val="yellow"/>
        </w:rPr>
        <w:t>Finding and connecting to Area and Door Feature Services from the AVM ArcGIS Server.</w:t>
      </w:r>
    </w:p>
    <w:p w14:paraId="328218AF" w14:textId="77777777" w:rsidR="006C696F" w:rsidRDefault="006C696F" w:rsidP="002C2A10">
      <w:pPr>
        <w:pStyle w:val="Normalwithspaceafter"/>
        <w:numPr>
          <w:ilvl w:val="1"/>
          <w:numId w:val="10"/>
        </w:numPr>
        <w:rPr>
          <w:highlight w:val="yellow"/>
        </w:rPr>
      </w:pPr>
      <w:r>
        <w:rPr>
          <w:highlight w:val="yellow"/>
        </w:rPr>
        <w:t>Step 1</w:t>
      </w:r>
    </w:p>
    <w:p w14:paraId="43F9CFAF" w14:textId="77777777" w:rsidR="006C696F" w:rsidRDefault="006C696F" w:rsidP="006C696F">
      <w:pPr>
        <w:pStyle w:val="Normalwithspaceafter"/>
        <w:ind w:left="1440"/>
        <w:rPr>
          <w:highlight w:val="yellow"/>
        </w:rPr>
      </w:pPr>
      <w:r>
        <w:rPr>
          <w:highlight w:val="yellow"/>
        </w:rPr>
        <w:t>&lt;describe and screenshot&gt;</w:t>
      </w:r>
    </w:p>
    <w:p w14:paraId="61A14BCE" w14:textId="77777777" w:rsidR="006C696F" w:rsidRDefault="006C696F" w:rsidP="002C2A10">
      <w:pPr>
        <w:pStyle w:val="Normalwithspaceafter"/>
        <w:numPr>
          <w:ilvl w:val="1"/>
          <w:numId w:val="10"/>
        </w:numPr>
        <w:rPr>
          <w:highlight w:val="yellow"/>
        </w:rPr>
      </w:pPr>
      <w:r>
        <w:rPr>
          <w:highlight w:val="yellow"/>
        </w:rPr>
        <w:t>Step 2</w:t>
      </w:r>
    </w:p>
    <w:p w14:paraId="03E618DF" w14:textId="77777777" w:rsidR="006C696F" w:rsidRDefault="006C696F" w:rsidP="006C696F">
      <w:pPr>
        <w:pStyle w:val="Normalwithspaceafter"/>
        <w:ind w:left="1440"/>
        <w:rPr>
          <w:highlight w:val="yellow"/>
        </w:rPr>
      </w:pPr>
      <w:r>
        <w:rPr>
          <w:highlight w:val="yellow"/>
        </w:rPr>
        <w:t>&lt;describe and screenshot&gt;</w:t>
      </w:r>
    </w:p>
    <w:p w14:paraId="2D54E03B" w14:textId="77777777" w:rsidR="006C696F" w:rsidRDefault="006C696F" w:rsidP="002C2A10">
      <w:pPr>
        <w:pStyle w:val="Normalwithspaceafter"/>
        <w:numPr>
          <w:ilvl w:val="0"/>
          <w:numId w:val="10"/>
        </w:numPr>
        <w:rPr>
          <w:highlight w:val="yellow"/>
        </w:rPr>
      </w:pPr>
      <w:r>
        <w:rPr>
          <w:highlight w:val="yellow"/>
        </w:rPr>
        <w:t>How to add new Area Feature using template</w:t>
      </w:r>
    </w:p>
    <w:p w14:paraId="2C2AFA45" w14:textId="77777777" w:rsidR="006C696F" w:rsidRDefault="006C696F" w:rsidP="002C2A10">
      <w:pPr>
        <w:pStyle w:val="Normalwithspaceafter"/>
        <w:numPr>
          <w:ilvl w:val="1"/>
          <w:numId w:val="10"/>
        </w:numPr>
        <w:rPr>
          <w:highlight w:val="yellow"/>
        </w:rPr>
      </w:pPr>
      <w:r>
        <w:rPr>
          <w:highlight w:val="yellow"/>
        </w:rPr>
        <w:t>Step 1</w:t>
      </w:r>
    </w:p>
    <w:p w14:paraId="07D003CF" w14:textId="77777777" w:rsidR="006C696F" w:rsidRDefault="006C696F" w:rsidP="006C696F">
      <w:pPr>
        <w:pStyle w:val="Normalwithspaceafter"/>
        <w:ind w:left="1440"/>
        <w:rPr>
          <w:highlight w:val="yellow"/>
        </w:rPr>
      </w:pPr>
      <w:r>
        <w:rPr>
          <w:highlight w:val="yellow"/>
        </w:rPr>
        <w:t>&lt;describe and screenshot&gt;</w:t>
      </w:r>
    </w:p>
    <w:p w14:paraId="522ECE67" w14:textId="77777777" w:rsidR="006C696F" w:rsidRPr="00713D1E" w:rsidRDefault="006C696F" w:rsidP="002C2A10">
      <w:pPr>
        <w:pStyle w:val="Normalwithspaceafter"/>
        <w:numPr>
          <w:ilvl w:val="1"/>
          <w:numId w:val="10"/>
        </w:numPr>
        <w:rPr>
          <w:highlight w:val="yellow"/>
        </w:rPr>
      </w:pPr>
      <w:r>
        <w:rPr>
          <w:highlight w:val="yellow"/>
        </w:rPr>
        <w:t>Step 2</w:t>
      </w:r>
    </w:p>
    <w:p w14:paraId="68B113B7" w14:textId="77777777" w:rsidR="006C696F" w:rsidRDefault="006C696F" w:rsidP="00541382">
      <w:pPr>
        <w:pStyle w:val="Normalwithspaceafter"/>
      </w:pPr>
    </w:p>
    <w:p w14:paraId="6C4E4C90" w14:textId="77777777" w:rsidR="005F5B80" w:rsidRPr="005F5B80" w:rsidRDefault="00706143" w:rsidP="00706143">
      <w:pPr>
        <w:pStyle w:val="NumHeading1"/>
      </w:pPr>
      <w:bookmarkStart w:id="289" w:name="_Toc516721376"/>
      <w:r>
        <w:lastRenderedPageBreak/>
        <w:t xml:space="preserve">Updating </w:t>
      </w:r>
      <w:r w:rsidRPr="00706143">
        <w:t>ETL Administration Guide</w:t>
      </w:r>
      <w:bookmarkEnd w:id="289"/>
    </w:p>
    <w:p w14:paraId="12DC1E89" w14:textId="77777777" w:rsidR="00FF2E86" w:rsidRPr="006C696F" w:rsidRDefault="00FF2E86" w:rsidP="00FF2E86">
      <w:pPr>
        <w:pStyle w:val="Normalwithspaceafter"/>
      </w:pPr>
      <w:r w:rsidRPr="006C696F">
        <w:t xml:space="preserve">The ETL tool will require updates to account for future and legacy data, software updates, and to adhere to evolving project requirements.  </w:t>
      </w:r>
      <w:proofErr w:type="gramStart"/>
      <w:r w:rsidRPr="006C696F">
        <w:t>Any and all</w:t>
      </w:r>
      <w:proofErr w:type="gramEnd"/>
      <w:r w:rsidRPr="006C696F">
        <w:t xml:space="preserve"> changes to the FME Script, CAD template, and GIS Schema will need to be accounted for to keep the translation up to date and functioning properly.</w:t>
      </w:r>
    </w:p>
    <w:p w14:paraId="218C28BE" w14:textId="77777777" w:rsidR="00FF2E86" w:rsidRPr="00FF2E86" w:rsidRDefault="00FF2E86" w:rsidP="002C2A10">
      <w:pPr>
        <w:pStyle w:val="Normalwithspaceafter"/>
        <w:numPr>
          <w:ilvl w:val="0"/>
          <w:numId w:val="9"/>
        </w:numPr>
        <w:rPr>
          <w:rFonts w:eastAsia="Times New Roman"/>
        </w:rPr>
      </w:pPr>
      <w:r w:rsidRPr="00FF2E86">
        <w:rPr>
          <w:rFonts w:eastAsia="Times New Roman"/>
        </w:rPr>
        <w:t>FME and programs that it uses to produce data are always changing and therefore the script and project data sources will always need to be looked at.</w:t>
      </w:r>
    </w:p>
    <w:p w14:paraId="1903B2A1" w14:textId="77777777" w:rsidR="00FF2E86" w:rsidRPr="00FF2E86" w:rsidRDefault="00FF2E86" w:rsidP="002C2A10">
      <w:pPr>
        <w:pStyle w:val="Normalwithspaceafter"/>
        <w:numPr>
          <w:ilvl w:val="0"/>
          <w:numId w:val="9"/>
        </w:numPr>
        <w:rPr>
          <w:rFonts w:eastAsia="Times New Roman"/>
        </w:rPr>
      </w:pPr>
      <w:r w:rsidRPr="00FF2E86">
        <w:rPr>
          <w:rFonts w:eastAsia="Times New Roman"/>
        </w:rPr>
        <w:t>Data Files are not always created the same way and the FME tool will not capture the true nature of the data.</w:t>
      </w:r>
    </w:p>
    <w:p w14:paraId="3DE88768" w14:textId="77777777" w:rsidR="00FF2E86" w:rsidRPr="00FF2E86" w:rsidRDefault="00FF2E86" w:rsidP="002C2A10">
      <w:pPr>
        <w:pStyle w:val="Normalwithspaceafter"/>
        <w:numPr>
          <w:ilvl w:val="0"/>
          <w:numId w:val="9"/>
        </w:numPr>
        <w:rPr>
          <w:rFonts w:eastAsia="Times New Roman"/>
        </w:rPr>
      </w:pPr>
      <w:r w:rsidRPr="00FF2E86">
        <w:rPr>
          <w:rFonts w:eastAsia="Times New Roman"/>
        </w:rPr>
        <w:t>FME is a tool to speed up human processing and is not perfect, therefore data should always be reviewed and if necessary changes to the tool made.</w:t>
      </w:r>
    </w:p>
    <w:p w14:paraId="1C9F6E1C" w14:textId="77777777" w:rsidR="00FF2E86" w:rsidRPr="00FF2E86" w:rsidRDefault="00FF2E86" w:rsidP="002C2A10">
      <w:pPr>
        <w:pStyle w:val="Normalwithspaceafter"/>
        <w:numPr>
          <w:ilvl w:val="0"/>
          <w:numId w:val="9"/>
        </w:numPr>
        <w:rPr>
          <w:rFonts w:eastAsia="Times New Roman"/>
        </w:rPr>
      </w:pPr>
      <w:r w:rsidRPr="00FF2E86">
        <w:rPr>
          <w:rFonts w:eastAsia="Times New Roman"/>
        </w:rPr>
        <w:t>In conjunction with the FME script being updated the CAD template needs to be updated along with the GIS schema as necessary.</w:t>
      </w:r>
    </w:p>
    <w:p w14:paraId="2B4FED08" w14:textId="77777777" w:rsidR="005F5B80" w:rsidRPr="005F5B80" w:rsidRDefault="00FF2E86" w:rsidP="002C2A10">
      <w:pPr>
        <w:pStyle w:val="Normalwithspaceafter"/>
        <w:numPr>
          <w:ilvl w:val="0"/>
          <w:numId w:val="9"/>
        </w:numPr>
        <w:rPr>
          <w:rFonts w:ascii="Trebuchet MS" w:eastAsia="Times New Roman" w:hAnsi="Trebuchet MS" w:cs="Times New Roman"/>
        </w:rPr>
      </w:pPr>
      <w:r w:rsidRPr="00FF2E86">
        <w:rPr>
          <w:rFonts w:eastAsia="Times New Roman"/>
        </w:rPr>
        <w:t>In conjunction with the FME script</w:t>
      </w:r>
      <w:r>
        <w:rPr>
          <w:rFonts w:eastAsia="Times New Roman"/>
        </w:rPr>
        <w:t xml:space="preserve">, </w:t>
      </w:r>
      <w:r w:rsidRPr="00FF2E86">
        <w:rPr>
          <w:rFonts w:eastAsia="Times New Roman"/>
        </w:rPr>
        <w:t>GIS schema</w:t>
      </w:r>
      <w:r>
        <w:rPr>
          <w:rFonts w:eastAsia="Times New Roman"/>
        </w:rPr>
        <w:t>. And CAD template SFO will need to account for the updates and changes within this document.</w:t>
      </w:r>
      <w:r w:rsidRPr="00FF2E86">
        <w:rPr>
          <w:rFonts w:eastAsia="Times New Roman"/>
        </w:rPr>
        <w:t xml:space="preserve"> </w:t>
      </w:r>
    </w:p>
    <w:p w14:paraId="344522F9" w14:textId="77777777" w:rsidR="005F5B80" w:rsidRPr="006C696F" w:rsidRDefault="00FF2E86" w:rsidP="006C696F">
      <w:pPr>
        <w:pStyle w:val="Normalwithspaceafter"/>
      </w:pPr>
      <w:r w:rsidRPr="006C696F">
        <w:t>It is the responsibility not only of the ETL tool manager but also the personnel utilizing the CAD Files, Geodataba</w:t>
      </w:r>
      <w:r w:rsidR="002E5517" w:rsidRPr="006C696F">
        <w:t>ses, and scripts to help ensure that all changes and updates are known and documented.</w:t>
      </w:r>
    </w:p>
    <w:p w14:paraId="5B5B86D8" w14:textId="77777777" w:rsidR="009844D3" w:rsidRPr="00706143" w:rsidRDefault="005F5B80" w:rsidP="00706143">
      <w:pPr>
        <w:pStyle w:val="Normalwithspaceafter"/>
      </w:pPr>
      <w:r>
        <w:br w:type="page"/>
      </w:r>
    </w:p>
    <w:p w14:paraId="6150E4E2" w14:textId="77777777" w:rsidR="009844D3" w:rsidRDefault="009844D3" w:rsidP="009844D3">
      <w:pPr>
        <w:spacing w:after="240"/>
        <w:rPr>
          <w:rFonts w:eastAsia="Times New Roman" w:cstheme="minorHAnsi"/>
          <w:color w:val="3C3D3C" w:themeColor="text2"/>
        </w:rPr>
      </w:pPr>
      <w:r>
        <w:rPr>
          <w:rFonts w:eastAsia="Times New Roman" w:cstheme="minorHAnsi"/>
          <w:color w:val="3C3D3C" w:themeColor="text2"/>
        </w:rPr>
        <w:lastRenderedPageBreak/>
        <w:br w:type="page"/>
      </w:r>
    </w:p>
    <w:p w14:paraId="776998D3" w14:textId="77777777" w:rsidR="009844D3" w:rsidRPr="009844D3" w:rsidRDefault="009844D3" w:rsidP="007E22F1">
      <w:pPr>
        <w:pStyle w:val="AppendixHeading"/>
      </w:pPr>
      <w:bookmarkStart w:id="290" w:name="AppendixA"/>
      <w:bookmarkStart w:id="291" w:name="_Toc282072644"/>
      <w:bookmarkStart w:id="292" w:name="_Toc516721377"/>
      <w:r w:rsidRPr="007E22F1">
        <w:lastRenderedPageBreak/>
        <w:t>Appendix</w:t>
      </w:r>
      <w:r w:rsidRPr="009844D3">
        <w:t xml:space="preserve"> A</w:t>
      </w:r>
      <w:bookmarkEnd w:id="290"/>
      <w:r w:rsidRPr="009844D3">
        <w:t xml:space="preserve">: </w:t>
      </w:r>
      <w:bookmarkEnd w:id="291"/>
      <w:r w:rsidR="00E55659">
        <w:t>AVM Building Level List</w:t>
      </w:r>
      <w:bookmarkEnd w:id="292"/>
    </w:p>
    <w:p w14:paraId="2918D7FB" w14:textId="77777777" w:rsidR="009844D3" w:rsidRDefault="009844D3" w:rsidP="007C201D">
      <w:pPr>
        <w:pStyle w:val="Normalwithspaceafter"/>
      </w:pPr>
      <w:r>
        <w:br w:type="page"/>
      </w:r>
    </w:p>
    <w:p w14:paraId="39227F71" w14:textId="77777777" w:rsidR="00E55659" w:rsidRPr="009844D3" w:rsidRDefault="00E55659" w:rsidP="00E55659">
      <w:pPr>
        <w:pStyle w:val="AppendixHeading"/>
      </w:pPr>
      <w:bookmarkStart w:id="293" w:name="AppendixB"/>
      <w:bookmarkStart w:id="294" w:name="_Toc516721378"/>
      <w:r w:rsidRPr="007E22F1">
        <w:lastRenderedPageBreak/>
        <w:t>Appendix</w:t>
      </w:r>
      <w:r>
        <w:t xml:space="preserve"> B</w:t>
      </w:r>
      <w:bookmarkEnd w:id="293"/>
      <w:r w:rsidRPr="009844D3">
        <w:t xml:space="preserve">: </w:t>
      </w:r>
      <w:r>
        <w:t>AVM CAD Files</w:t>
      </w:r>
      <w:bookmarkEnd w:id="294"/>
    </w:p>
    <w:p w14:paraId="7B7FE1EC" w14:textId="77777777" w:rsidR="00E55659" w:rsidRDefault="00E55659" w:rsidP="007C201D">
      <w:pPr>
        <w:pStyle w:val="Normalwithspaceafter"/>
      </w:pPr>
      <w:r>
        <w:br w:type="page"/>
      </w:r>
    </w:p>
    <w:p w14:paraId="740B0CB3" w14:textId="77777777" w:rsidR="009844D3" w:rsidRPr="009844D3" w:rsidRDefault="009844D3" w:rsidP="007E22F1">
      <w:pPr>
        <w:pStyle w:val="AppendixHeading"/>
      </w:pPr>
      <w:bookmarkStart w:id="295" w:name="AppendixC"/>
      <w:bookmarkStart w:id="296" w:name="_Toc282072645"/>
      <w:bookmarkStart w:id="297" w:name="_Toc516721379"/>
      <w:r w:rsidRPr="009844D3">
        <w:lastRenderedPageBreak/>
        <w:t xml:space="preserve">Appendix </w:t>
      </w:r>
      <w:r w:rsidR="00E55659">
        <w:t>C</w:t>
      </w:r>
      <w:bookmarkEnd w:id="295"/>
      <w:r w:rsidRPr="009844D3">
        <w:t xml:space="preserve">: </w:t>
      </w:r>
      <w:bookmarkEnd w:id="296"/>
      <w:r w:rsidR="00E55659">
        <w:t xml:space="preserve">AVM </w:t>
      </w:r>
      <w:r w:rsidR="00E55659" w:rsidRPr="00E55659">
        <w:t>Geodatabase Schema</w:t>
      </w:r>
      <w:bookmarkEnd w:id="297"/>
    </w:p>
    <w:p w14:paraId="66F31381" w14:textId="77777777" w:rsidR="00F42E5C" w:rsidRPr="00F42E5C" w:rsidRDefault="00F42E5C" w:rsidP="007E22F1">
      <w:pPr>
        <w:pStyle w:val="AppendixHeading"/>
      </w:pPr>
      <w:bookmarkStart w:id="298" w:name="AppendixD"/>
      <w:bookmarkStart w:id="299" w:name="_Toc282072646"/>
      <w:bookmarkStart w:id="300" w:name="_Toc516721380"/>
      <w:r w:rsidRPr="00F42E5C">
        <w:lastRenderedPageBreak/>
        <w:t xml:space="preserve">Appendix </w:t>
      </w:r>
      <w:r w:rsidR="00E55659">
        <w:t>D</w:t>
      </w:r>
      <w:bookmarkEnd w:id="298"/>
      <w:r w:rsidRPr="00F42E5C">
        <w:t xml:space="preserve">: </w:t>
      </w:r>
      <w:bookmarkEnd w:id="299"/>
      <w:r w:rsidR="00E55659">
        <w:t>PROD Geodatabase Schema</w:t>
      </w:r>
      <w:bookmarkEnd w:id="300"/>
    </w:p>
    <w:p w14:paraId="16402C09" w14:textId="77777777" w:rsidR="00F42E5C" w:rsidRPr="00F42E5C" w:rsidRDefault="00F42E5C" w:rsidP="007E22F1">
      <w:pPr>
        <w:pStyle w:val="AppendixHeading"/>
      </w:pPr>
      <w:bookmarkStart w:id="301" w:name="AppendixE"/>
      <w:bookmarkStart w:id="302" w:name="_Toc282072647"/>
      <w:bookmarkStart w:id="303" w:name="_Toc516721381"/>
      <w:bookmarkEnd w:id="301"/>
      <w:r w:rsidRPr="00F42E5C">
        <w:lastRenderedPageBreak/>
        <w:t xml:space="preserve">Appendix </w:t>
      </w:r>
      <w:r w:rsidR="005C2439">
        <w:t>E</w:t>
      </w:r>
      <w:r w:rsidRPr="00F42E5C">
        <w:t xml:space="preserve">: </w:t>
      </w:r>
      <w:bookmarkEnd w:id="302"/>
      <w:r w:rsidR="0014758F">
        <w:t>Topology Errors</w:t>
      </w:r>
      <w:bookmarkEnd w:id="303"/>
    </w:p>
    <w:tbl>
      <w:tblPr>
        <w:tblW w:w="92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7"/>
        <w:gridCol w:w="990"/>
        <w:gridCol w:w="3420"/>
        <w:gridCol w:w="3285"/>
      </w:tblGrid>
      <w:tr w:rsidR="00E00AD2" w:rsidRPr="005F5B80" w14:paraId="42021EC4" w14:textId="77777777" w:rsidTr="00E00AD2">
        <w:trPr>
          <w:trHeight w:val="259"/>
        </w:trPr>
        <w:tc>
          <w:tcPr>
            <w:tcW w:w="1597" w:type="dxa"/>
            <w:shd w:val="clear" w:color="auto" w:fill="007EA1" w:themeFill="accent2"/>
            <w:vAlign w:val="center"/>
          </w:tcPr>
          <w:p w14:paraId="36E60586" w14:textId="77777777" w:rsidR="00E00AD2" w:rsidRPr="00EA4C41" w:rsidRDefault="00E00AD2" w:rsidP="00622062">
            <w:pPr>
              <w:rPr>
                <w:rFonts w:eastAsia="Times New Roman" w:cstheme="minorHAnsi"/>
                <w:b/>
                <w:bCs/>
                <w:color w:val="FFFFFF"/>
                <w:szCs w:val="20"/>
              </w:rPr>
            </w:pPr>
            <w:r>
              <w:rPr>
                <w:rFonts w:eastAsia="Times New Roman" w:cstheme="minorHAnsi"/>
                <w:b/>
                <w:bCs/>
                <w:color w:val="FFFFFF"/>
                <w:szCs w:val="20"/>
              </w:rPr>
              <w:t>Error Shapefile</w:t>
            </w:r>
          </w:p>
        </w:tc>
        <w:tc>
          <w:tcPr>
            <w:tcW w:w="990" w:type="dxa"/>
            <w:shd w:val="clear" w:color="auto" w:fill="007EA1" w:themeFill="accent2"/>
            <w:vAlign w:val="center"/>
          </w:tcPr>
          <w:p w14:paraId="316EBE9F" w14:textId="77777777" w:rsidR="00E00AD2" w:rsidRPr="00EA4C41" w:rsidRDefault="00E00AD2" w:rsidP="00622062">
            <w:pPr>
              <w:rPr>
                <w:rFonts w:eastAsia="Times New Roman" w:cstheme="minorHAnsi"/>
                <w:b/>
                <w:bCs/>
                <w:color w:val="FFFFFF"/>
                <w:szCs w:val="20"/>
              </w:rPr>
            </w:pPr>
            <w:r>
              <w:rPr>
                <w:rFonts w:eastAsia="Times New Roman" w:cstheme="minorHAnsi"/>
                <w:b/>
                <w:bCs/>
                <w:color w:val="FFFFFF"/>
                <w:szCs w:val="20"/>
              </w:rPr>
              <w:t>Feature</w:t>
            </w:r>
          </w:p>
        </w:tc>
        <w:tc>
          <w:tcPr>
            <w:tcW w:w="3420" w:type="dxa"/>
            <w:shd w:val="clear" w:color="auto" w:fill="007EA1" w:themeFill="accent2"/>
            <w:vAlign w:val="center"/>
          </w:tcPr>
          <w:p w14:paraId="0093A48B" w14:textId="77777777" w:rsidR="00E00AD2" w:rsidRPr="00EA4C41" w:rsidRDefault="00E00AD2" w:rsidP="00622062">
            <w:pPr>
              <w:jc w:val="center"/>
              <w:rPr>
                <w:rFonts w:eastAsia="Times New Roman" w:cstheme="minorHAnsi"/>
                <w:b/>
                <w:bCs/>
                <w:color w:val="FFFFFF"/>
                <w:szCs w:val="20"/>
              </w:rPr>
            </w:pPr>
            <w:r>
              <w:rPr>
                <w:rFonts w:eastAsia="Times New Roman" w:cstheme="minorHAnsi"/>
                <w:b/>
                <w:bCs/>
                <w:color w:val="FFFFFF"/>
                <w:szCs w:val="20"/>
              </w:rPr>
              <w:t>Error</w:t>
            </w:r>
          </w:p>
        </w:tc>
        <w:tc>
          <w:tcPr>
            <w:tcW w:w="3285" w:type="dxa"/>
            <w:shd w:val="clear" w:color="auto" w:fill="007EA1" w:themeFill="accent2"/>
          </w:tcPr>
          <w:p w14:paraId="3B1C269D" w14:textId="77777777" w:rsidR="00E00AD2" w:rsidRPr="00EA4C41" w:rsidRDefault="00E00AD2" w:rsidP="00622062">
            <w:pPr>
              <w:jc w:val="center"/>
              <w:rPr>
                <w:rFonts w:eastAsia="Times New Roman" w:cstheme="minorHAnsi"/>
                <w:b/>
                <w:bCs/>
                <w:color w:val="FFFFFF"/>
                <w:szCs w:val="20"/>
              </w:rPr>
            </w:pPr>
            <w:r>
              <w:rPr>
                <w:rFonts w:eastAsia="Times New Roman" w:cstheme="minorHAnsi"/>
                <w:b/>
                <w:bCs/>
                <w:color w:val="FFFFFF"/>
                <w:szCs w:val="20"/>
              </w:rPr>
              <w:t>Troubleshoot</w:t>
            </w:r>
          </w:p>
        </w:tc>
      </w:tr>
      <w:tr w:rsidR="00E00AD2" w:rsidRPr="005F5B80" w14:paraId="784C60F3" w14:textId="77777777" w:rsidTr="00E00AD2">
        <w:trPr>
          <w:trHeight w:val="259"/>
        </w:trPr>
        <w:tc>
          <w:tcPr>
            <w:tcW w:w="1597" w:type="dxa"/>
            <w:vAlign w:val="center"/>
          </w:tcPr>
          <w:p w14:paraId="66632050"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vAlign w:val="center"/>
          </w:tcPr>
          <w:p w14:paraId="03DB9879"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A_D</w:t>
            </w:r>
            <w:r w:rsidRPr="00E00AD2">
              <w:rPr>
                <w:rFonts w:eastAsia="Times New Roman" w:cstheme="minorHAnsi"/>
                <w:color w:val="3C3D3C" w:themeColor="text2"/>
                <w:szCs w:val="20"/>
              </w:rPr>
              <w:t>oor</w:t>
            </w:r>
            <w:proofErr w:type="spellEnd"/>
          </w:p>
        </w:tc>
        <w:tc>
          <w:tcPr>
            <w:tcW w:w="3420" w:type="dxa"/>
            <w:vAlign w:val="center"/>
          </w:tcPr>
          <w:p w14:paraId="1A7513A8"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Bad Value for Building</w:t>
            </w:r>
          </w:p>
        </w:tc>
        <w:tc>
          <w:tcPr>
            <w:tcW w:w="3285" w:type="dxa"/>
            <w:vAlign w:val="center"/>
          </w:tcPr>
          <w:p w14:paraId="187FC244" w14:textId="77777777" w:rsidR="00E00AD2" w:rsidRDefault="00E00AD2" w:rsidP="00E00AD2"/>
        </w:tc>
      </w:tr>
      <w:tr w:rsidR="00E00AD2" w:rsidRPr="005F5B80" w14:paraId="7C90E954" w14:textId="77777777" w:rsidTr="00E00AD2">
        <w:trPr>
          <w:trHeight w:val="259"/>
        </w:trPr>
        <w:tc>
          <w:tcPr>
            <w:tcW w:w="1597" w:type="dxa"/>
            <w:vAlign w:val="center"/>
          </w:tcPr>
          <w:p w14:paraId="2530379A" w14:textId="77777777" w:rsidR="00E00AD2" w:rsidRDefault="00E00AD2" w:rsidP="00E00AD2">
            <w:proofErr w:type="spellStart"/>
            <w:r>
              <w:rPr>
                <w:rFonts w:eastAsia="Times New Roman" w:cstheme="minorHAnsi"/>
                <w:color w:val="3C3D3C" w:themeColor="text2"/>
                <w:szCs w:val="20"/>
              </w:rPr>
              <w:t>Error_Point</w:t>
            </w:r>
            <w:proofErr w:type="spellEnd"/>
          </w:p>
        </w:tc>
        <w:tc>
          <w:tcPr>
            <w:tcW w:w="990" w:type="dxa"/>
            <w:vAlign w:val="center"/>
          </w:tcPr>
          <w:p w14:paraId="45D1C30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A_D</w:t>
            </w:r>
            <w:r w:rsidRPr="00E00AD2">
              <w:rPr>
                <w:rFonts w:eastAsia="Times New Roman" w:cstheme="minorHAnsi"/>
                <w:color w:val="3C3D3C" w:themeColor="text2"/>
                <w:szCs w:val="20"/>
              </w:rPr>
              <w:t>oor</w:t>
            </w:r>
            <w:proofErr w:type="spellEnd"/>
          </w:p>
        </w:tc>
        <w:tc>
          <w:tcPr>
            <w:tcW w:w="3420" w:type="dxa"/>
            <w:vAlign w:val="center"/>
          </w:tcPr>
          <w:p w14:paraId="1B3379E0"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Bad Value for Level Name</w:t>
            </w:r>
          </w:p>
        </w:tc>
        <w:tc>
          <w:tcPr>
            <w:tcW w:w="3285" w:type="dxa"/>
            <w:vAlign w:val="center"/>
          </w:tcPr>
          <w:p w14:paraId="20D73ECC" w14:textId="77777777" w:rsidR="00E00AD2" w:rsidRDefault="00E00AD2" w:rsidP="00E00AD2"/>
        </w:tc>
      </w:tr>
      <w:tr w:rsidR="00E00AD2" w:rsidRPr="005F5B80" w14:paraId="44C0A8EE" w14:textId="77777777" w:rsidTr="00E00AD2">
        <w:trPr>
          <w:trHeight w:val="259"/>
        </w:trPr>
        <w:tc>
          <w:tcPr>
            <w:tcW w:w="1597" w:type="dxa"/>
            <w:vAlign w:val="center"/>
          </w:tcPr>
          <w:p w14:paraId="5E5437D2"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5FEE5A50"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560BA5E6"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Duplicate Door Location</w:t>
            </w:r>
          </w:p>
        </w:tc>
        <w:tc>
          <w:tcPr>
            <w:tcW w:w="3285" w:type="dxa"/>
            <w:vAlign w:val="center"/>
          </w:tcPr>
          <w:p w14:paraId="17E8458B" w14:textId="77777777" w:rsidR="00E00AD2" w:rsidRDefault="00E00AD2" w:rsidP="00E00AD2"/>
        </w:tc>
      </w:tr>
      <w:tr w:rsidR="00E00AD2" w:rsidRPr="005F5B80" w14:paraId="63541A98" w14:textId="77777777" w:rsidTr="00E00AD2">
        <w:trPr>
          <w:trHeight w:val="259"/>
        </w:trPr>
        <w:tc>
          <w:tcPr>
            <w:tcW w:w="1597" w:type="dxa"/>
            <w:vAlign w:val="center"/>
          </w:tcPr>
          <w:p w14:paraId="2E1D9E95"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41599817"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252C7BA8"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Duplicate Door Number</w:t>
            </w:r>
          </w:p>
        </w:tc>
        <w:tc>
          <w:tcPr>
            <w:tcW w:w="3285" w:type="dxa"/>
            <w:vAlign w:val="center"/>
          </w:tcPr>
          <w:p w14:paraId="36909294" w14:textId="77777777" w:rsidR="00E00AD2" w:rsidRDefault="00E00AD2" w:rsidP="00E00AD2"/>
        </w:tc>
      </w:tr>
      <w:tr w:rsidR="00E00AD2" w:rsidRPr="005F5B80" w14:paraId="51677246" w14:textId="77777777" w:rsidTr="00E00AD2">
        <w:trPr>
          <w:trHeight w:val="259"/>
        </w:trPr>
        <w:tc>
          <w:tcPr>
            <w:tcW w:w="1597" w:type="dxa"/>
            <w:vAlign w:val="center"/>
          </w:tcPr>
          <w:p w14:paraId="2C8D2976"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3E7C7174"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471943F6"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No Door to Footprint Match</w:t>
            </w:r>
          </w:p>
        </w:tc>
        <w:tc>
          <w:tcPr>
            <w:tcW w:w="3285" w:type="dxa"/>
            <w:vAlign w:val="center"/>
          </w:tcPr>
          <w:p w14:paraId="2F50FF86" w14:textId="77777777" w:rsidR="00E00AD2" w:rsidRDefault="00E00AD2" w:rsidP="00E00AD2"/>
        </w:tc>
      </w:tr>
      <w:tr w:rsidR="00E00AD2" w:rsidRPr="005F5B80" w14:paraId="07EE5D27" w14:textId="77777777" w:rsidTr="00E00AD2">
        <w:trPr>
          <w:trHeight w:val="259"/>
        </w:trPr>
        <w:tc>
          <w:tcPr>
            <w:tcW w:w="1597" w:type="dxa"/>
            <w:vAlign w:val="center"/>
          </w:tcPr>
          <w:p w14:paraId="0897C2EC" w14:textId="77777777" w:rsidR="00E00AD2" w:rsidRPr="00EA4C41" w:rsidRDefault="00E00AD2" w:rsidP="00E00AD2">
            <w:pPr>
              <w:rPr>
                <w:rFonts w:eastAsia="Times New Roman" w:cstheme="minorHAnsi"/>
                <w:color w:val="3C3D3C" w:themeColor="text2"/>
                <w:szCs w:val="20"/>
                <w:highlight w:val="yellow"/>
              </w:rPr>
            </w:pPr>
            <w:proofErr w:type="spellStart"/>
            <w:r>
              <w:rPr>
                <w:rFonts w:eastAsia="Times New Roman" w:cstheme="minorHAnsi"/>
                <w:color w:val="3C3D3C" w:themeColor="text2"/>
                <w:szCs w:val="20"/>
              </w:rPr>
              <w:t>Error_Point</w:t>
            </w:r>
            <w:proofErr w:type="spellEnd"/>
          </w:p>
        </w:tc>
        <w:tc>
          <w:tcPr>
            <w:tcW w:w="990" w:type="dxa"/>
            <w:vAlign w:val="center"/>
          </w:tcPr>
          <w:p w14:paraId="411D82E5" w14:textId="77777777" w:rsidR="00E00AD2" w:rsidRDefault="00E00AD2" w:rsidP="00E00AD2">
            <w:proofErr w:type="spellStart"/>
            <w:r w:rsidRPr="00BB68B3">
              <w:rPr>
                <w:rFonts w:eastAsia="Times New Roman" w:cstheme="minorHAnsi"/>
                <w:color w:val="3C3D3C" w:themeColor="text2"/>
                <w:szCs w:val="20"/>
              </w:rPr>
              <w:t>A_Door</w:t>
            </w:r>
            <w:proofErr w:type="spellEnd"/>
          </w:p>
        </w:tc>
        <w:tc>
          <w:tcPr>
            <w:tcW w:w="3420" w:type="dxa"/>
            <w:vAlign w:val="center"/>
          </w:tcPr>
          <w:p w14:paraId="243356A5" w14:textId="77777777" w:rsidR="00E00AD2" w:rsidRPr="00EA4C41" w:rsidRDefault="00E00AD2" w:rsidP="00E00AD2">
            <w:pPr>
              <w:rPr>
                <w:rFonts w:eastAsia="Times New Roman" w:cstheme="minorHAnsi"/>
                <w:color w:val="3C3D3C" w:themeColor="text2"/>
                <w:szCs w:val="20"/>
                <w:highlight w:val="yellow"/>
              </w:rPr>
            </w:pPr>
            <w:r w:rsidRPr="00E00AD2">
              <w:rPr>
                <w:rFonts w:eastAsia="Times New Roman" w:cstheme="minorHAnsi"/>
                <w:color w:val="3C3D3C" w:themeColor="text2"/>
                <w:szCs w:val="20"/>
              </w:rPr>
              <w:t>Door to Footprint Building Number Mismatch</w:t>
            </w:r>
          </w:p>
        </w:tc>
        <w:tc>
          <w:tcPr>
            <w:tcW w:w="3285" w:type="dxa"/>
            <w:vAlign w:val="center"/>
          </w:tcPr>
          <w:p w14:paraId="608FCE68" w14:textId="77777777" w:rsidR="00E00AD2" w:rsidRDefault="00E00AD2" w:rsidP="00E00AD2"/>
        </w:tc>
      </w:tr>
      <w:tr w:rsidR="00E00AD2" w:rsidRPr="005F5B80" w14:paraId="2E933DD4"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5E784DD3"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484E7B62"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05E02F61"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Failed</w:t>
            </w:r>
          </w:p>
        </w:tc>
        <w:tc>
          <w:tcPr>
            <w:tcW w:w="3285" w:type="dxa"/>
            <w:tcBorders>
              <w:top w:val="single" w:sz="4" w:space="0" w:color="auto"/>
              <w:left w:val="single" w:sz="4" w:space="0" w:color="auto"/>
              <w:bottom w:val="single" w:sz="4" w:space="0" w:color="auto"/>
              <w:right w:val="single" w:sz="4" w:space="0" w:color="auto"/>
            </w:tcBorders>
            <w:vAlign w:val="center"/>
          </w:tcPr>
          <w:p w14:paraId="04864860" w14:textId="77777777" w:rsidR="00E00AD2" w:rsidRPr="00E00AD2" w:rsidRDefault="00E00AD2" w:rsidP="00E00AD2"/>
        </w:tc>
      </w:tr>
      <w:tr w:rsidR="00E00AD2" w:rsidRPr="005F5B80" w14:paraId="5DD6F1FA"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61B7B54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5FB20E4D"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4CDB91F0"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Issue Locations</w:t>
            </w:r>
          </w:p>
        </w:tc>
        <w:tc>
          <w:tcPr>
            <w:tcW w:w="3285" w:type="dxa"/>
            <w:tcBorders>
              <w:top w:val="single" w:sz="4" w:space="0" w:color="auto"/>
              <w:left w:val="single" w:sz="4" w:space="0" w:color="auto"/>
              <w:bottom w:val="single" w:sz="4" w:space="0" w:color="auto"/>
              <w:right w:val="single" w:sz="4" w:space="0" w:color="auto"/>
            </w:tcBorders>
            <w:vAlign w:val="center"/>
          </w:tcPr>
          <w:p w14:paraId="1E7A8898" w14:textId="77777777" w:rsidR="00E00AD2" w:rsidRPr="00E00AD2" w:rsidRDefault="00E00AD2" w:rsidP="00E00AD2"/>
        </w:tc>
      </w:tr>
      <w:tr w:rsidR="00E00AD2" w:rsidRPr="005F5B80" w14:paraId="043FDCB6"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1A0DFDF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25D45654"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5E00A271"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No Area to Footprint Match</w:t>
            </w:r>
          </w:p>
        </w:tc>
        <w:tc>
          <w:tcPr>
            <w:tcW w:w="3285" w:type="dxa"/>
            <w:tcBorders>
              <w:top w:val="single" w:sz="4" w:space="0" w:color="auto"/>
              <w:left w:val="single" w:sz="4" w:space="0" w:color="auto"/>
              <w:bottom w:val="single" w:sz="4" w:space="0" w:color="auto"/>
              <w:right w:val="single" w:sz="4" w:space="0" w:color="auto"/>
            </w:tcBorders>
            <w:vAlign w:val="center"/>
          </w:tcPr>
          <w:p w14:paraId="59649F4B" w14:textId="77777777" w:rsidR="00E00AD2" w:rsidRPr="00E00AD2" w:rsidRDefault="00E00AD2" w:rsidP="00E00AD2"/>
        </w:tc>
      </w:tr>
      <w:tr w:rsidR="007E3D98" w:rsidRPr="005F5B80" w14:paraId="67902918"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2102EB24"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Error_Point</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08038053"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095EA521"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Area to Footprint Building Number Mismatch</w:t>
            </w:r>
          </w:p>
        </w:tc>
        <w:tc>
          <w:tcPr>
            <w:tcW w:w="3285" w:type="dxa"/>
            <w:tcBorders>
              <w:top w:val="single" w:sz="4" w:space="0" w:color="auto"/>
              <w:left w:val="single" w:sz="4" w:space="0" w:color="auto"/>
              <w:bottom w:val="single" w:sz="4" w:space="0" w:color="auto"/>
              <w:right w:val="single" w:sz="4" w:space="0" w:color="auto"/>
            </w:tcBorders>
            <w:vAlign w:val="center"/>
          </w:tcPr>
          <w:p w14:paraId="0EF1A694" w14:textId="77777777" w:rsidR="00E00AD2" w:rsidRPr="00E00AD2" w:rsidRDefault="00E00AD2" w:rsidP="00E00AD2"/>
        </w:tc>
      </w:tr>
      <w:tr w:rsidR="00E00AD2" w:rsidRPr="005F5B80" w14:paraId="49EBCB13"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208579CD" w14:textId="77777777" w:rsidR="00E00AD2" w:rsidRDefault="00E00AD2" w:rsidP="00E00AD2">
            <w:bookmarkStart w:id="304" w:name="_Hlk516700778"/>
            <w:proofErr w:type="spellStart"/>
            <w:r>
              <w:rPr>
                <w:rFonts w:eastAsia="Times New Roman" w:cstheme="minorHAnsi"/>
                <w:color w:val="3C3D3C" w:themeColor="text2"/>
                <w:szCs w:val="20"/>
              </w:rPr>
              <w:t>Error_Line</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3B9E7F85"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4A8EE72F"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Failed</w:t>
            </w:r>
          </w:p>
        </w:tc>
        <w:tc>
          <w:tcPr>
            <w:tcW w:w="3285" w:type="dxa"/>
            <w:tcBorders>
              <w:top w:val="single" w:sz="4" w:space="0" w:color="auto"/>
              <w:left w:val="single" w:sz="4" w:space="0" w:color="auto"/>
              <w:bottom w:val="single" w:sz="4" w:space="0" w:color="auto"/>
              <w:right w:val="single" w:sz="4" w:space="0" w:color="auto"/>
            </w:tcBorders>
            <w:vAlign w:val="center"/>
          </w:tcPr>
          <w:p w14:paraId="6747D60E" w14:textId="77777777" w:rsidR="00E00AD2" w:rsidRPr="00E00AD2" w:rsidRDefault="00E00AD2" w:rsidP="00E00AD2"/>
        </w:tc>
      </w:tr>
      <w:tr w:rsidR="007E3D98" w:rsidRPr="005F5B80" w14:paraId="6088D68B"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75DA78A2"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5952CBCC"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58612F25"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Geometry Validator Invalid Parts</w:t>
            </w:r>
          </w:p>
        </w:tc>
        <w:tc>
          <w:tcPr>
            <w:tcW w:w="3285" w:type="dxa"/>
            <w:tcBorders>
              <w:top w:val="single" w:sz="4" w:space="0" w:color="auto"/>
              <w:left w:val="single" w:sz="4" w:space="0" w:color="auto"/>
              <w:bottom w:val="single" w:sz="4" w:space="0" w:color="auto"/>
              <w:right w:val="single" w:sz="4" w:space="0" w:color="auto"/>
            </w:tcBorders>
            <w:vAlign w:val="center"/>
          </w:tcPr>
          <w:p w14:paraId="235A76B6" w14:textId="77777777" w:rsidR="00E00AD2" w:rsidRPr="00E00AD2" w:rsidRDefault="00E00AD2" w:rsidP="00E00AD2"/>
        </w:tc>
      </w:tr>
      <w:tr w:rsidR="00E00AD2" w:rsidRPr="005F5B80" w14:paraId="5460CDCB"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7C9B75B3" w14:textId="77777777" w:rsidR="00E00AD2" w:rsidRPr="00E00AD2" w:rsidRDefault="00E00AD2" w:rsidP="00E00AD2">
            <w:pPr>
              <w:rPr>
                <w:rFonts w:eastAsia="Times New Roman" w:cstheme="minorHAnsi"/>
                <w:color w:val="3C3D3C" w:themeColor="text2"/>
                <w:szCs w:val="20"/>
              </w:rPr>
            </w:pPr>
            <w:bookmarkStart w:id="305" w:name="_Hlk516700759"/>
            <w:bookmarkEnd w:id="304"/>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72FF40BF"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4563CECE"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Duplicate Space ID</w:t>
            </w:r>
          </w:p>
        </w:tc>
        <w:tc>
          <w:tcPr>
            <w:tcW w:w="3285" w:type="dxa"/>
            <w:tcBorders>
              <w:top w:val="single" w:sz="4" w:space="0" w:color="auto"/>
              <w:left w:val="single" w:sz="4" w:space="0" w:color="auto"/>
              <w:bottom w:val="single" w:sz="4" w:space="0" w:color="auto"/>
              <w:right w:val="single" w:sz="4" w:space="0" w:color="auto"/>
            </w:tcBorders>
            <w:vAlign w:val="center"/>
          </w:tcPr>
          <w:p w14:paraId="21019293" w14:textId="77777777" w:rsidR="00E00AD2" w:rsidRPr="00C74EE6" w:rsidRDefault="00E00AD2" w:rsidP="00E00AD2">
            <w:pPr>
              <w:rPr>
                <w:rFonts w:eastAsia="Times New Roman" w:cstheme="minorHAnsi"/>
                <w:color w:val="3C3D3C" w:themeColor="text2"/>
                <w:szCs w:val="20"/>
                <w:highlight w:val="yellow"/>
              </w:rPr>
            </w:pPr>
          </w:p>
        </w:tc>
      </w:tr>
      <w:bookmarkEnd w:id="305"/>
      <w:tr w:rsidR="00E00AD2" w:rsidRPr="005F5B80" w14:paraId="24FE8F53"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20C3CE06"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12C37787"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6FCD241F"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G</w:t>
            </w:r>
            <w:r>
              <w:rPr>
                <w:rFonts w:eastAsia="Times New Roman" w:cstheme="minorHAnsi"/>
                <w:color w:val="3C3D3C" w:themeColor="text2"/>
                <w:szCs w:val="20"/>
              </w:rPr>
              <w:t>ap</w:t>
            </w:r>
          </w:p>
        </w:tc>
        <w:tc>
          <w:tcPr>
            <w:tcW w:w="3285" w:type="dxa"/>
            <w:tcBorders>
              <w:top w:val="single" w:sz="4" w:space="0" w:color="auto"/>
              <w:left w:val="single" w:sz="4" w:space="0" w:color="auto"/>
              <w:bottom w:val="single" w:sz="4" w:space="0" w:color="auto"/>
              <w:right w:val="single" w:sz="4" w:space="0" w:color="auto"/>
            </w:tcBorders>
            <w:vAlign w:val="center"/>
          </w:tcPr>
          <w:p w14:paraId="2BEFAE4D" w14:textId="77777777" w:rsidR="00E00AD2" w:rsidRPr="00E00AD2" w:rsidRDefault="00E00AD2" w:rsidP="00E00AD2">
            <w:pPr>
              <w:rPr>
                <w:rFonts w:eastAsia="Times New Roman" w:cstheme="minorHAnsi"/>
                <w:color w:val="3C3D3C" w:themeColor="text2"/>
                <w:szCs w:val="20"/>
                <w:highlight w:val="yellow"/>
              </w:rPr>
            </w:pPr>
          </w:p>
        </w:tc>
      </w:tr>
      <w:tr w:rsidR="007E3D98" w:rsidRPr="005F5B80" w14:paraId="597883AA" w14:textId="77777777" w:rsidTr="00E00AD2">
        <w:trPr>
          <w:trHeight w:val="259"/>
        </w:trPr>
        <w:tc>
          <w:tcPr>
            <w:tcW w:w="1597" w:type="dxa"/>
            <w:tcBorders>
              <w:top w:val="single" w:sz="4" w:space="0" w:color="auto"/>
              <w:left w:val="single" w:sz="4" w:space="0" w:color="auto"/>
              <w:bottom w:val="single" w:sz="4" w:space="0" w:color="auto"/>
              <w:right w:val="single" w:sz="4" w:space="0" w:color="auto"/>
            </w:tcBorders>
            <w:vAlign w:val="center"/>
          </w:tcPr>
          <w:p w14:paraId="54CD2457"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Error_Poly</w:t>
            </w:r>
            <w:proofErr w:type="spellEnd"/>
          </w:p>
        </w:tc>
        <w:tc>
          <w:tcPr>
            <w:tcW w:w="990" w:type="dxa"/>
            <w:tcBorders>
              <w:top w:val="single" w:sz="4" w:space="0" w:color="auto"/>
              <w:left w:val="single" w:sz="4" w:space="0" w:color="auto"/>
              <w:bottom w:val="single" w:sz="4" w:space="0" w:color="auto"/>
              <w:right w:val="single" w:sz="4" w:space="0" w:color="auto"/>
            </w:tcBorders>
            <w:vAlign w:val="center"/>
          </w:tcPr>
          <w:p w14:paraId="5CF7F87E" w14:textId="77777777" w:rsidR="00E00AD2" w:rsidRPr="00E00AD2" w:rsidRDefault="00E00AD2" w:rsidP="00E00AD2">
            <w:pPr>
              <w:rPr>
                <w:rFonts w:eastAsia="Times New Roman" w:cstheme="minorHAnsi"/>
                <w:color w:val="3C3D3C" w:themeColor="text2"/>
                <w:szCs w:val="20"/>
              </w:rPr>
            </w:pPr>
            <w:proofErr w:type="spellStart"/>
            <w:r>
              <w:rPr>
                <w:rFonts w:eastAsia="Times New Roman" w:cstheme="minorHAnsi"/>
                <w:color w:val="3C3D3C" w:themeColor="text2"/>
                <w:szCs w:val="20"/>
              </w:rPr>
              <w:t>A_Area</w:t>
            </w:r>
            <w:proofErr w:type="spellEnd"/>
          </w:p>
        </w:tc>
        <w:tc>
          <w:tcPr>
            <w:tcW w:w="3420" w:type="dxa"/>
            <w:tcBorders>
              <w:top w:val="single" w:sz="4" w:space="0" w:color="auto"/>
              <w:left w:val="single" w:sz="4" w:space="0" w:color="auto"/>
              <w:bottom w:val="single" w:sz="4" w:space="0" w:color="auto"/>
              <w:right w:val="single" w:sz="4" w:space="0" w:color="auto"/>
            </w:tcBorders>
            <w:vAlign w:val="center"/>
          </w:tcPr>
          <w:p w14:paraId="3004E047" w14:textId="77777777" w:rsidR="00E00AD2" w:rsidRPr="00E00AD2" w:rsidRDefault="00E00AD2" w:rsidP="00E00AD2">
            <w:pPr>
              <w:rPr>
                <w:rFonts w:eastAsia="Times New Roman" w:cstheme="minorHAnsi"/>
                <w:color w:val="3C3D3C" w:themeColor="text2"/>
                <w:szCs w:val="20"/>
              </w:rPr>
            </w:pPr>
            <w:r w:rsidRPr="00E00AD2">
              <w:rPr>
                <w:rFonts w:eastAsia="Times New Roman" w:cstheme="minorHAnsi"/>
                <w:color w:val="3C3D3C" w:themeColor="text2"/>
                <w:szCs w:val="20"/>
              </w:rPr>
              <w:t>Overlap</w:t>
            </w:r>
          </w:p>
        </w:tc>
        <w:tc>
          <w:tcPr>
            <w:tcW w:w="3285" w:type="dxa"/>
            <w:tcBorders>
              <w:top w:val="single" w:sz="4" w:space="0" w:color="auto"/>
              <w:left w:val="single" w:sz="4" w:space="0" w:color="auto"/>
              <w:bottom w:val="single" w:sz="4" w:space="0" w:color="auto"/>
              <w:right w:val="single" w:sz="4" w:space="0" w:color="auto"/>
            </w:tcBorders>
            <w:vAlign w:val="center"/>
          </w:tcPr>
          <w:p w14:paraId="461CC9DA" w14:textId="77777777" w:rsidR="00E00AD2" w:rsidRPr="00E00AD2" w:rsidRDefault="00E00AD2" w:rsidP="00E00AD2">
            <w:pPr>
              <w:rPr>
                <w:rFonts w:eastAsia="Times New Roman" w:cstheme="minorHAnsi"/>
                <w:color w:val="3C3D3C" w:themeColor="text2"/>
                <w:szCs w:val="20"/>
                <w:highlight w:val="yellow"/>
              </w:rPr>
            </w:pPr>
          </w:p>
        </w:tc>
      </w:tr>
      <w:tr w:rsidR="00E00AD2" w:rsidRPr="005F5B80" w14:paraId="487C244A" w14:textId="77777777" w:rsidTr="00E00AD2">
        <w:trPr>
          <w:trHeight w:val="323"/>
        </w:trPr>
        <w:tc>
          <w:tcPr>
            <w:tcW w:w="1597" w:type="dxa"/>
            <w:vAlign w:val="center"/>
          </w:tcPr>
          <w:p w14:paraId="7F5FF7EE" w14:textId="77777777" w:rsidR="00E00AD2" w:rsidRPr="00EA4C41" w:rsidRDefault="00E00AD2" w:rsidP="00E00AD2">
            <w:pPr>
              <w:rPr>
                <w:rFonts w:eastAsia="Times New Roman" w:cstheme="minorHAnsi"/>
                <w:color w:val="3C3D3C" w:themeColor="text2"/>
                <w:szCs w:val="20"/>
                <w:highlight w:val="yellow"/>
              </w:rPr>
            </w:pPr>
          </w:p>
        </w:tc>
        <w:tc>
          <w:tcPr>
            <w:tcW w:w="990" w:type="dxa"/>
            <w:vAlign w:val="center"/>
          </w:tcPr>
          <w:p w14:paraId="1FB76A3C" w14:textId="77777777" w:rsidR="00E00AD2" w:rsidRPr="00EA4C41" w:rsidRDefault="00E00AD2" w:rsidP="00E00AD2">
            <w:pPr>
              <w:rPr>
                <w:rFonts w:eastAsia="Times New Roman" w:cstheme="minorHAnsi"/>
                <w:color w:val="3C3D3C" w:themeColor="text2"/>
                <w:szCs w:val="20"/>
                <w:highlight w:val="yellow"/>
              </w:rPr>
            </w:pPr>
          </w:p>
        </w:tc>
        <w:tc>
          <w:tcPr>
            <w:tcW w:w="3420" w:type="dxa"/>
            <w:vAlign w:val="center"/>
          </w:tcPr>
          <w:p w14:paraId="5A73548A" w14:textId="77777777" w:rsidR="00E00AD2" w:rsidRPr="00EA4C41" w:rsidRDefault="00E00AD2" w:rsidP="00E00AD2">
            <w:pPr>
              <w:rPr>
                <w:rFonts w:eastAsia="Times New Roman" w:cstheme="minorHAnsi"/>
                <w:color w:val="3C3D3C" w:themeColor="text2"/>
                <w:szCs w:val="20"/>
                <w:highlight w:val="yellow"/>
              </w:rPr>
            </w:pPr>
          </w:p>
        </w:tc>
        <w:tc>
          <w:tcPr>
            <w:tcW w:w="3285" w:type="dxa"/>
            <w:vAlign w:val="center"/>
          </w:tcPr>
          <w:p w14:paraId="157F1CAF" w14:textId="77777777" w:rsidR="00E00AD2" w:rsidRDefault="00E00AD2" w:rsidP="00E00AD2"/>
        </w:tc>
      </w:tr>
    </w:tbl>
    <w:p w14:paraId="5D8905FE" w14:textId="77777777" w:rsidR="000176B3" w:rsidRPr="00643D01" w:rsidRDefault="000176B3" w:rsidP="00E00AD2">
      <w:pPr>
        <w:pStyle w:val="Normalwithspaceafter"/>
        <w:rPr>
          <w:rFonts w:eastAsia="Times New Roman"/>
        </w:rPr>
      </w:pPr>
    </w:p>
    <w:sectPr w:rsidR="000176B3" w:rsidRPr="00643D01" w:rsidSect="00287B01">
      <w:pgSz w:w="12240" w:h="15840" w:code="1"/>
      <w:pgMar w:top="180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3" w:author="Cardwell, Marianne" w:date="2018-06-15T15:36:00Z" w:initials="CM">
    <w:p w14:paraId="3703B952" w14:textId="77777777" w:rsidR="00456E0A" w:rsidRDefault="00456E0A">
      <w:pPr>
        <w:pStyle w:val="CommentText"/>
      </w:pPr>
      <w:r>
        <w:rPr>
          <w:rStyle w:val="CommentReference"/>
        </w:rPr>
        <w:annotationRef/>
      </w:r>
      <w:r>
        <w:t>I think we should take this sentence out as it won’t be applicable once live at AVM.</w:t>
      </w:r>
    </w:p>
  </w:comment>
  <w:comment w:id="264" w:author="Cardwell, Marianne" w:date="2018-06-15T15:36:00Z" w:initials="CM">
    <w:p w14:paraId="24E95DF3" w14:textId="77777777" w:rsidR="00456E0A" w:rsidRDefault="00456E0A">
      <w:pPr>
        <w:pStyle w:val="CommentText"/>
      </w:pPr>
      <w:r>
        <w:rPr>
          <w:rStyle w:val="CommentReference"/>
        </w:rPr>
        <w:annotationRef/>
      </w:r>
      <w:r>
        <w:t>Redo this and take out the XLSX files</w:t>
      </w:r>
    </w:p>
  </w:comment>
  <w:comment w:id="269" w:author="Cardwell, Marianne" w:date="2018-06-15T15:37:00Z" w:initials="CM">
    <w:p w14:paraId="27C600FB" w14:textId="77777777" w:rsidR="00456E0A" w:rsidRDefault="00456E0A">
      <w:pPr>
        <w:pStyle w:val="CommentText"/>
      </w:pPr>
      <w:r>
        <w:rPr>
          <w:rStyle w:val="CommentReference"/>
        </w:rPr>
        <w:annotationRef/>
      </w:r>
      <w:r>
        <w:t>Update so the error FCs no longer have the date stamp (based on new error flagging approach)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03B952" w15:done="0"/>
  <w15:commentEx w15:paraId="24E95DF3" w15:done="0"/>
  <w15:commentEx w15:paraId="27C600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03B952" w16cid:durableId="1ECE5B6D"/>
  <w16cid:commentId w16cid:paraId="24E95DF3" w16cid:durableId="1ECE5B83"/>
  <w16cid:commentId w16cid:paraId="27C600FB" w16cid:durableId="1ECE5B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9EC75" w14:textId="77777777" w:rsidR="001F7307" w:rsidRDefault="001F7307">
      <w:r>
        <w:separator/>
      </w:r>
    </w:p>
  </w:endnote>
  <w:endnote w:type="continuationSeparator" w:id="0">
    <w:p w14:paraId="27968521" w14:textId="77777777" w:rsidR="001F7307" w:rsidRDefault="001F7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005E1" w14:textId="77777777" w:rsidR="00622062" w:rsidRDefault="00622062">
    <w:pPr>
      <w:rPr>
        <w:noProof/>
        <w:sz w:val="24"/>
      </w:rPr>
    </w:pPr>
    <w:r w:rsidRPr="00942318">
      <w:rPr>
        <w:noProof/>
        <w:sz w:val="24"/>
      </w:rPr>
      <w:drawing>
        <wp:anchor distT="0" distB="0" distL="114300" distR="114300" simplePos="0" relativeHeight="251659264" behindDoc="1" locked="0" layoutInCell="1" allowOverlap="1" wp14:anchorId="35589945" wp14:editId="22FCCADB">
          <wp:simplePos x="0" y="0"/>
          <wp:positionH relativeFrom="column">
            <wp:posOffset>-844550</wp:posOffset>
          </wp:positionH>
          <wp:positionV relativeFrom="paragraph">
            <wp:posOffset>-1982470</wp:posOffset>
          </wp:positionV>
          <wp:extent cx="8001000" cy="2754630"/>
          <wp:effectExtent l="0" t="0" r="0" b="762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343" t="72974" r="31975" b="11571"/>
                  <a:stretch/>
                </pic:blipFill>
                <pic:spPr bwMode="auto">
                  <a:xfrm>
                    <a:off x="0" y="0"/>
                    <a:ext cx="8001000" cy="275463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E8365" w14:textId="77777777" w:rsidR="00622062" w:rsidRDefault="006220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4323" w14:textId="77777777" w:rsidR="00622062" w:rsidRPr="006750A2" w:rsidRDefault="00622062">
    <w:pPr>
      <w:rPr>
        <w:sz w:val="2"/>
        <w:szCs w:val="2"/>
      </w:rPr>
    </w:pPr>
    <w:r>
      <w:rPr>
        <w:noProof/>
      </w:rPr>
      <w:drawing>
        <wp:anchor distT="0" distB="0" distL="114300" distR="114300" simplePos="0" relativeHeight="251663360" behindDoc="1" locked="0" layoutInCell="1" allowOverlap="1" wp14:anchorId="56FEF56B" wp14:editId="0E19FD1D">
          <wp:simplePos x="0" y="0"/>
          <wp:positionH relativeFrom="column">
            <wp:posOffset>-1057275</wp:posOffset>
          </wp:positionH>
          <wp:positionV relativeFrom="paragraph">
            <wp:posOffset>-2038350</wp:posOffset>
          </wp:positionV>
          <wp:extent cx="7988935" cy="2752725"/>
          <wp:effectExtent l="0" t="0" r="0" b="9525"/>
          <wp:wrapNone/>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8935" cy="2752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1002F3" wp14:editId="7F4DEDB4">
          <wp:simplePos x="0" y="0"/>
          <wp:positionH relativeFrom="column">
            <wp:posOffset>-158750</wp:posOffset>
          </wp:positionH>
          <wp:positionV relativeFrom="paragraph">
            <wp:posOffset>7308850</wp:posOffset>
          </wp:positionV>
          <wp:extent cx="8001000" cy="2754630"/>
          <wp:effectExtent l="0" t="0" r="0" b="762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1343" t="72974" r="31975" b="11571"/>
                  <a:stretch>
                    <a:fillRect/>
                  </a:stretch>
                </pic:blipFill>
                <pic:spPr bwMode="auto">
                  <a:xfrm>
                    <a:off x="0" y="0"/>
                    <a:ext cx="8001000" cy="2754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BA512E4" wp14:editId="36D2A273">
          <wp:simplePos x="0" y="0"/>
          <wp:positionH relativeFrom="column">
            <wp:posOffset>-158750</wp:posOffset>
          </wp:positionH>
          <wp:positionV relativeFrom="paragraph">
            <wp:posOffset>7308850</wp:posOffset>
          </wp:positionV>
          <wp:extent cx="8001000" cy="2754630"/>
          <wp:effectExtent l="0" t="0" r="0" b="7620"/>
          <wp:wrapNone/>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1343" t="72974" r="31975" b="11571"/>
                  <a:stretch>
                    <a:fillRect/>
                  </a:stretch>
                </pic:blipFill>
                <pic:spPr bwMode="auto">
                  <a:xfrm>
                    <a:off x="0" y="0"/>
                    <a:ext cx="8001000" cy="275463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A693" w14:textId="77777777" w:rsidR="00622062" w:rsidRPr="00D2799A" w:rsidRDefault="00622062" w:rsidP="00AD3268">
    <w:r>
      <w:t>ETL</w:t>
    </w:r>
    <w:r w:rsidRPr="005E4D78">
      <w:t xml:space="preserve"> </w:t>
    </w:r>
    <w:r>
      <w:t xml:space="preserve">Tool </w:t>
    </w:r>
    <w:r w:rsidRPr="005E4D78">
      <w:t>Process Document</w:t>
    </w:r>
    <w:r>
      <w:t xml:space="preserve">: </w:t>
    </w:r>
    <w:r w:rsidRPr="00706143">
      <w:t>ETL Administration Guide</w:t>
    </w:r>
  </w:p>
  <w:p w14:paraId="160018B1" w14:textId="77C05E02" w:rsidR="00622062" w:rsidRPr="00D2799A" w:rsidRDefault="00622062" w:rsidP="000D0E90">
    <w:pPr>
      <w:tabs>
        <w:tab w:val="right" w:pos="9180"/>
      </w:tabs>
    </w:pPr>
    <w:r>
      <w:t>July 2018</w:t>
    </w:r>
    <w:r w:rsidRPr="00D2799A">
      <w:tab/>
    </w:r>
    <w:r w:rsidRPr="00D2799A">
      <w:fldChar w:fldCharType="begin"/>
    </w:r>
    <w:r w:rsidRPr="00D2799A">
      <w:instrText xml:space="preserve"> PAGE </w:instrText>
    </w:r>
    <w:r w:rsidRPr="00D2799A">
      <w:fldChar w:fldCharType="separate"/>
    </w:r>
    <w:r w:rsidR="00E83F80">
      <w:rPr>
        <w:noProof/>
      </w:rPr>
      <w:t>4</w:t>
    </w:r>
    <w:r w:rsidRPr="00D2799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F9840" w14:textId="77777777" w:rsidR="00622062" w:rsidRPr="004D4AE3" w:rsidRDefault="00622062" w:rsidP="00AD3268">
    <w:pPr>
      <w:tabs>
        <w:tab w:val="center" w:pos="10710"/>
      </w:tabs>
      <w:spacing w:before="150"/>
    </w:pPr>
    <w:r>
      <w:t xml:space="preserve">Software Requirements Specifications: </w:t>
    </w:r>
    <w:r w:rsidRPr="00905C29">
      <w:rPr>
        <w:highlight w:val="yellow"/>
      </w:rPr>
      <w:t>&lt;PROJECT NAME&gt;</w:t>
    </w:r>
  </w:p>
  <w:p w14:paraId="18208E91" w14:textId="77777777" w:rsidR="00622062" w:rsidRPr="004D4AE3" w:rsidRDefault="00622062" w:rsidP="00AD3268">
    <w:pPr>
      <w:tabs>
        <w:tab w:val="center" w:pos="10710"/>
        <w:tab w:val="right" w:pos="10800"/>
      </w:tabs>
    </w:pPr>
    <w:r w:rsidRPr="00905C29">
      <w:rPr>
        <w:highlight w:val="yellow"/>
      </w:rPr>
      <w:t>&lt;DATE&gt;</w:t>
    </w:r>
    <w:r w:rsidRPr="004D4AE3">
      <w:tab/>
    </w:r>
    <w:r w:rsidRPr="004D4AE3">
      <w:fldChar w:fldCharType="begin"/>
    </w:r>
    <w:r w:rsidRPr="004D4AE3">
      <w:instrText xml:space="preserve"> PAGE </w:instrText>
    </w:r>
    <w:r w:rsidRPr="004D4AE3">
      <w:fldChar w:fldCharType="separate"/>
    </w:r>
    <w:r>
      <w:rPr>
        <w:noProof/>
      </w:rPr>
      <w:t>4</w:t>
    </w:r>
    <w:r w:rsidRPr="004D4AE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DCCD0" w14:textId="77777777" w:rsidR="001F7307" w:rsidRDefault="001F7307">
      <w:r>
        <w:separator/>
      </w:r>
    </w:p>
  </w:footnote>
  <w:footnote w:type="continuationSeparator" w:id="0">
    <w:p w14:paraId="138632B6" w14:textId="77777777" w:rsidR="001F7307" w:rsidRDefault="001F73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F8B3D" w14:textId="77777777" w:rsidR="00622062" w:rsidRPr="00EF4077" w:rsidRDefault="00622062" w:rsidP="00AD3268">
    <w:pPr>
      <w:jc w:val="right"/>
      <w:rPr>
        <w:caps/>
      </w:rPr>
    </w:pPr>
    <w:r w:rsidRPr="00D80566">
      <w:rPr>
        <w:caps/>
        <w:noProof/>
        <w:highlight w:val="yellow"/>
      </w:rPr>
      <w:drawing>
        <wp:anchor distT="0" distB="0" distL="114300" distR="114300" simplePos="0" relativeHeight="251250176" behindDoc="1" locked="0" layoutInCell="1" allowOverlap="1" wp14:anchorId="49AEE5BA" wp14:editId="55AFE324">
          <wp:simplePos x="0" y="0"/>
          <wp:positionH relativeFrom="column">
            <wp:posOffset>-29210</wp:posOffset>
          </wp:positionH>
          <wp:positionV relativeFrom="paragraph">
            <wp:posOffset>18415</wp:posOffset>
          </wp:positionV>
          <wp:extent cx="1204595" cy="373380"/>
          <wp:effectExtent l="0" t="0" r="0" b="7620"/>
          <wp:wrapNone/>
          <wp:docPr id="14" name="Picture 14"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Deltek\Proposals\Templates\2014 Templates\Logo_Dots\Woolpert Logo FINAL_2013_Gray 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4595"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4D78">
      <w:t xml:space="preserve"> </w:t>
    </w:r>
    <w:r w:rsidRPr="005E4D78">
      <w:rPr>
        <w:caps/>
        <w:noProof/>
      </w:rPr>
      <w:t>San Francisco International Airport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1E978" w14:textId="77777777" w:rsidR="00622062" w:rsidRPr="004D4AE3" w:rsidRDefault="00622062" w:rsidP="00AD3268">
    <w:pPr>
      <w:jc w:val="right"/>
    </w:pPr>
    <w:r w:rsidRPr="00643D01">
      <w:rPr>
        <w:noProof/>
        <w:highlight w:val="yellow"/>
      </w:rPr>
      <w:drawing>
        <wp:anchor distT="0" distB="0" distL="114300" distR="114300" simplePos="0" relativeHeight="251670528" behindDoc="1" locked="0" layoutInCell="1" allowOverlap="1" wp14:anchorId="57A9BC5C" wp14:editId="25ABFEEC">
          <wp:simplePos x="0" y="0"/>
          <wp:positionH relativeFrom="column">
            <wp:posOffset>-27305</wp:posOffset>
          </wp:positionH>
          <wp:positionV relativeFrom="paragraph">
            <wp:posOffset>18415</wp:posOffset>
          </wp:positionV>
          <wp:extent cx="1207008" cy="374904"/>
          <wp:effectExtent l="0" t="0" r="0" b="6350"/>
          <wp:wrapNone/>
          <wp:docPr id="15" name="Picture 15"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Deltek\Proposals\Templates\2014 Templates\Logo_Dots\Woolpert Logo FINAL_2013_Gray 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008" cy="374904"/>
                  </a:xfrm>
                  <a:prstGeom prst="rect">
                    <a:avLst/>
                  </a:prstGeom>
                  <a:noFill/>
                  <a:ln>
                    <a:noFill/>
                  </a:ln>
                </pic:spPr>
              </pic:pic>
            </a:graphicData>
          </a:graphic>
          <wp14:sizeRelH relativeFrom="page">
            <wp14:pctWidth>0</wp14:pctWidth>
          </wp14:sizeRelH>
          <wp14:sizeRelV relativeFrom="page">
            <wp14:pctHeight>0</wp14:pctHeight>
          </wp14:sizeRelV>
        </wp:anchor>
      </w:drawing>
    </w:r>
    <w:r>
      <w:t>Dayton Airport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A97"/>
    <w:multiLevelType w:val="multilevel"/>
    <w:tmpl w:val="40B27DF8"/>
    <w:lvl w:ilvl="0">
      <w:start w:val="1"/>
      <w:numFmt w:val="decimal"/>
      <w:pStyle w:val="NumHeading1"/>
      <w:suff w:val="space"/>
      <w:lvlText w:val="%1"/>
      <w:lvlJc w:val="left"/>
      <w:pPr>
        <w:ind w:left="360" w:hanging="360"/>
      </w:pPr>
      <w:rPr>
        <w:rFonts w:hint="default"/>
      </w:rPr>
    </w:lvl>
    <w:lvl w:ilvl="1">
      <w:start w:val="1"/>
      <w:numFmt w:val="decimal"/>
      <w:pStyle w:val="NumHeading2"/>
      <w:suff w:val="space"/>
      <w:lvlText w:val="%1.%2"/>
      <w:lvlJc w:val="left"/>
      <w:pPr>
        <w:ind w:left="1080" w:firstLine="0"/>
      </w:pPr>
      <w:rPr>
        <w:rFonts w:hint="default"/>
      </w:rPr>
    </w:lvl>
    <w:lvl w:ilvl="2">
      <w:start w:val="1"/>
      <w:numFmt w:val="decimal"/>
      <w:pStyle w:val="NumHeading3"/>
      <w:suff w:val="space"/>
      <w:lvlText w:val="%1.%2.%3"/>
      <w:lvlJc w:val="left"/>
      <w:pPr>
        <w:ind w:left="0" w:firstLine="0"/>
      </w:pPr>
      <w:rPr>
        <w:rFonts w:hint="default"/>
      </w:rPr>
    </w:lvl>
    <w:lvl w:ilvl="3">
      <w:start w:val="1"/>
      <w:numFmt w:val="decimal"/>
      <w:pStyle w:val="NumHeading4"/>
      <w:suff w:val="space"/>
      <w:lvlText w:val="%1.%2.%3.%4"/>
      <w:lvlJc w:val="left"/>
      <w:pPr>
        <w:ind w:left="0" w:firstLine="0"/>
      </w:pPr>
      <w:rPr>
        <w:rFonts w:hint="default"/>
      </w:rPr>
    </w:lvl>
    <w:lvl w:ilvl="4">
      <w:start w:val="1"/>
      <w:numFmt w:val="decimal"/>
      <w:pStyle w:val="Num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8109C1"/>
    <w:multiLevelType w:val="hybridMultilevel"/>
    <w:tmpl w:val="76B6A496"/>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74461"/>
    <w:multiLevelType w:val="hybridMultilevel"/>
    <w:tmpl w:val="DE5AACF0"/>
    <w:lvl w:ilvl="0" w:tplc="11E49A9A">
      <w:start w:val="1"/>
      <w:numFmt w:val="bullet"/>
      <w:lvlText w:val="•"/>
      <w:lvlJc w:val="left"/>
      <w:pPr>
        <w:tabs>
          <w:tab w:val="num" w:pos="360"/>
        </w:tabs>
        <w:ind w:left="360" w:hanging="360"/>
      </w:pPr>
      <w:rPr>
        <w:rFonts w:ascii="Arial" w:hAnsi="Arial" w:hint="default"/>
      </w:rPr>
    </w:lvl>
    <w:lvl w:ilvl="1" w:tplc="86F4C090" w:tentative="1">
      <w:start w:val="1"/>
      <w:numFmt w:val="bullet"/>
      <w:lvlText w:val="•"/>
      <w:lvlJc w:val="left"/>
      <w:pPr>
        <w:tabs>
          <w:tab w:val="num" w:pos="1080"/>
        </w:tabs>
        <w:ind w:left="1080" w:hanging="360"/>
      </w:pPr>
      <w:rPr>
        <w:rFonts w:ascii="Arial" w:hAnsi="Arial" w:hint="default"/>
      </w:rPr>
    </w:lvl>
    <w:lvl w:ilvl="2" w:tplc="C8DE5FFE" w:tentative="1">
      <w:start w:val="1"/>
      <w:numFmt w:val="bullet"/>
      <w:lvlText w:val="•"/>
      <w:lvlJc w:val="left"/>
      <w:pPr>
        <w:tabs>
          <w:tab w:val="num" w:pos="1800"/>
        </w:tabs>
        <w:ind w:left="1800" w:hanging="360"/>
      </w:pPr>
      <w:rPr>
        <w:rFonts w:ascii="Arial" w:hAnsi="Arial" w:hint="default"/>
      </w:rPr>
    </w:lvl>
    <w:lvl w:ilvl="3" w:tplc="1FF4406E" w:tentative="1">
      <w:start w:val="1"/>
      <w:numFmt w:val="bullet"/>
      <w:lvlText w:val="•"/>
      <w:lvlJc w:val="left"/>
      <w:pPr>
        <w:tabs>
          <w:tab w:val="num" w:pos="2520"/>
        </w:tabs>
        <w:ind w:left="2520" w:hanging="360"/>
      </w:pPr>
      <w:rPr>
        <w:rFonts w:ascii="Arial" w:hAnsi="Arial" w:hint="default"/>
      </w:rPr>
    </w:lvl>
    <w:lvl w:ilvl="4" w:tplc="4A7A8936" w:tentative="1">
      <w:start w:val="1"/>
      <w:numFmt w:val="bullet"/>
      <w:lvlText w:val="•"/>
      <w:lvlJc w:val="left"/>
      <w:pPr>
        <w:tabs>
          <w:tab w:val="num" w:pos="3240"/>
        </w:tabs>
        <w:ind w:left="3240" w:hanging="360"/>
      </w:pPr>
      <w:rPr>
        <w:rFonts w:ascii="Arial" w:hAnsi="Arial" w:hint="default"/>
      </w:rPr>
    </w:lvl>
    <w:lvl w:ilvl="5" w:tplc="413ABF3E" w:tentative="1">
      <w:start w:val="1"/>
      <w:numFmt w:val="bullet"/>
      <w:lvlText w:val="•"/>
      <w:lvlJc w:val="left"/>
      <w:pPr>
        <w:tabs>
          <w:tab w:val="num" w:pos="3960"/>
        </w:tabs>
        <w:ind w:left="3960" w:hanging="360"/>
      </w:pPr>
      <w:rPr>
        <w:rFonts w:ascii="Arial" w:hAnsi="Arial" w:hint="default"/>
      </w:rPr>
    </w:lvl>
    <w:lvl w:ilvl="6" w:tplc="3E7206C6" w:tentative="1">
      <w:start w:val="1"/>
      <w:numFmt w:val="bullet"/>
      <w:lvlText w:val="•"/>
      <w:lvlJc w:val="left"/>
      <w:pPr>
        <w:tabs>
          <w:tab w:val="num" w:pos="4680"/>
        </w:tabs>
        <w:ind w:left="4680" w:hanging="360"/>
      </w:pPr>
      <w:rPr>
        <w:rFonts w:ascii="Arial" w:hAnsi="Arial" w:hint="default"/>
      </w:rPr>
    </w:lvl>
    <w:lvl w:ilvl="7" w:tplc="20DA946C" w:tentative="1">
      <w:start w:val="1"/>
      <w:numFmt w:val="bullet"/>
      <w:lvlText w:val="•"/>
      <w:lvlJc w:val="left"/>
      <w:pPr>
        <w:tabs>
          <w:tab w:val="num" w:pos="5400"/>
        </w:tabs>
        <w:ind w:left="5400" w:hanging="360"/>
      </w:pPr>
      <w:rPr>
        <w:rFonts w:ascii="Arial" w:hAnsi="Arial" w:hint="default"/>
      </w:rPr>
    </w:lvl>
    <w:lvl w:ilvl="8" w:tplc="92066B0A"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0E1F7D79"/>
    <w:multiLevelType w:val="hybridMultilevel"/>
    <w:tmpl w:val="BBC283FE"/>
    <w:lvl w:ilvl="0" w:tplc="0C0EB30E">
      <w:start w:val="1"/>
      <w:numFmt w:val="bullet"/>
      <w:lvlText w:val="•"/>
      <w:lvlJc w:val="left"/>
      <w:pPr>
        <w:tabs>
          <w:tab w:val="num" w:pos="360"/>
        </w:tabs>
        <w:ind w:left="360" w:hanging="360"/>
      </w:pPr>
      <w:rPr>
        <w:rFonts w:ascii="Arial" w:hAnsi="Arial" w:hint="default"/>
      </w:rPr>
    </w:lvl>
    <w:lvl w:ilvl="1" w:tplc="8EDC37EA" w:tentative="1">
      <w:start w:val="1"/>
      <w:numFmt w:val="bullet"/>
      <w:lvlText w:val="•"/>
      <w:lvlJc w:val="left"/>
      <w:pPr>
        <w:tabs>
          <w:tab w:val="num" w:pos="1080"/>
        </w:tabs>
        <w:ind w:left="1080" w:hanging="360"/>
      </w:pPr>
      <w:rPr>
        <w:rFonts w:ascii="Arial" w:hAnsi="Arial" w:hint="default"/>
      </w:rPr>
    </w:lvl>
    <w:lvl w:ilvl="2" w:tplc="694AD702" w:tentative="1">
      <w:start w:val="1"/>
      <w:numFmt w:val="bullet"/>
      <w:lvlText w:val="•"/>
      <w:lvlJc w:val="left"/>
      <w:pPr>
        <w:tabs>
          <w:tab w:val="num" w:pos="1800"/>
        </w:tabs>
        <w:ind w:left="1800" w:hanging="360"/>
      </w:pPr>
      <w:rPr>
        <w:rFonts w:ascii="Arial" w:hAnsi="Arial" w:hint="default"/>
      </w:rPr>
    </w:lvl>
    <w:lvl w:ilvl="3" w:tplc="F21CCEA8" w:tentative="1">
      <w:start w:val="1"/>
      <w:numFmt w:val="bullet"/>
      <w:lvlText w:val="•"/>
      <w:lvlJc w:val="left"/>
      <w:pPr>
        <w:tabs>
          <w:tab w:val="num" w:pos="2520"/>
        </w:tabs>
        <w:ind w:left="2520" w:hanging="360"/>
      </w:pPr>
      <w:rPr>
        <w:rFonts w:ascii="Arial" w:hAnsi="Arial" w:hint="default"/>
      </w:rPr>
    </w:lvl>
    <w:lvl w:ilvl="4" w:tplc="91866EF0" w:tentative="1">
      <w:start w:val="1"/>
      <w:numFmt w:val="bullet"/>
      <w:lvlText w:val="•"/>
      <w:lvlJc w:val="left"/>
      <w:pPr>
        <w:tabs>
          <w:tab w:val="num" w:pos="3240"/>
        </w:tabs>
        <w:ind w:left="3240" w:hanging="360"/>
      </w:pPr>
      <w:rPr>
        <w:rFonts w:ascii="Arial" w:hAnsi="Arial" w:hint="default"/>
      </w:rPr>
    </w:lvl>
    <w:lvl w:ilvl="5" w:tplc="71A4044E" w:tentative="1">
      <w:start w:val="1"/>
      <w:numFmt w:val="bullet"/>
      <w:lvlText w:val="•"/>
      <w:lvlJc w:val="left"/>
      <w:pPr>
        <w:tabs>
          <w:tab w:val="num" w:pos="3960"/>
        </w:tabs>
        <w:ind w:left="3960" w:hanging="360"/>
      </w:pPr>
      <w:rPr>
        <w:rFonts w:ascii="Arial" w:hAnsi="Arial" w:hint="default"/>
      </w:rPr>
    </w:lvl>
    <w:lvl w:ilvl="6" w:tplc="73B671C2" w:tentative="1">
      <w:start w:val="1"/>
      <w:numFmt w:val="bullet"/>
      <w:lvlText w:val="•"/>
      <w:lvlJc w:val="left"/>
      <w:pPr>
        <w:tabs>
          <w:tab w:val="num" w:pos="4680"/>
        </w:tabs>
        <w:ind w:left="4680" w:hanging="360"/>
      </w:pPr>
      <w:rPr>
        <w:rFonts w:ascii="Arial" w:hAnsi="Arial" w:hint="default"/>
      </w:rPr>
    </w:lvl>
    <w:lvl w:ilvl="7" w:tplc="79B6D1EE" w:tentative="1">
      <w:start w:val="1"/>
      <w:numFmt w:val="bullet"/>
      <w:lvlText w:val="•"/>
      <w:lvlJc w:val="left"/>
      <w:pPr>
        <w:tabs>
          <w:tab w:val="num" w:pos="5400"/>
        </w:tabs>
        <w:ind w:left="5400" w:hanging="360"/>
      </w:pPr>
      <w:rPr>
        <w:rFonts w:ascii="Arial" w:hAnsi="Arial" w:hint="default"/>
      </w:rPr>
    </w:lvl>
    <w:lvl w:ilvl="8" w:tplc="4712EFBC"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18E07775"/>
    <w:multiLevelType w:val="multilevel"/>
    <w:tmpl w:val="8B26B268"/>
    <w:styleLink w:val="Style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C257FE0"/>
    <w:multiLevelType w:val="hybridMultilevel"/>
    <w:tmpl w:val="21F890F4"/>
    <w:lvl w:ilvl="0" w:tplc="559A6308">
      <w:start w:val="1"/>
      <w:numFmt w:val="bullet"/>
      <w:lvlText w:val="•"/>
      <w:lvlJc w:val="left"/>
      <w:pPr>
        <w:tabs>
          <w:tab w:val="num" w:pos="360"/>
        </w:tabs>
        <w:ind w:left="360" w:hanging="360"/>
      </w:pPr>
      <w:rPr>
        <w:rFonts w:ascii="Arial" w:hAnsi="Arial" w:hint="default"/>
      </w:rPr>
    </w:lvl>
    <w:lvl w:ilvl="1" w:tplc="A2C052D0" w:tentative="1">
      <w:start w:val="1"/>
      <w:numFmt w:val="bullet"/>
      <w:lvlText w:val="•"/>
      <w:lvlJc w:val="left"/>
      <w:pPr>
        <w:tabs>
          <w:tab w:val="num" w:pos="1080"/>
        </w:tabs>
        <w:ind w:left="1080" w:hanging="360"/>
      </w:pPr>
      <w:rPr>
        <w:rFonts w:ascii="Arial" w:hAnsi="Arial" w:hint="default"/>
      </w:rPr>
    </w:lvl>
    <w:lvl w:ilvl="2" w:tplc="8B76A9FC" w:tentative="1">
      <w:start w:val="1"/>
      <w:numFmt w:val="bullet"/>
      <w:lvlText w:val="•"/>
      <w:lvlJc w:val="left"/>
      <w:pPr>
        <w:tabs>
          <w:tab w:val="num" w:pos="1800"/>
        </w:tabs>
        <w:ind w:left="1800" w:hanging="360"/>
      </w:pPr>
      <w:rPr>
        <w:rFonts w:ascii="Arial" w:hAnsi="Arial" w:hint="default"/>
      </w:rPr>
    </w:lvl>
    <w:lvl w:ilvl="3" w:tplc="BF2A5CEC" w:tentative="1">
      <w:start w:val="1"/>
      <w:numFmt w:val="bullet"/>
      <w:lvlText w:val="•"/>
      <w:lvlJc w:val="left"/>
      <w:pPr>
        <w:tabs>
          <w:tab w:val="num" w:pos="2520"/>
        </w:tabs>
        <w:ind w:left="2520" w:hanging="360"/>
      </w:pPr>
      <w:rPr>
        <w:rFonts w:ascii="Arial" w:hAnsi="Arial" w:hint="default"/>
      </w:rPr>
    </w:lvl>
    <w:lvl w:ilvl="4" w:tplc="52A84EE4" w:tentative="1">
      <w:start w:val="1"/>
      <w:numFmt w:val="bullet"/>
      <w:lvlText w:val="•"/>
      <w:lvlJc w:val="left"/>
      <w:pPr>
        <w:tabs>
          <w:tab w:val="num" w:pos="3240"/>
        </w:tabs>
        <w:ind w:left="3240" w:hanging="360"/>
      </w:pPr>
      <w:rPr>
        <w:rFonts w:ascii="Arial" w:hAnsi="Arial" w:hint="default"/>
      </w:rPr>
    </w:lvl>
    <w:lvl w:ilvl="5" w:tplc="D99AA9AC" w:tentative="1">
      <w:start w:val="1"/>
      <w:numFmt w:val="bullet"/>
      <w:lvlText w:val="•"/>
      <w:lvlJc w:val="left"/>
      <w:pPr>
        <w:tabs>
          <w:tab w:val="num" w:pos="3960"/>
        </w:tabs>
        <w:ind w:left="3960" w:hanging="360"/>
      </w:pPr>
      <w:rPr>
        <w:rFonts w:ascii="Arial" w:hAnsi="Arial" w:hint="default"/>
      </w:rPr>
    </w:lvl>
    <w:lvl w:ilvl="6" w:tplc="B9F8F9FE" w:tentative="1">
      <w:start w:val="1"/>
      <w:numFmt w:val="bullet"/>
      <w:lvlText w:val="•"/>
      <w:lvlJc w:val="left"/>
      <w:pPr>
        <w:tabs>
          <w:tab w:val="num" w:pos="4680"/>
        </w:tabs>
        <w:ind w:left="4680" w:hanging="360"/>
      </w:pPr>
      <w:rPr>
        <w:rFonts w:ascii="Arial" w:hAnsi="Arial" w:hint="default"/>
      </w:rPr>
    </w:lvl>
    <w:lvl w:ilvl="7" w:tplc="27925644" w:tentative="1">
      <w:start w:val="1"/>
      <w:numFmt w:val="bullet"/>
      <w:lvlText w:val="•"/>
      <w:lvlJc w:val="left"/>
      <w:pPr>
        <w:tabs>
          <w:tab w:val="num" w:pos="5400"/>
        </w:tabs>
        <w:ind w:left="5400" w:hanging="360"/>
      </w:pPr>
      <w:rPr>
        <w:rFonts w:ascii="Arial" w:hAnsi="Arial" w:hint="default"/>
      </w:rPr>
    </w:lvl>
    <w:lvl w:ilvl="8" w:tplc="E61A1B16"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40635C1C"/>
    <w:multiLevelType w:val="hybridMultilevel"/>
    <w:tmpl w:val="B8E6D9DA"/>
    <w:lvl w:ilvl="0" w:tplc="B5A04926">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205359"/>
    <w:multiLevelType w:val="hybridMultilevel"/>
    <w:tmpl w:val="76B6A496"/>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A7E7EC5"/>
    <w:multiLevelType w:val="multilevel"/>
    <w:tmpl w:val="06EC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02C92"/>
    <w:multiLevelType w:val="multilevel"/>
    <w:tmpl w:val="70142F3A"/>
    <w:styleLink w:val="Woolpertnumbered"/>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8C77A7"/>
    <w:multiLevelType w:val="multilevel"/>
    <w:tmpl w:val="B074F05C"/>
    <w:styleLink w:val="Woolpertbulletlist"/>
    <w:lvl w:ilvl="0">
      <w:start w:val="1"/>
      <w:numFmt w:val="bullet"/>
      <w:pStyle w:val="Bulletlis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C57495F"/>
    <w:multiLevelType w:val="hybridMultilevel"/>
    <w:tmpl w:val="D03413C0"/>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565B17"/>
    <w:multiLevelType w:val="hybridMultilevel"/>
    <w:tmpl w:val="1DD4A17C"/>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969ED722">
      <w:start w:val="1"/>
      <w:numFmt w:val="lowerRoman"/>
      <w:lvlText w:val="%3."/>
      <w:lvlJc w:val="right"/>
      <w:pPr>
        <w:ind w:left="2520" w:hanging="180"/>
      </w:pPr>
      <w:rPr>
        <w:b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E34B60"/>
    <w:multiLevelType w:val="hybridMultilevel"/>
    <w:tmpl w:val="3B4E8F20"/>
    <w:lvl w:ilvl="0" w:tplc="04090015">
      <w:start w:val="1"/>
      <w:numFmt w:val="upp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3B95655"/>
    <w:multiLevelType w:val="hybridMultilevel"/>
    <w:tmpl w:val="C8DE74AA"/>
    <w:lvl w:ilvl="0" w:tplc="B5A0492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4"/>
  </w:num>
  <w:num w:numId="4">
    <w:abstractNumId w:val="0"/>
  </w:num>
  <w:num w:numId="5">
    <w:abstractNumId w:val="10"/>
  </w:num>
  <w:num w:numId="6">
    <w:abstractNumId w:val="2"/>
  </w:num>
  <w:num w:numId="7">
    <w:abstractNumId w:val="5"/>
  </w:num>
  <w:num w:numId="8">
    <w:abstractNumId w:val="3"/>
  </w:num>
  <w:num w:numId="9">
    <w:abstractNumId w:val="14"/>
  </w:num>
  <w:num w:numId="10">
    <w:abstractNumId w:val="6"/>
  </w:num>
  <w:num w:numId="11">
    <w:abstractNumId w:val="7"/>
  </w:num>
  <w:num w:numId="12">
    <w:abstractNumId w:val="1"/>
  </w:num>
  <w:num w:numId="13">
    <w:abstractNumId w:val="11"/>
  </w:num>
  <w:num w:numId="14">
    <w:abstractNumId w:val="8"/>
  </w:num>
  <w:num w:numId="15">
    <w:abstractNumId w:val="12"/>
  </w:num>
  <w:num w:numId="16">
    <w:abstractNumId w:val="1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ine Pofsky">
    <w15:presenceInfo w15:providerId="AD" w15:userId="S-1-5-21-2025375662-3508626076-1997433665-9483"/>
  </w15:person>
  <w15:person w15:author="Ryan Meacham (AIR)">
    <w15:presenceInfo w15:providerId="None" w15:userId="Ryan Meacham (AIR)"/>
  </w15:person>
  <w15:person w15:author="Cardwell, Marianne">
    <w15:presenceInfo w15:providerId="AD" w15:userId="S-1-5-21-3365817599-1314063146-3074736372-117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76C"/>
    <w:rsid w:val="00011BA2"/>
    <w:rsid w:val="000176B3"/>
    <w:rsid w:val="00052911"/>
    <w:rsid w:val="00075C2D"/>
    <w:rsid w:val="0009306A"/>
    <w:rsid w:val="000C59BE"/>
    <w:rsid w:val="000D0E90"/>
    <w:rsid w:val="000D197A"/>
    <w:rsid w:val="000D4295"/>
    <w:rsid w:val="001114F3"/>
    <w:rsid w:val="0014758F"/>
    <w:rsid w:val="00177132"/>
    <w:rsid w:val="00181397"/>
    <w:rsid w:val="00190DD0"/>
    <w:rsid w:val="00191767"/>
    <w:rsid w:val="00191834"/>
    <w:rsid w:val="001F2A3C"/>
    <w:rsid w:val="001F7183"/>
    <w:rsid w:val="001F7307"/>
    <w:rsid w:val="00231914"/>
    <w:rsid w:val="00270BA4"/>
    <w:rsid w:val="00287B01"/>
    <w:rsid w:val="002C2A10"/>
    <w:rsid w:val="002E5517"/>
    <w:rsid w:val="00320565"/>
    <w:rsid w:val="00344AE9"/>
    <w:rsid w:val="0036184D"/>
    <w:rsid w:val="00375103"/>
    <w:rsid w:val="00381BBA"/>
    <w:rsid w:val="00396773"/>
    <w:rsid w:val="003A51D0"/>
    <w:rsid w:val="003C5C80"/>
    <w:rsid w:val="003C6DD6"/>
    <w:rsid w:val="003D1B7A"/>
    <w:rsid w:val="003E77B7"/>
    <w:rsid w:val="00404C53"/>
    <w:rsid w:val="0040582C"/>
    <w:rsid w:val="00412C12"/>
    <w:rsid w:val="0044570D"/>
    <w:rsid w:val="004524D4"/>
    <w:rsid w:val="00456E0A"/>
    <w:rsid w:val="0048407F"/>
    <w:rsid w:val="00485BC4"/>
    <w:rsid w:val="00486436"/>
    <w:rsid w:val="004A5B9A"/>
    <w:rsid w:val="004C5FAE"/>
    <w:rsid w:val="004F4379"/>
    <w:rsid w:val="005364B7"/>
    <w:rsid w:val="00541382"/>
    <w:rsid w:val="00543F75"/>
    <w:rsid w:val="00546F8F"/>
    <w:rsid w:val="005727D1"/>
    <w:rsid w:val="005976FC"/>
    <w:rsid w:val="005A5908"/>
    <w:rsid w:val="005C2439"/>
    <w:rsid w:val="005E4D78"/>
    <w:rsid w:val="005F15C0"/>
    <w:rsid w:val="005F5B80"/>
    <w:rsid w:val="005F7BB1"/>
    <w:rsid w:val="00600C59"/>
    <w:rsid w:val="00622062"/>
    <w:rsid w:val="0063018C"/>
    <w:rsid w:val="00634804"/>
    <w:rsid w:val="00640F5F"/>
    <w:rsid w:val="00643D01"/>
    <w:rsid w:val="006556BE"/>
    <w:rsid w:val="00677697"/>
    <w:rsid w:val="0068644F"/>
    <w:rsid w:val="00692FC4"/>
    <w:rsid w:val="00695C76"/>
    <w:rsid w:val="006C5485"/>
    <w:rsid w:val="006C696F"/>
    <w:rsid w:val="006E410C"/>
    <w:rsid w:val="006F2C49"/>
    <w:rsid w:val="00706143"/>
    <w:rsid w:val="00713D1E"/>
    <w:rsid w:val="0074616F"/>
    <w:rsid w:val="00755FC3"/>
    <w:rsid w:val="007635A3"/>
    <w:rsid w:val="007802EB"/>
    <w:rsid w:val="007A6AFB"/>
    <w:rsid w:val="007C201D"/>
    <w:rsid w:val="007C576C"/>
    <w:rsid w:val="007E22F1"/>
    <w:rsid w:val="007E3D98"/>
    <w:rsid w:val="007E6571"/>
    <w:rsid w:val="007F02B3"/>
    <w:rsid w:val="007F5F17"/>
    <w:rsid w:val="008375B3"/>
    <w:rsid w:val="008559C5"/>
    <w:rsid w:val="00861361"/>
    <w:rsid w:val="00862426"/>
    <w:rsid w:val="00874BDB"/>
    <w:rsid w:val="00892BD4"/>
    <w:rsid w:val="008A2C12"/>
    <w:rsid w:val="008C7F40"/>
    <w:rsid w:val="00905C29"/>
    <w:rsid w:val="0093720C"/>
    <w:rsid w:val="0095016C"/>
    <w:rsid w:val="009844D3"/>
    <w:rsid w:val="00987E77"/>
    <w:rsid w:val="009929B9"/>
    <w:rsid w:val="009D4BE9"/>
    <w:rsid w:val="009E36E9"/>
    <w:rsid w:val="00A1393A"/>
    <w:rsid w:val="00A62FD4"/>
    <w:rsid w:val="00A65AA0"/>
    <w:rsid w:val="00A66142"/>
    <w:rsid w:val="00A70C43"/>
    <w:rsid w:val="00A72AD1"/>
    <w:rsid w:val="00A76643"/>
    <w:rsid w:val="00A77099"/>
    <w:rsid w:val="00A9326F"/>
    <w:rsid w:val="00AB0756"/>
    <w:rsid w:val="00AD3268"/>
    <w:rsid w:val="00AD6096"/>
    <w:rsid w:val="00AF67CC"/>
    <w:rsid w:val="00B1340F"/>
    <w:rsid w:val="00B242DD"/>
    <w:rsid w:val="00B275CE"/>
    <w:rsid w:val="00B5523B"/>
    <w:rsid w:val="00B710AF"/>
    <w:rsid w:val="00BA2D92"/>
    <w:rsid w:val="00BA466E"/>
    <w:rsid w:val="00C147EE"/>
    <w:rsid w:val="00C470D3"/>
    <w:rsid w:val="00C50660"/>
    <w:rsid w:val="00C66DA8"/>
    <w:rsid w:val="00C92BE9"/>
    <w:rsid w:val="00CB2D4C"/>
    <w:rsid w:val="00CB3AD9"/>
    <w:rsid w:val="00CC6C37"/>
    <w:rsid w:val="00CD5817"/>
    <w:rsid w:val="00D12B7A"/>
    <w:rsid w:val="00D23607"/>
    <w:rsid w:val="00D33209"/>
    <w:rsid w:val="00D43416"/>
    <w:rsid w:val="00D527E1"/>
    <w:rsid w:val="00D577D4"/>
    <w:rsid w:val="00D67BAC"/>
    <w:rsid w:val="00D70CD0"/>
    <w:rsid w:val="00D73C90"/>
    <w:rsid w:val="00D80566"/>
    <w:rsid w:val="00D82B5B"/>
    <w:rsid w:val="00DA2082"/>
    <w:rsid w:val="00DB1794"/>
    <w:rsid w:val="00DC0EF2"/>
    <w:rsid w:val="00DE1B43"/>
    <w:rsid w:val="00DE4828"/>
    <w:rsid w:val="00DE7F0D"/>
    <w:rsid w:val="00DF5C56"/>
    <w:rsid w:val="00DF73FC"/>
    <w:rsid w:val="00E00AD2"/>
    <w:rsid w:val="00E03C0C"/>
    <w:rsid w:val="00E10F7B"/>
    <w:rsid w:val="00E54577"/>
    <w:rsid w:val="00E55659"/>
    <w:rsid w:val="00E70484"/>
    <w:rsid w:val="00E83F80"/>
    <w:rsid w:val="00E868DF"/>
    <w:rsid w:val="00E95782"/>
    <w:rsid w:val="00EA4C41"/>
    <w:rsid w:val="00EF4077"/>
    <w:rsid w:val="00F01FEB"/>
    <w:rsid w:val="00F42E5C"/>
    <w:rsid w:val="00F52187"/>
    <w:rsid w:val="00F7194E"/>
    <w:rsid w:val="00F74154"/>
    <w:rsid w:val="00F75574"/>
    <w:rsid w:val="00F86F88"/>
    <w:rsid w:val="00FA00D4"/>
    <w:rsid w:val="00FF27C7"/>
    <w:rsid w:val="00FF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4C0CED"/>
  <w15:docId w15:val="{9D1C79F8-6E52-477F-88CD-CA9FD269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Normal no space"/>
    <w:qFormat/>
    <w:rsid w:val="00541382"/>
    <w:rPr>
      <w:rFonts w:ascii="Calibri" w:eastAsiaTheme="minorHAnsi" w:hAnsi="Calibri" w:cs="Calibri"/>
      <w:sz w:val="22"/>
      <w:szCs w:val="22"/>
    </w:rPr>
  </w:style>
  <w:style w:type="paragraph" w:styleId="Heading1">
    <w:name w:val="heading 1"/>
    <w:basedOn w:val="Normal"/>
    <w:next w:val="Normalwithspaceafter"/>
    <w:link w:val="Heading1Char"/>
    <w:uiPriority w:val="9"/>
    <w:qFormat/>
    <w:rsid w:val="007635A3"/>
    <w:pPr>
      <w:keepNext/>
      <w:keepLines/>
      <w:outlineLvl w:val="0"/>
    </w:pPr>
    <w:rPr>
      <w:rFonts w:ascii="Century Gothic" w:eastAsiaTheme="majorEastAsia" w:hAnsi="Century Gothic" w:cstheme="majorBidi"/>
      <w:bCs/>
      <w:sz w:val="48"/>
      <w:szCs w:val="32"/>
    </w:rPr>
  </w:style>
  <w:style w:type="paragraph" w:styleId="Heading2">
    <w:name w:val="heading 2"/>
    <w:basedOn w:val="Heading1"/>
    <w:next w:val="Normalwithspaceafter"/>
    <w:link w:val="Heading2Char"/>
    <w:uiPriority w:val="9"/>
    <w:unhideWhenUsed/>
    <w:qFormat/>
    <w:rsid w:val="007635A3"/>
    <w:pPr>
      <w:spacing w:before="200"/>
      <w:outlineLvl w:val="1"/>
    </w:pPr>
    <w:rPr>
      <w:bCs w:val="0"/>
      <w:sz w:val="36"/>
      <w:szCs w:val="26"/>
    </w:rPr>
  </w:style>
  <w:style w:type="paragraph" w:styleId="Heading3">
    <w:name w:val="heading 3"/>
    <w:basedOn w:val="Heading1"/>
    <w:next w:val="Normalwithspaceafter"/>
    <w:link w:val="Heading3Char"/>
    <w:uiPriority w:val="9"/>
    <w:unhideWhenUsed/>
    <w:qFormat/>
    <w:rsid w:val="007635A3"/>
    <w:pPr>
      <w:spacing w:before="200"/>
      <w:outlineLvl w:val="2"/>
    </w:pPr>
    <w:rPr>
      <w:bCs w:val="0"/>
      <w:sz w:val="28"/>
    </w:rPr>
  </w:style>
  <w:style w:type="paragraph" w:styleId="Heading4">
    <w:name w:val="heading 4"/>
    <w:basedOn w:val="Heading1"/>
    <w:next w:val="Normalwithspaceafter"/>
    <w:link w:val="Heading4Char"/>
    <w:uiPriority w:val="9"/>
    <w:unhideWhenUsed/>
    <w:qFormat/>
    <w:rsid w:val="007635A3"/>
    <w:pPr>
      <w:spacing w:before="200"/>
      <w:outlineLvl w:val="3"/>
    </w:pPr>
    <w:rPr>
      <w:bCs w:val="0"/>
      <w:iCs/>
      <w:sz w:val="24"/>
    </w:rPr>
  </w:style>
  <w:style w:type="paragraph" w:styleId="Heading5">
    <w:name w:val="heading 5"/>
    <w:basedOn w:val="Heading1"/>
    <w:next w:val="Normalwithspaceafter"/>
    <w:link w:val="Heading5Char"/>
    <w:uiPriority w:val="9"/>
    <w:unhideWhenUsed/>
    <w:qFormat/>
    <w:rsid w:val="007635A3"/>
    <w:pPr>
      <w:spacing w:before="200"/>
      <w:outlineLvl w:val="4"/>
    </w:pPr>
    <w:rPr>
      <w:i/>
      <w:sz w:val="22"/>
    </w:rPr>
  </w:style>
  <w:style w:type="paragraph" w:styleId="Heading6">
    <w:name w:val="heading 6"/>
    <w:basedOn w:val="Normal"/>
    <w:next w:val="Normal"/>
    <w:link w:val="Heading6Char"/>
    <w:uiPriority w:val="9"/>
    <w:unhideWhenUsed/>
    <w:qFormat/>
    <w:rsid w:val="007635A3"/>
    <w:pPr>
      <w:keepNext/>
      <w:keepLines/>
      <w:spacing w:before="20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7635A3"/>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635A3"/>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unhideWhenUsed/>
    <w:qFormat/>
    <w:rsid w:val="007635A3"/>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87B01"/>
    <w:rPr>
      <w:rFonts w:ascii="Tahoma" w:hAnsi="Tahoma" w:cs="Tahoma"/>
      <w:sz w:val="16"/>
      <w:szCs w:val="16"/>
    </w:rPr>
  </w:style>
  <w:style w:type="character" w:customStyle="1" w:styleId="BalloonTextChar">
    <w:name w:val="Balloon Text Char"/>
    <w:basedOn w:val="DefaultParagraphFont"/>
    <w:link w:val="BalloonText"/>
    <w:uiPriority w:val="99"/>
    <w:rsid w:val="00287B01"/>
    <w:rPr>
      <w:rFonts w:ascii="Tahoma" w:eastAsiaTheme="minorEastAsia" w:hAnsi="Tahoma" w:cs="Tahoma"/>
      <w:color w:val="3C3D3C"/>
      <w:sz w:val="16"/>
      <w:szCs w:val="16"/>
    </w:rPr>
  </w:style>
  <w:style w:type="paragraph" w:styleId="Caption">
    <w:name w:val="caption"/>
    <w:basedOn w:val="Normal"/>
    <w:next w:val="Normal"/>
    <w:uiPriority w:val="35"/>
    <w:unhideWhenUsed/>
    <w:qFormat/>
    <w:rsid w:val="007F5F17"/>
    <w:pPr>
      <w:spacing w:before="120"/>
      <w:jc w:val="center"/>
    </w:pPr>
    <w:rPr>
      <w:rFonts w:eastAsia="Times New Roman"/>
      <w:bCs/>
      <w:szCs w:val="18"/>
    </w:rPr>
  </w:style>
  <w:style w:type="paragraph" w:customStyle="1" w:styleId="StyleNumHeading1Firstline0">
    <w:name w:val="Style Num Heading 1 + First line:  0&quot;"/>
    <w:basedOn w:val="NumHeading1"/>
    <w:rsid w:val="00287B01"/>
    <w:pPr>
      <w:ind w:firstLine="0"/>
    </w:pPr>
    <w:rPr>
      <w:rFonts w:cs="Times New Roman"/>
      <w:bCs w:val="0"/>
      <w:szCs w:val="20"/>
    </w:rPr>
  </w:style>
  <w:style w:type="character" w:styleId="Hyperlink">
    <w:name w:val="Hyperlink"/>
    <w:basedOn w:val="DefaultParagraphFont"/>
    <w:uiPriority w:val="99"/>
    <w:unhideWhenUsed/>
    <w:rsid w:val="000D0E90"/>
    <w:rPr>
      <w:color w:val="007EA1" w:themeColor="hyperlink"/>
      <w:u w:val="single"/>
    </w:rPr>
  </w:style>
  <w:style w:type="paragraph" w:styleId="Header">
    <w:name w:val="header"/>
    <w:basedOn w:val="Normal"/>
    <w:link w:val="HeaderChar"/>
    <w:uiPriority w:val="99"/>
    <w:rsid w:val="000D0E90"/>
    <w:pPr>
      <w:tabs>
        <w:tab w:val="center" w:pos="4680"/>
        <w:tab w:val="right" w:pos="9360"/>
      </w:tabs>
    </w:pPr>
  </w:style>
  <w:style w:type="character" w:customStyle="1" w:styleId="HeaderChar">
    <w:name w:val="Header Char"/>
    <w:basedOn w:val="DefaultParagraphFont"/>
    <w:link w:val="Header"/>
    <w:uiPriority w:val="99"/>
    <w:rsid w:val="000D0E90"/>
    <w:rPr>
      <w:rFonts w:asciiTheme="minorHAnsi" w:eastAsiaTheme="minorEastAsia" w:hAnsiTheme="minorHAnsi" w:cstheme="minorBidi"/>
      <w:color w:val="3C3D3C"/>
      <w:szCs w:val="24"/>
    </w:rPr>
  </w:style>
  <w:style w:type="paragraph" w:styleId="Footer">
    <w:name w:val="footer"/>
    <w:basedOn w:val="Normal"/>
    <w:link w:val="FooterChar"/>
    <w:uiPriority w:val="99"/>
    <w:rsid w:val="000D0E90"/>
    <w:pPr>
      <w:tabs>
        <w:tab w:val="center" w:pos="4680"/>
        <w:tab w:val="right" w:pos="9360"/>
      </w:tabs>
    </w:pPr>
  </w:style>
  <w:style w:type="character" w:customStyle="1" w:styleId="FooterChar">
    <w:name w:val="Footer Char"/>
    <w:basedOn w:val="DefaultParagraphFont"/>
    <w:link w:val="Footer"/>
    <w:uiPriority w:val="99"/>
    <w:rsid w:val="000D0E90"/>
    <w:rPr>
      <w:rFonts w:asciiTheme="minorHAnsi" w:eastAsiaTheme="minorEastAsia" w:hAnsiTheme="minorHAnsi" w:cstheme="minorBidi"/>
      <w:color w:val="3C3D3C"/>
      <w:szCs w:val="24"/>
    </w:rPr>
  </w:style>
  <w:style w:type="paragraph" w:customStyle="1" w:styleId="AppendixHeading">
    <w:name w:val="Appendix Heading"/>
    <w:basedOn w:val="NumHeading1"/>
    <w:link w:val="AppendixHeadingChar"/>
    <w:qFormat/>
    <w:rsid w:val="007E22F1"/>
    <w:pPr>
      <w:numPr>
        <w:numId w:val="0"/>
      </w:numPr>
    </w:pPr>
  </w:style>
  <w:style w:type="character" w:customStyle="1" w:styleId="NumHeading1Char">
    <w:name w:val="Num Heading 1 Char"/>
    <w:basedOn w:val="Heading1Char"/>
    <w:link w:val="NumHeading1"/>
    <w:rsid w:val="007E22F1"/>
    <w:rPr>
      <w:rFonts w:ascii="Century Gothic" w:eastAsiaTheme="majorEastAsia" w:hAnsi="Century Gothic" w:cstheme="majorBidi"/>
      <w:bCs/>
      <w:color w:val="007EA1" w:themeColor="accent2"/>
      <w:sz w:val="44"/>
      <w:szCs w:val="32"/>
    </w:rPr>
  </w:style>
  <w:style w:type="character" w:customStyle="1" w:styleId="AppendixHeadingChar">
    <w:name w:val="Appendix Heading Char"/>
    <w:basedOn w:val="NumHeading1Char"/>
    <w:link w:val="AppendixHeading"/>
    <w:rsid w:val="007E22F1"/>
    <w:rPr>
      <w:rFonts w:ascii="Century Gothic" w:eastAsiaTheme="majorEastAsia" w:hAnsi="Century Gothic" w:cstheme="majorBidi"/>
      <w:bCs/>
      <w:color w:val="007EA1" w:themeColor="accent2"/>
      <w:sz w:val="44"/>
      <w:szCs w:val="32"/>
    </w:rPr>
  </w:style>
  <w:style w:type="table" w:styleId="TableGrid">
    <w:name w:val="Table Grid"/>
    <w:basedOn w:val="TableNormal"/>
    <w:uiPriority w:val="59"/>
    <w:rsid w:val="007635A3"/>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BodyCalibri16ptCustomColorRGB0066">
    <w:name w:val="Style Heading 2 + +Body (Calibri) 16 pt Custom Color(RGB(0066))..."/>
    <w:basedOn w:val="Heading2"/>
    <w:rsid w:val="00485BC4"/>
    <w:pPr>
      <w:jc w:val="center"/>
    </w:pPr>
    <w:rPr>
      <w:rFonts w:asciiTheme="minorHAnsi" w:hAnsiTheme="minorHAnsi"/>
      <w:caps/>
      <w:sz w:val="32"/>
      <w:szCs w:val="20"/>
    </w:rPr>
  </w:style>
  <w:style w:type="paragraph" w:styleId="NormalIndent">
    <w:name w:val="Normal Indent"/>
    <w:basedOn w:val="Normalwithspaceafter"/>
    <w:rsid w:val="00AD3268"/>
  </w:style>
  <w:style w:type="paragraph" w:customStyle="1" w:styleId="Bulletlist">
    <w:name w:val="Bullet list"/>
    <w:basedOn w:val="Normal"/>
    <w:qFormat/>
    <w:rsid w:val="00D527E1"/>
    <w:pPr>
      <w:numPr>
        <w:numId w:val="5"/>
      </w:numPr>
      <w:tabs>
        <w:tab w:val="clear" w:pos="720"/>
      </w:tabs>
      <w:ind w:left="360"/>
      <w:contextualSpacing/>
    </w:pPr>
  </w:style>
  <w:style w:type="table" w:styleId="ColorfulGrid">
    <w:name w:val="Colorful Grid"/>
    <w:basedOn w:val="TableNormal"/>
    <w:uiPriority w:val="73"/>
    <w:rsid w:val="007635A3"/>
    <w:rPr>
      <w:rFonts w:asciiTheme="minorHAnsi" w:eastAsiaTheme="minorEastAsia" w:hAnsiTheme="minorHAnsi" w:cstheme="minorBidi"/>
      <w:color w:val="585959" w:themeColor="text1"/>
      <w:sz w:val="24"/>
      <w:szCs w:val="24"/>
    </w:rPr>
    <w:tblPr>
      <w:tblStyleRowBandSize w:val="1"/>
      <w:tblStyleColBandSize w:val="1"/>
      <w:tblBorders>
        <w:insideH w:val="single" w:sz="4" w:space="0" w:color="FFFFFF" w:themeColor="background1"/>
      </w:tblBorders>
    </w:tblPr>
    <w:tcPr>
      <w:shd w:val="clear" w:color="auto" w:fill="DDDEDE" w:themeFill="text1" w:themeFillTint="33"/>
    </w:tcPr>
    <w:tblStylePr w:type="firstRow">
      <w:rPr>
        <w:b/>
        <w:bCs/>
      </w:rPr>
      <w:tblPr/>
      <w:tcPr>
        <w:shd w:val="clear" w:color="auto" w:fill="BBBCBC" w:themeFill="text1" w:themeFillTint="66"/>
      </w:tcPr>
    </w:tblStylePr>
    <w:tblStylePr w:type="lastRow">
      <w:rPr>
        <w:b/>
        <w:bCs/>
        <w:color w:val="585959" w:themeColor="text1"/>
      </w:rPr>
      <w:tblPr/>
      <w:tcPr>
        <w:shd w:val="clear" w:color="auto" w:fill="BBBCBC" w:themeFill="text1" w:themeFillTint="66"/>
      </w:tcPr>
    </w:tblStylePr>
    <w:tblStylePr w:type="firstCol">
      <w:rPr>
        <w:color w:val="FFFFFF" w:themeColor="background1"/>
      </w:rPr>
      <w:tblPr/>
      <w:tcPr>
        <w:shd w:val="clear" w:color="auto" w:fill="414242" w:themeFill="text1" w:themeFillShade="BF"/>
      </w:tcPr>
    </w:tblStylePr>
    <w:tblStylePr w:type="lastCol">
      <w:rPr>
        <w:color w:val="FFFFFF" w:themeColor="background1"/>
      </w:rPr>
      <w:tblPr/>
      <w:tcPr>
        <w:shd w:val="clear" w:color="auto" w:fill="414242" w:themeFill="text1" w:themeFillShade="BF"/>
      </w:tcPr>
    </w:tblStylePr>
    <w:tblStylePr w:type="band1Vert">
      <w:tblPr/>
      <w:tcPr>
        <w:shd w:val="clear" w:color="auto" w:fill="ABACAC" w:themeFill="text1" w:themeFillTint="7F"/>
      </w:tcPr>
    </w:tblStylePr>
    <w:tblStylePr w:type="band1Horz">
      <w:tblPr/>
      <w:tcPr>
        <w:shd w:val="clear" w:color="auto" w:fill="ABACAC" w:themeFill="text1" w:themeFillTint="7F"/>
      </w:tcPr>
    </w:tblStylePr>
  </w:style>
  <w:style w:type="table" w:styleId="DarkList">
    <w:name w:val="Dark List"/>
    <w:basedOn w:val="TableNormal"/>
    <w:uiPriority w:val="70"/>
    <w:rsid w:val="007635A3"/>
    <w:rPr>
      <w:rFonts w:asciiTheme="minorHAnsi" w:eastAsiaTheme="minorEastAsia" w:hAnsiTheme="minorHAnsi" w:cstheme="minorBidi"/>
      <w:color w:val="FFFFFF" w:themeColor="background1"/>
      <w:sz w:val="24"/>
      <w:szCs w:val="24"/>
    </w:rPr>
    <w:tblPr>
      <w:tblStyleRowBandSize w:val="1"/>
      <w:tblStyleColBandSize w:val="1"/>
    </w:tblPr>
    <w:tcPr>
      <w:shd w:val="clear" w:color="auto" w:fill="585959" w:themeFill="text1"/>
    </w:tcPr>
    <w:tblStylePr w:type="firstRow">
      <w:rPr>
        <w:b/>
        <w:bCs/>
      </w:rPr>
      <w:tblPr/>
      <w:tcPr>
        <w:tcBorders>
          <w:top w:val="nil"/>
          <w:left w:val="nil"/>
          <w:bottom w:val="single" w:sz="18" w:space="0" w:color="FFFFFF" w:themeColor="background1"/>
          <w:right w:val="nil"/>
          <w:insideH w:val="nil"/>
          <w:insideV w:val="nil"/>
        </w:tcBorders>
        <w:shd w:val="clear" w:color="auto" w:fill="585959" w:themeFill="text1"/>
      </w:tcPr>
    </w:tblStylePr>
    <w:tblStylePr w:type="lastRow">
      <w:tblPr/>
      <w:tcPr>
        <w:tcBorders>
          <w:top w:val="single" w:sz="18" w:space="0" w:color="FFFFFF" w:themeColor="background1"/>
          <w:left w:val="nil"/>
          <w:bottom w:val="nil"/>
          <w:right w:val="nil"/>
          <w:insideH w:val="nil"/>
          <w:insideV w:val="nil"/>
        </w:tcBorders>
        <w:shd w:val="clear" w:color="auto" w:fill="2B2C2C"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1424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14242" w:themeFill="text1" w:themeFillShade="BF"/>
      </w:tcPr>
    </w:tblStylePr>
    <w:tblStylePr w:type="band1Vert">
      <w:tblPr/>
      <w:tcPr>
        <w:tcBorders>
          <w:top w:val="nil"/>
          <w:left w:val="nil"/>
          <w:bottom w:val="nil"/>
          <w:right w:val="nil"/>
          <w:insideH w:val="nil"/>
          <w:insideV w:val="nil"/>
        </w:tcBorders>
        <w:shd w:val="clear" w:color="auto" w:fill="414242" w:themeFill="text1" w:themeFillShade="BF"/>
      </w:tcPr>
    </w:tblStylePr>
    <w:tblStylePr w:type="band1Horz">
      <w:tblPr/>
      <w:tcPr>
        <w:tcBorders>
          <w:top w:val="nil"/>
          <w:left w:val="nil"/>
          <w:bottom w:val="nil"/>
          <w:right w:val="nil"/>
          <w:insideH w:val="nil"/>
          <w:insideV w:val="nil"/>
        </w:tcBorders>
        <w:shd w:val="clear" w:color="auto" w:fill="414242" w:themeFill="text1" w:themeFillShade="BF"/>
      </w:tcPr>
    </w:tblStylePr>
  </w:style>
  <w:style w:type="character" w:customStyle="1" w:styleId="Heading1Char">
    <w:name w:val="Heading 1 Char"/>
    <w:basedOn w:val="DefaultParagraphFont"/>
    <w:link w:val="Heading1"/>
    <w:uiPriority w:val="9"/>
    <w:rsid w:val="007635A3"/>
    <w:rPr>
      <w:rFonts w:ascii="Century Gothic" w:eastAsiaTheme="majorEastAsia" w:hAnsi="Century Gothic" w:cstheme="majorBidi"/>
      <w:bCs/>
      <w:color w:val="3C3D3C"/>
      <w:sz w:val="48"/>
      <w:szCs w:val="32"/>
    </w:rPr>
  </w:style>
  <w:style w:type="character" w:customStyle="1" w:styleId="Heading2Char">
    <w:name w:val="Heading 2 Char"/>
    <w:basedOn w:val="DefaultParagraphFont"/>
    <w:link w:val="Heading2"/>
    <w:uiPriority w:val="9"/>
    <w:rsid w:val="007635A3"/>
    <w:rPr>
      <w:rFonts w:ascii="Century Gothic" w:eastAsiaTheme="majorEastAsia" w:hAnsi="Century Gothic" w:cstheme="majorBidi"/>
      <w:color w:val="3C3D3C"/>
      <w:sz w:val="36"/>
      <w:szCs w:val="26"/>
    </w:rPr>
  </w:style>
  <w:style w:type="character" w:customStyle="1" w:styleId="Heading3Char">
    <w:name w:val="Heading 3 Char"/>
    <w:basedOn w:val="DefaultParagraphFont"/>
    <w:link w:val="Heading3"/>
    <w:uiPriority w:val="9"/>
    <w:rsid w:val="007635A3"/>
    <w:rPr>
      <w:rFonts w:ascii="Century Gothic" w:eastAsiaTheme="majorEastAsia" w:hAnsi="Century Gothic" w:cstheme="majorBidi"/>
      <w:color w:val="3C3D3C"/>
      <w:sz w:val="28"/>
      <w:szCs w:val="32"/>
    </w:rPr>
  </w:style>
  <w:style w:type="character" w:customStyle="1" w:styleId="Heading4Char">
    <w:name w:val="Heading 4 Char"/>
    <w:basedOn w:val="DefaultParagraphFont"/>
    <w:link w:val="Heading4"/>
    <w:uiPriority w:val="9"/>
    <w:rsid w:val="007635A3"/>
    <w:rPr>
      <w:rFonts w:ascii="Century Gothic" w:eastAsiaTheme="majorEastAsia" w:hAnsi="Century Gothic" w:cstheme="majorBidi"/>
      <w:iCs/>
      <w:color w:val="3C3D3C"/>
      <w:sz w:val="24"/>
      <w:szCs w:val="32"/>
    </w:rPr>
  </w:style>
  <w:style w:type="character" w:customStyle="1" w:styleId="Heading5Char">
    <w:name w:val="Heading 5 Char"/>
    <w:basedOn w:val="DefaultParagraphFont"/>
    <w:link w:val="Heading5"/>
    <w:uiPriority w:val="9"/>
    <w:rsid w:val="007635A3"/>
    <w:rPr>
      <w:rFonts w:ascii="Century Gothic" w:eastAsiaTheme="majorEastAsia" w:hAnsi="Century Gothic" w:cstheme="majorBidi"/>
      <w:bCs/>
      <w:i/>
      <w:color w:val="3C3D3C"/>
      <w:sz w:val="22"/>
      <w:szCs w:val="32"/>
    </w:rPr>
  </w:style>
  <w:style w:type="character" w:customStyle="1" w:styleId="Heading6Char">
    <w:name w:val="Heading 6 Char"/>
    <w:basedOn w:val="DefaultParagraphFont"/>
    <w:link w:val="Heading6"/>
    <w:uiPriority w:val="9"/>
    <w:rsid w:val="007635A3"/>
    <w:rPr>
      <w:rFonts w:asciiTheme="majorHAnsi" w:eastAsiaTheme="majorEastAsia" w:hAnsiTheme="majorHAnsi" w:cstheme="majorBidi"/>
      <w:i/>
      <w:iCs/>
      <w:color w:val="3C3D3C"/>
      <w:szCs w:val="24"/>
    </w:rPr>
  </w:style>
  <w:style w:type="table" w:styleId="LightGrid">
    <w:name w:val="Light Grid"/>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insideH w:val="single" w:sz="8" w:space="0" w:color="585959" w:themeColor="text1"/>
        <w:insideV w:val="single" w:sz="8" w:space="0" w:color="58595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18" w:space="0" w:color="585959" w:themeColor="text1"/>
          <w:right w:val="single" w:sz="8" w:space="0" w:color="585959" w:themeColor="text1"/>
          <w:insideH w:val="nil"/>
          <w:insideV w:val="single" w:sz="8" w:space="0" w:color="58595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insideH w:val="nil"/>
          <w:insideV w:val="single" w:sz="8" w:space="0" w:color="58595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shd w:val="clear" w:color="auto" w:fill="D5D6D6" w:themeFill="text1" w:themeFillTint="3F"/>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shd w:val="clear" w:color="auto" w:fill="D5D6D6" w:themeFill="text1" w:themeFillTint="3F"/>
      </w:tcPr>
    </w:tblStylePr>
    <w:tblStylePr w:type="band2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tcPr>
    </w:tblStylePr>
  </w:style>
  <w:style w:type="table" w:styleId="LightGrid-Accent1">
    <w:name w:val="Light Grid Accent 1"/>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insideH w:val="single" w:sz="8" w:space="0" w:color="81AC22" w:themeColor="accent1"/>
        <w:insideV w:val="single" w:sz="8" w:space="0" w:color="81A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18" w:space="0" w:color="81AC22" w:themeColor="accent1"/>
          <w:right w:val="single" w:sz="8" w:space="0" w:color="81AC22" w:themeColor="accent1"/>
          <w:insideH w:val="nil"/>
          <w:insideV w:val="single" w:sz="8" w:space="0" w:color="81A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insideH w:val="nil"/>
          <w:insideV w:val="single" w:sz="8" w:space="0" w:color="81A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shd w:val="clear" w:color="auto" w:fill="E2F2C0" w:themeFill="accent1" w:themeFillTint="3F"/>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shd w:val="clear" w:color="auto" w:fill="E2F2C0" w:themeFill="accent1" w:themeFillTint="3F"/>
      </w:tcPr>
    </w:tblStylePr>
    <w:tblStylePr w:type="band2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tcPr>
    </w:tblStylePr>
  </w:style>
  <w:style w:type="table" w:styleId="LightList">
    <w:name w:val="Light List"/>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tblBorders>
    </w:tblPr>
    <w:tblStylePr w:type="firstRow">
      <w:pPr>
        <w:spacing w:before="0" w:after="0" w:line="240" w:lineRule="auto"/>
      </w:pPr>
      <w:rPr>
        <w:b/>
        <w:bCs/>
        <w:color w:val="FFFFFF" w:themeColor="background1"/>
      </w:rPr>
      <w:tblPr/>
      <w:tcPr>
        <w:shd w:val="clear" w:color="auto" w:fill="585959" w:themeFill="text1"/>
      </w:tcPr>
    </w:tblStylePr>
    <w:tblStylePr w:type="lastRow">
      <w:pPr>
        <w:spacing w:before="0" w:after="0" w:line="240" w:lineRule="auto"/>
      </w:pPr>
      <w:rPr>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tcBorders>
      </w:tcPr>
    </w:tblStylePr>
    <w:tblStylePr w:type="firstCol">
      <w:rPr>
        <w:b/>
        <w:bCs/>
      </w:rPr>
    </w:tblStylePr>
    <w:tblStylePr w:type="lastCol">
      <w:rPr>
        <w:b/>
        <w:bCs/>
      </w:r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style>
  <w:style w:type="table" w:styleId="LightList-Accent1">
    <w:name w:val="Light List Accent 1"/>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tblBorders>
    </w:tblPr>
    <w:tblStylePr w:type="firstRow">
      <w:pPr>
        <w:spacing w:before="0" w:after="0" w:line="240" w:lineRule="auto"/>
      </w:pPr>
      <w:rPr>
        <w:b/>
        <w:bCs/>
        <w:color w:val="FFFFFF" w:themeColor="background1"/>
      </w:rPr>
      <w:tblPr/>
      <w:tcPr>
        <w:shd w:val="clear" w:color="auto" w:fill="81AC22" w:themeFill="accent1"/>
      </w:tcPr>
    </w:tblStylePr>
    <w:tblStylePr w:type="lastRow">
      <w:pPr>
        <w:spacing w:before="0" w:after="0" w:line="240" w:lineRule="auto"/>
      </w:pPr>
      <w:rPr>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tcBorders>
      </w:tcPr>
    </w:tblStylePr>
    <w:tblStylePr w:type="firstCol">
      <w:rPr>
        <w:b/>
        <w:bCs/>
      </w:rPr>
    </w:tblStylePr>
    <w:tblStylePr w:type="lastCol">
      <w:rPr>
        <w:b/>
        <w:bCs/>
      </w:r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style>
  <w:style w:type="table" w:styleId="LightList-Accent2">
    <w:name w:val="Light List Accent 2"/>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pPr>
        <w:spacing w:before="0" w:after="0" w:line="240" w:lineRule="auto"/>
      </w:pPr>
      <w:rPr>
        <w:b/>
        <w:bCs/>
        <w:color w:val="FFFFFF" w:themeColor="background1"/>
      </w:rPr>
      <w:tblPr/>
      <w:tcPr>
        <w:shd w:val="clear" w:color="auto" w:fill="007EA1" w:themeFill="accent2"/>
      </w:tcPr>
    </w:tblStylePr>
    <w:tblStylePr w:type="lastRow">
      <w:pPr>
        <w:spacing w:before="0" w:after="0" w:line="240" w:lineRule="auto"/>
      </w:pPr>
      <w:rPr>
        <w:b/>
        <w:bCs/>
      </w:rPr>
      <w:tblPr/>
      <w:tcPr>
        <w:tcBorders>
          <w:top w:val="double" w:sz="6" w:space="0" w:color="007EA1" w:themeColor="accent2"/>
          <w:left w:val="single" w:sz="8" w:space="0" w:color="007EA1" w:themeColor="accent2"/>
          <w:bottom w:val="single" w:sz="8" w:space="0" w:color="007EA1" w:themeColor="accent2"/>
          <w:right w:val="single" w:sz="8" w:space="0" w:color="007EA1" w:themeColor="accent2"/>
        </w:tcBorders>
      </w:tcPr>
    </w:tblStylePr>
    <w:tblStylePr w:type="firstCol">
      <w:rPr>
        <w:b/>
        <w:bCs/>
      </w:rPr>
    </w:tblStylePr>
    <w:tblStylePr w:type="lastCol">
      <w:rPr>
        <w:b/>
        <w:bCs/>
      </w:rPr>
    </w:tblStylePr>
    <w:tblStylePr w:type="band1Vert">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tblStylePr w:type="band1Horz">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style>
  <w:style w:type="table" w:styleId="LightList-Accent3">
    <w:name w:val="Light List Accent 3"/>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52176" w:themeColor="accent3"/>
        <w:left w:val="single" w:sz="8" w:space="0" w:color="852176" w:themeColor="accent3"/>
        <w:bottom w:val="single" w:sz="8" w:space="0" w:color="852176" w:themeColor="accent3"/>
        <w:right w:val="single" w:sz="8" w:space="0" w:color="852176" w:themeColor="accent3"/>
      </w:tblBorders>
    </w:tblPr>
    <w:tblStylePr w:type="firstRow">
      <w:pPr>
        <w:spacing w:before="0" w:after="0" w:line="240" w:lineRule="auto"/>
      </w:pPr>
      <w:rPr>
        <w:b/>
        <w:bCs/>
        <w:color w:val="FFFFFF" w:themeColor="background1"/>
      </w:rPr>
      <w:tblPr/>
      <w:tcPr>
        <w:shd w:val="clear" w:color="auto" w:fill="852176" w:themeFill="accent3"/>
      </w:tcPr>
    </w:tblStylePr>
    <w:tblStylePr w:type="lastRow">
      <w:pPr>
        <w:spacing w:before="0" w:after="0" w:line="240" w:lineRule="auto"/>
      </w:pPr>
      <w:rPr>
        <w:b/>
        <w:bCs/>
      </w:rPr>
      <w:tblPr/>
      <w:tcPr>
        <w:tcBorders>
          <w:top w:val="double" w:sz="6" w:space="0" w:color="852176" w:themeColor="accent3"/>
          <w:left w:val="single" w:sz="8" w:space="0" w:color="852176" w:themeColor="accent3"/>
          <w:bottom w:val="single" w:sz="8" w:space="0" w:color="852176" w:themeColor="accent3"/>
          <w:right w:val="single" w:sz="8" w:space="0" w:color="852176" w:themeColor="accent3"/>
        </w:tcBorders>
      </w:tcPr>
    </w:tblStylePr>
    <w:tblStylePr w:type="firstCol">
      <w:rPr>
        <w:b/>
        <w:bCs/>
      </w:rPr>
    </w:tblStylePr>
    <w:tblStylePr w:type="lastCol">
      <w:rPr>
        <w:b/>
        <w:bCs/>
      </w:rPr>
    </w:tblStylePr>
    <w:tblStylePr w:type="band1Vert">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tblStylePr w:type="band1Horz">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style>
  <w:style w:type="table" w:styleId="LightList-Accent4">
    <w:name w:val="Light List Accent 4"/>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pPr>
        <w:spacing w:before="0" w:after="0" w:line="240" w:lineRule="auto"/>
      </w:pPr>
      <w:rPr>
        <w:b/>
        <w:bCs/>
        <w:color w:val="FFFFFF" w:themeColor="background1"/>
      </w:rPr>
      <w:tblPr/>
      <w:tcPr>
        <w:shd w:val="clear" w:color="auto" w:fill="BA0066" w:themeFill="accent4"/>
      </w:tcPr>
    </w:tblStylePr>
    <w:tblStylePr w:type="lastRow">
      <w:pPr>
        <w:spacing w:before="0" w:after="0" w:line="240" w:lineRule="auto"/>
      </w:pPr>
      <w:rPr>
        <w:b/>
        <w:bCs/>
      </w:rPr>
      <w:tblPr/>
      <w:tcPr>
        <w:tcBorders>
          <w:top w:val="double" w:sz="6" w:space="0" w:color="BA0066" w:themeColor="accent4"/>
          <w:left w:val="single" w:sz="8" w:space="0" w:color="BA0066" w:themeColor="accent4"/>
          <w:bottom w:val="single" w:sz="8" w:space="0" w:color="BA0066" w:themeColor="accent4"/>
          <w:right w:val="single" w:sz="8" w:space="0" w:color="BA0066" w:themeColor="accent4"/>
        </w:tcBorders>
      </w:tcPr>
    </w:tblStylePr>
    <w:tblStylePr w:type="firstCol">
      <w:rPr>
        <w:b/>
        <w:bCs/>
      </w:rPr>
    </w:tblStylePr>
    <w:tblStylePr w:type="lastCol">
      <w:rPr>
        <w:b/>
        <w:bCs/>
      </w:rPr>
    </w:tblStylePr>
    <w:tblStylePr w:type="band1Vert">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tblStylePr w:type="band1Horz">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style>
  <w:style w:type="table" w:styleId="LightList-Accent5">
    <w:name w:val="Light List Accent 5"/>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pPr>
        <w:spacing w:before="0" w:after="0" w:line="240" w:lineRule="auto"/>
      </w:pPr>
      <w:rPr>
        <w:b/>
        <w:bCs/>
        <w:color w:val="FFFFFF" w:themeColor="background1"/>
      </w:rPr>
      <w:tblPr/>
      <w:tcPr>
        <w:shd w:val="clear" w:color="auto" w:fill="EC5C16" w:themeFill="accent5"/>
      </w:tcPr>
    </w:tblStylePr>
    <w:tblStylePr w:type="lastRow">
      <w:pPr>
        <w:spacing w:before="0" w:after="0" w:line="240" w:lineRule="auto"/>
      </w:pPr>
      <w:rPr>
        <w:b/>
        <w:bCs/>
      </w:rPr>
      <w:tblPr/>
      <w:tcPr>
        <w:tcBorders>
          <w:top w:val="double" w:sz="6" w:space="0" w:color="EC5C16" w:themeColor="accent5"/>
          <w:left w:val="single" w:sz="8" w:space="0" w:color="EC5C16" w:themeColor="accent5"/>
          <w:bottom w:val="single" w:sz="8" w:space="0" w:color="EC5C16" w:themeColor="accent5"/>
          <w:right w:val="single" w:sz="8" w:space="0" w:color="EC5C16" w:themeColor="accent5"/>
        </w:tcBorders>
      </w:tcPr>
    </w:tblStylePr>
    <w:tblStylePr w:type="firstCol">
      <w:rPr>
        <w:b/>
        <w:bCs/>
      </w:rPr>
    </w:tblStylePr>
    <w:tblStylePr w:type="lastCol">
      <w:rPr>
        <w:b/>
        <w:bCs/>
      </w:rPr>
    </w:tblStylePr>
    <w:tblStylePr w:type="band1Vert">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tblStylePr w:type="band1Horz">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style>
  <w:style w:type="table" w:styleId="LightList-Accent6">
    <w:name w:val="Light List Accent 6"/>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pPr>
        <w:spacing w:before="0" w:after="0" w:line="240" w:lineRule="auto"/>
      </w:pPr>
      <w:rPr>
        <w:b/>
        <w:bCs/>
        <w:color w:val="FFFFFF" w:themeColor="background1"/>
      </w:rPr>
      <w:tblPr/>
      <w:tcPr>
        <w:shd w:val="clear" w:color="auto" w:fill="F69F00" w:themeFill="accent6"/>
      </w:tcPr>
    </w:tblStylePr>
    <w:tblStylePr w:type="lastRow">
      <w:pPr>
        <w:spacing w:before="0" w:after="0" w:line="240" w:lineRule="auto"/>
      </w:pPr>
      <w:rPr>
        <w:b/>
        <w:bCs/>
      </w:rPr>
      <w:tblPr/>
      <w:tcPr>
        <w:tcBorders>
          <w:top w:val="double" w:sz="6" w:space="0" w:color="F69F00" w:themeColor="accent6"/>
          <w:left w:val="single" w:sz="8" w:space="0" w:color="F69F00" w:themeColor="accent6"/>
          <w:bottom w:val="single" w:sz="8" w:space="0" w:color="F69F00" w:themeColor="accent6"/>
          <w:right w:val="single" w:sz="8" w:space="0" w:color="F69F00" w:themeColor="accent6"/>
        </w:tcBorders>
      </w:tcPr>
    </w:tblStylePr>
    <w:tblStylePr w:type="firstCol">
      <w:rPr>
        <w:b/>
        <w:bCs/>
      </w:rPr>
    </w:tblStylePr>
    <w:tblStylePr w:type="lastCol">
      <w:rPr>
        <w:b/>
        <w:bCs/>
      </w:rPr>
    </w:tblStylePr>
    <w:tblStylePr w:type="band1Vert">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tblStylePr w:type="band1Horz">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style>
  <w:style w:type="table" w:styleId="LightShading">
    <w:name w:val="Light Shading"/>
    <w:basedOn w:val="TableNormal"/>
    <w:uiPriority w:val="60"/>
    <w:rsid w:val="007635A3"/>
    <w:rPr>
      <w:rFonts w:asciiTheme="minorHAnsi" w:eastAsiaTheme="minorEastAsia" w:hAnsiTheme="minorHAnsi" w:cstheme="minorBidi"/>
      <w:color w:val="414242" w:themeColor="text1" w:themeShade="BF"/>
      <w:sz w:val="24"/>
      <w:szCs w:val="24"/>
    </w:rPr>
    <w:tblPr>
      <w:tblStyleRowBandSize w:val="1"/>
      <w:tblStyleColBandSize w:val="1"/>
      <w:tblBorders>
        <w:top w:val="single" w:sz="8" w:space="0" w:color="585959" w:themeColor="text1"/>
        <w:bottom w:val="single" w:sz="8" w:space="0" w:color="585959" w:themeColor="text1"/>
      </w:tblBorders>
    </w:tblPr>
    <w:tblStylePr w:type="fir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la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D6" w:themeFill="text1" w:themeFillTint="3F"/>
      </w:tcPr>
    </w:tblStylePr>
    <w:tblStylePr w:type="band1Horz">
      <w:tblPr/>
      <w:tcPr>
        <w:tcBorders>
          <w:left w:val="nil"/>
          <w:right w:val="nil"/>
          <w:insideH w:val="nil"/>
          <w:insideV w:val="nil"/>
        </w:tcBorders>
        <w:shd w:val="clear" w:color="auto" w:fill="D5D6D6" w:themeFill="text1" w:themeFillTint="3F"/>
      </w:tcPr>
    </w:tblStylePr>
  </w:style>
  <w:style w:type="table" w:styleId="MediumGrid1-Accent1">
    <w:name w:val="Medium Grid 1 Accent 1"/>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insideV w:val="single" w:sz="8" w:space="0" w:color="A9D940" w:themeColor="accent1" w:themeTint="BF"/>
      </w:tblBorders>
    </w:tblPr>
    <w:tcPr>
      <w:shd w:val="clear" w:color="auto" w:fill="E2F2C0" w:themeFill="accent1" w:themeFillTint="3F"/>
    </w:tcPr>
    <w:tblStylePr w:type="firstRow">
      <w:rPr>
        <w:b/>
        <w:bCs/>
      </w:rPr>
    </w:tblStylePr>
    <w:tblStylePr w:type="lastRow">
      <w:rPr>
        <w:b/>
        <w:bCs/>
      </w:rPr>
      <w:tblPr/>
      <w:tcPr>
        <w:tcBorders>
          <w:top w:val="single" w:sz="18" w:space="0" w:color="A9D940" w:themeColor="accent1" w:themeTint="BF"/>
        </w:tcBorders>
      </w:tcPr>
    </w:tblStylePr>
    <w:tblStylePr w:type="firstCol">
      <w:rPr>
        <w:b/>
        <w:bCs/>
      </w:rPr>
    </w:tblStylePr>
    <w:tblStylePr w:type="lastCol">
      <w:rPr>
        <w:b/>
        <w:bCs/>
      </w:rPr>
    </w:tblStylePr>
    <w:tblStylePr w:type="band1Vert">
      <w:tblPr/>
      <w:tcPr>
        <w:shd w:val="clear" w:color="auto" w:fill="C6E680" w:themeFill="accent1" w:themeFillTint="7F"/>
      </w:tcPr>
    </w:tblStylePr>
    <w:tblStylePr w:type="band1Horz">
      <w:tblPr/>
      <w:tcPr>
        <w:shd w:val="clear" w:color="auto" w:fill="C6E680" w:themeFill="accent1" w:themeFillTint="7F"/>
      </w:tcPr>
    </w:tblStylePr>
  </w:style>
  <w:style w:type="table" w:styleId="MediumGrid1-Accent2">
    <w:name w:val="Medium Grid 1 Accent 2"/>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insideV w:val="single" w:sz="8" w:space="0" w:color="00C1F8" w:themeColor="accent2" w:themeTint="BF"/>
      </w:tblBorders>
    </w:tblPr>
    <w:tcPr>
      <w:shd w:val="clear" w:color="auto" w:fill="A8ECFF" w:themeFill="accent2" w:themeFillTint="3F"/>
    </w:tcPr>
    <w:tblStylePr w:type="firstRow">
      <w:rPr>
        <w:b/>
        <w:bCs/>
      </w:rPr>
    </w:tblStylePr>
    <w:tblStylePr w:type="lastRow">
      <w:rPr>
        <w:b/>
        <w:bCs/>
      </w:rPr>
      <w:tblPr/>
      <w:tcPr>
        <w:tcBorders>
          <w:top w:val="single" w:sz="18" w:space="0" w:color="00C1F8" w:themeColor="accent2" w:themeTint="BF"/>
        </w:tcBorders>
      </w:tcPr>
    </w:tblStylePr>
    <w:tblStylePr w:type="firstCol">
      <w:rPr>
        <w:b/>
        <w:bCs/>
      </w:rPr>
    </w:tblStylePr>
    <w:tblStylePr w:type="lastCol">
      <w:rPr>
        <w:b/>
        <w:bCs/>
      </w:rPr>
    </w:tblStylePr>
    <w:tblStylePr w:type="band1Vert">
      <w:tblPr/>
      <w:tcPr>
        <w:shd w:val="clear" w:color="auto" w:fill="51D8FF" w:themeFill="accent2" w:themeFillTint="7F"/>
      </w:tcPr>
    </w:tblStylePr>
    <w:tblStylePr w:type="band1Horz">
      <w:tblPr/>
      <w:tcPr>
        <w:shd w:val="clear" w:color="auto" w:fill="51D8FF" w:themeFill="accent2" w:themeFillTint="7F"/>
      </w:tcPr>
    </w:tblStylePr>
  </w:style>
  <w:style w:type="table" w:styleId="MediumGrid3">
    <w:name w:val="Medium Grid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D6"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95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95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CA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CAC" w:themeFill="text1" w:themeFillTint="7F"/>
      </w:tcPr>
    </w:tblStylePr>
  </w:style>
  <w:style w:type="table" w:styleId="MediumGrid3-Accent1">
    <w:name w:val="Medium Grid 3 Accent 1"/>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2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1A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1A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6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680" w:themeFill="accent1" w:themeFillTint="7F"/>
      </w:tcPr>
    </w:tblStylePr>
  </w:style>
  <w:style w:type="table" w:styleId="MediumGrid3-Accent3">
    <w:name w:val="Medium Grid 3 Accent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AE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217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217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75C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75CD" w:themeFill="accent3" w:themeFillTint="7F"/>
      </w:tcPr>
    </w:tblStylePr>
  </w:style>
  <w:style w:type="table" w:styleId="MediumGrid3-Accent4">
    <w:name w:val="Medium Grid 3 Accent 4"/>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E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A00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A00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DB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DB5" w:themeFill="accent4" w:themeFillTint="7F"/>
      </w:tcPr>
    </w:tblStylePr>
  </w:style>
  <w:style w:type="table" w:styleId="MediumList1">
    <w:name w:val="Medium Lis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bottom w:val="single" w:sz="8" w:space="0" w:color="585959" w:themeColor="text1"/>
      </w:tblBorders>
    </w:tblPr>
    <w:tblStylePr w:type="firstRow">
      <w:rPr>
        <w:rFonts w:asciiTheme="majorHAnsi" w:eastAsiaTheme="majorEastAsia" w:hAnsiTheme="majorHAnsi" w:cstheme="majorBidi"/>
      </w:rPr>
      <w:tblPr/>
      <w:tcPr>
        <w:tcBorders>
          <w:top w:val="nil"/>
          <w:bottom w:val="single" w:sz="8" w:space="0" w:color="585959" w:themeColor="text1"/>
        </w:tcBorders>
      </w:tcPr>
    </w:tblStylePr>
    <w:tblStylePr w:type="lastRow">
      <w:rPr>
        <w:b/>
        <w:bCs/>
        <w:color w:val="3C3D3C" w:themeColor="text2"/>
      </w:rPr>
      <w:tblPr/>
      <w:tcPr>
        <w:tcBorders>
          <w:top w:val="single" w:sz="8" w:space="0" w:color="585959" w:themeColor="text1"/>
          <w:bottom w:val="single" w:sz="8" w:space="0" w:color="585959" w:themeColor="text1"/>
        </w:tcBorders>
      </w:tcPr>
    </w:tblStylePr>
    <w:tblStylePr w:type="firstCol">
      <w:rPr>
        <w:b/>
        <w:bCs/>
      </w:rPr>
    </w:tblStylePr>
    <w:tblStylePr w:type="lastCol">
      <w:rPr>
        <w:b/>
        <w:bCs/>
      </w:rPr>
      <w:tblPr/>
      <w:tcPr>
        <w:tcBorders>
          <w:top w:val="single" w:sz="8" w:space="0" w:color="585959" w:themeColor="text1"/>
          <w:bottom w:val="single" w:sz="8" w:space="0" w:color="585959" w:themeColor="text1"/>
        </w:tcBorders>
      </w:tcPr>
    </w:tblStylePr>
    <w:tblStylePr w:type="band1Vert">
      <w:tblPr/>
      <w:tcPr>
        <w:shd w:val="clear" w:color="auto" w:fill="D5D6D6" w:themeFill="text1" w:themeFillTint="3F"/>
      </w:tcPr>
    </w:tblStylePr>
    <w:tblStylePr w:type="band1Horz">
      <w:tblPr/>
      <w:tcPr>
        <w:shd w:val="clear" w:color="auto" w:fill="D5D6D6" w:themeFill="text1" w:themeFillTint="3F"/>
      </w:tcPr>
    </w:tblStylePr>
  </w:style>
  <w:style w:type="table" w:styleId="MediumList1-Accent1">
    <w:name w:val="Medium List 1 Accen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bottom w:val="single" w:sz="8" w:space="0" w:color="81AC22" w:themeColor="accent1"/>
      </w:tblBorders>
    </w:tblPr>
    <w:tblStylePr w:type="firstRow">
      <w:rPr>
        <w:rFonts w:asciiTheme="majorHAnsi" w:eastAsiaTheme="majorEastAsia" w:hAnsiTheme="majorHAnsi" w:cstheme="majorBidi"/>
      </w:rPr>
      <w:tblPr/>
      <w:tcPr>
        <w:tcBorders>
          <w:top w:val="nil"/>
          <w:bottom w:val="single" w:sz="8" w:space="0" w:color="81AC22" w:themeColor="accent1"/>
        </w:tcBorders>
      </w:tcPr>
    </w:tblStylePr>
    <w:tblStylePr w:type="lastRow">
      <w:rPr>
        <w:b/>
        <w:bCs/>
        <w:color w:val="3C3D3C" w:themeColor="text2"/>
      </w:rPr>
      <w:tblPr/>
      <w:tcPr>
        <w:tcBorders>
          <w:top w:val="single" w:sz="8" w:space="0" w:color="81AC22" w:themeColor="accent1"/>
          <w:bottom w:val="single" w:sz="8" w:space="0" w:color="81AC22" w:themeColor="accent1"/>
        </w:tcBorders>
      </w:tcPr>
    </w:tblStylePr>
    <w:tblStylePr w:type="firstCol">
      <w:rPr>
        <w:b/>
        <w:bCs/>
      </w:rPr>
    </w:tblStylePr>
    <w:tblStylePr w:type="lastCol">
      <w:rPr>
        <w:b/>
        <w:bCs/>
      </w:rPr>
      <w:tblPr/>
      <w:tcPr>
        <w:tcBorders>
          <w:top w:val="single" w:sz="8" w:space="0" w:color="81AC22" w:themeColor="accent1"/>
          <w:bottom w:val="single" w:sz="8" w:space="0" w:color="81AC22" w:themeColor="accent1"/>
        </w:tcBorders>
      </w:tcPr>
    </w:tblStylePr>
    <w:tblStylePr w:type="band1Vert">
      <w:tblPr/>
      <w:tcPr>
        <w:shd w:val="clear" w:color="auto" w:fill="E2F2C0" w:themeFill="accent1" w:themeFillTint="3F"/>
      </w:tcPr>
    </w:tblStylePr>
    <w:tblStylePr w:type="band1Horz">
      <w:tblPr/>
      <w:tcPr>
        <w:shd w:val="clear" w:color="auto" w:fill="E2F2C0" w:themeFill="accent1" w:themeFillTint="3F"/>
      </w:tcPr>
    </w:tblStylePr>
  </w:style>
  <w:style w:type="table" w:styleId="MediumList1-Accent2">
    <w:name w:val="Medium List 1 Accent 2"/>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bottom w:val="single" w:sz="8" w:space="0" w:color="007EA1" w:themeColor="accent2"/>
      </w:tblBorders>
    </w:tblPr>
    <w:tblStylePr w:type="firstRow">
      <w:rPr>
        <w:rFonts w:asciiTheme="majorHAnsi" w:eastAsiaTheme="majorEastAsia" w:hAnsiTheme="majorHAnsi" w:cstheme="majorBidi"/>
      </w:rPr>
      <w:tblPr/>
      <w:tcPr>
        <w:tcBorders>
          <w:top w:val="nil"/>
          <w:bottom w:val="single" w:sz="8" w:space="0" w:color="007EA1" w:themeColor="accent2"/>
        </w:tcBorders>
      </w:tcPr>
    </w:tblStylePr>
    <w:tblStylePr w:type="lastRow">
      <w:rPr>
        <w:b/>
        <w:bCs/>
        <w:color w:val="3C3D3C" w:themeColor="text2"/>
      </w:rPr>
      <w:tblPr/>
      <w:tcPr>
        <w:tcBorders>
          <w:top w:val="single" w:sz="8" w:space="0" w:color="007EA1" w:themeColor="accent2"/>
          <w:bottom w:val="single" w:sz="8" w:space="0" w:color="007EA1" w:themeColor="accent2"/>
        </w:tcBorders>
      </w:tcPr>
    </w:tblStylePr>
    <w:tblStylePr w:type="firstCol">
      <w:rPr>
        <w:b/>
        <w:bCs/>
      </w:rPr>
    </w:tblStylePr>
    <w:tblStylePr w:type="lastCol">
      <w:rPr>
        <w:b/>
        <w:bCs/>
      </w:rPr>
      <w:tblPr/>
      <w:tcPr>
        <w:tcBorders>
          <w:top w:val="single" w:sz="8" w:space="0" w:color="007EA1" w:themeColor="accent2"/>
          <w:bottom w:val="single" w:sz="8" w:space="0" w:color="007EA1" w:themeColor="accent2"/>
        </w:tcBorders>
      </w:tcPr>
    </w:tblStylePr>
    <w:tblStylePr w:type="band1Vert">
      <w:tblPr/>
      <w:tcPr>
        <w:shd w:val="clear" w:color="auto" w:fill="A8ECFF" w:themeFill="accent2" w:themeFillTint="3F"/>
      </w:tcPr>
    </w:tblStylePr>
    <w:tblStylePr w:type="band1Horz">
      <w:tblPr/>
      <w:tcPr>
        <w:shd w:val="clear" w:color="auto" w:fill="A8ECFF" w:themeFill="accent2" w:themeFillTint="3F"/>
      </w:tcPr>
    </w:tblStylePr>
  </w:style>
  <w:style w:type="table" w:styleId="MediumList2-Accent2">
    <w:name w:val="Medium List 2 Accent 2"/>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rPr>
        <w:sz w:val="24"/>
        <w:szCs w:val="24"/>
      </w:rPr>
      <w:tblPr/>
      <w:tcPr>
        <w:tcBorders>
          <w:top w:val="nil"/>
          <w:left w:val="nil"/>
          <w:bottom w:val="single" w:sz="24" w:space="0" w:color="007EA1" w:themeColor="accent2"/>
          <w:right w:val="nil"/>
          <w:insideH w:val="nil"/>
          <w:insideV w:val="nil"/>
        </w:tcBorders>
        <w:shd w:val="clear" w:color="auto" w:fill="FFFFFF" w:themeFill="background1"/>
      </w:tcPr>
    </w:tblStylePr>
    <w:tblStylePr w:type="lastRow">
      <w:tblPr/>
      <w:tcPr>
        <w:tcBorders>
          <w:top w:val="single" w:sz="8" w:space="0" w:color="007E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EA1" w:themeColor="accent2"/>
          <w:insideH w:val="nil"/>
          <w:insideV w:val="nil"/>
        </w:tcBorders>
        <w:shd w:val="clear" w:color="auto" w:fill="FFFFFF" w:themeFill="background1"/>
      </w:tcPr>
    </w:tblStylePr>
    <w:tblStylePr w:type="lastCol">
      <w:tblPr/>
      <w:tcPr>
        <w:tcBorders>
          <w:top w:val="nil"/>
          <w:left w:val="single" w:sz="8" w:space="0" w:color="007E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ECFF" w:themeFill="accent2" w:themeFillTint="3F"/>
      </w:tcPr>
    </w:tblStylePr>
    <w:tblStylePr w:type="band1Horz">
      <w:tblPr/>
      <w:tcPr>
        <w:tcBorders>
          <w:top w:val="nil"/>
          <w:bottom w:val="nil"/>
          <w:insideH w:val="nil"/>
          <w:insideV w:val="nil"/>
        </w:tcBorders>
        <w:shd w:val="clear" w:color="auto" w:fill="A8EC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rPr>
        <w:sz w:val="24"/>
        <w:szCs w:val="24"/>
      </w:rPr>
      <w:tblPr/>
      <w:tcPr>
        <w:tcBorders>
          <w:top w:val="nil"/>
          <w:left w:val="nil"/>
          <w:bottom w:val="single" w:sz="24" w:space="0" w:color="BA0066" w:themeColor="accent4"/>
          <w:right w:val="nil"/>
          <w:insideH w:val="nil"/>
          <w:insideV w:val="nil"/>
        </w:tcBorders>
        <w:shd w:val="clear" w:color="auto" w:fill="FFFFFF" w:themeFill="background1"/>
      </w:tcPr>
    </w:tblStylePr>
    <w:tblStylePr w:type="lastRow">
      <w:tblPr/>
      <w:tcPr>
        <w:tcBorders>
          <w:top w:val="single" w:sz="8" w:space="0" w:color="BA006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A0066" w:themeColor="accent4"/>
          <w:insideH w:val="nil"/>
          <w:insideV w:val="nil"/>
        </w:tcBorders>
        <w:shd w:val="clear" w:color="auto" w:fill="FFFFFF" w:themeFill="background1"/>
      </w:tcPr>
    </w:tblStylePr>
    <w:tblStylePr w:type="lastCol">
      <w:tblPr/>
      <w:tcPr>
        <w:tcBorders>
          <w:top w:val="nil"/>
          <w:left w:val="single" w:sz="8" w:space="0" w:color="BA00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EDA" w:themeFill="accent4" w:themeFillTint="3F"/>
      </w:tcPr>
    </w:tblStylePr>
    <w:tblStylePr w:type="band1Horz">
      <w:tblPr/>
      <w:tcPr>
        <w:tcBorders>
          <w:top w:val="nil"/>
          <w:bottom w:val="nil"/>
          <w:insideH w:val="nil"/>
          <w:insideV w:val="nil"/>
        </w:tcBorders>
        <w:shd w:val="clear" w:color="auto" w:fill="FFAE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rPr>
        <w:sz w:val="24"/>
        <w:szCs w:val="24"/>
      </w:rPr>
      <w:tblPr/>
      <w:tcPr>
        <w:tcBorders>
          <w:top w:val="nil"/>
          <w:left w:val="nil"/>
          <w:bottom w:val="single" w:sz="24" w:space="0" w:color="EC5C16" w:themeColor="accent5"/>
          <w:right w:val="nil"/>
          <w:insideH w:val="nil"/>
          <w:insideV w:val="nil"/>
        </w:tcBorders>
        <w:shd w:val="clear" w:color="auto" w:fill="FFFFFF" w:themeFill="background1"/>
      </w:tcPr>
    </w:tblStylePr>
    <w:tblStylePr w:type="lastRow">
      <w:tblPr/>
      <w:tcPr>
        <w:tcBorders>
          <w:top w:val="single" w:sz="8" w:space="0" w:color="EC5C1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5C16" w:themeColor="accent5"/>
          <w:insideH w:val="nil"/>
          <w:insideV w:val="nil"/>
        </w:tcBorders>
        <w:shd w:val="clear" w:color="auto" w:fill="FFFFFF" w:themeFill="background1"/>
      </w:tcPr>
    </w:tblStylePr>
    <w:tblStylePr w:type="lastCol">
      <w:tblPr/>
      <w:tcPr>
        <w:tcBorders>
          <w:top w:val="nil"/>
          <w:left w:val="single" w:sz="8" w:space="0" w:color="EC5C1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6C5" w:themeFill="accent5" w:themeFillTint="3F"/>
      </w:tcPr>
    </w:tblStylePr>
    <w:tblStylePr w:type="band1Horz">
      <w:tblPr/>
      <w:tcPr>
        <w:tcBorders>
          <w:top w:val="nil"/>
          <w:bottom w:val="nil"/>
          <w:insideH w:val="nil"/>
          <w:insideV w:val="nil"/>
        </w:tcBorders>
        <w:shd w:val="clear" w:color="auto" w:fill="FAD6C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rPr>
        <w:sz w:val="24"/>
        <w:szCs w:val="24"/>
      </w:rPr>
      <w:tblPr/>
      <w:tcPr>
        <w:tcBorders>
          <w:top w:val="nil"/>
          <w:left w:val="nil"/>
          <w:bottom w:val="single" w:sz="24" w:space="0" w:color="F69F00" w:themeColor="accent6"/>
          <w:right w:val="nil"/>
          <w:insideH w:val="nil"/>
          <w:insideV w:val="nil"/>
        </w:tcBorders>
        <w:shd w:val="clear" w:color="auto" w:fill="FFFFFF" w:themeFill="background1"/>
      </w:tcPr>
    </w:tblStylePr>
    <w:tblStylePr w:type="lastRow">
      <w:tblPr/>
      <w:tcPr>
        <w:tcBorders>
          <w:top w:val="single" w:sz="8" w:space="0" w:color="F69F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9F00" w:themeColor="accent6"/>
          <w:insideH w:val="nil"/>
          <w:insideV w:val="nil"/>
        </w:tcBorders>
        <w:shd w:val="clear" w:color="auto" w:fill="FFFFFF" w:themeFill="background1"/>
      </w:tcPr>
    </w:tblStylePr>
    <w:tblStylePr w:type="lastCol">
      <w:tblPr/>
      <w:tcPr>
        <w:tcBorders>
          <w:top w:val="nil"/>
          <w:left w:val="single" w:sz="8" w:space="0" w:color="F69F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7BD" w:themeFill="accent6" w:themeFillTint="3F"/>
      </w:tcPr>
    </w:tblStylePr>
    <w:tblStylePr w:type="band1Horz">
      <w:tblPr/>
      <w:tcPr>
        <w:tcBorders>
          <w:top w:val="nil"/>
          <w:bottom w:val="nil"/>
          <w:insideH w:val="nil"/>
          <w:insideV w:val="nil"/>
        </w:tcBorders>
        <w:shd w:val="clear" w:color="auto" w:fill="FFE7B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single" w:sz="8" w:space="0" w:color="818282" w:themeColor="text1" w:themeTint="BF"/>
      </w:tblBorders>
    </w:tblPr>
    <w:tblStylePr w:type="firstRow">
      <w:pPr>
        <w:spacing w:before="0" w:after="0" w:line="240" w:lineRule="auto"/>
      </w:pPr>
      <w:rPr>
        <w:b/>
        <w:bCs/>
        <w:color w:val="FFFFFF" w:themeColor="background1"/>
      </w:rPr>
      <w:tblPr/>
      <w:tcPr>
        <w:tc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shd w:val="clear" w:color="auto" w:fill="585959" w:themeFill="text1"/>
      </w:tcPr>
    </w:tblStylePr>
    <w:tblStylePr w:type="lastRow">
      <w:pPr>
        <w:spacing w:before="0" w:after="0" w:line="240" w:lineRule="auto"/>
      </w:pPr>
      <w:rPr>
        <w:b/>
        <w:bCs/>
      </w:rPr>
      <w:tblPr/>
      <w:tcPr>
        <w:tcBorders>
          <w:top w:val="double" w:sz="6"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tcPr>
    </w:tblStylePr>
    <w:tblStylePr w:type="firstCol">
      <w:rPr>
        <w:b/>
        <w:bCs/>
      </w:rPr>
    </w:tblStylePr>
    <w:tblStylePr w:type="lastCol">
      <w:rPr>
        <w:b/>
        <w:bCs/>
      </w:rPr>
    </w:tblStylePr>
    <w:tblStylePr w:type="band1Vert">
      <w:tblPr/>
      <w:tcPr>
        <w:shd w:val="clear" w:color="auto" w:fill="D5D6D6" w:themeFill="text1" w:themeFillTint="3F"/>
      </w:tcPr>
    </w:tblStylePr>
    <w:tblStylePr w:type="band1Horz">
      <w:tblPr/>
      <w:tcPr>
        <w:tcBorders>
          <w:insideH w:val="nil"/>
          <w:insideV w:val="nil"/>
        </w:tcBorders>
        <w:shd w:val="clear" w:color="auto" w:fill="D5D6D6"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tblBorders>
    </w:tblPr>
    <w:tblStylePr w:type="firstRow">
      <w:pPr>
        <w:spacing w:before="0" w:after="0" w:line="240" w:lineRule="auto"/>
      </w:pPr>
      <w:rPr>
        <w:b/>
        <w:bCs/>
        <w:color w:val="FFFFFF" w:themeColor="background1"/>
      </w:rPr>
      <w:tblPr/>
      <w:tcPr>
        <w:tc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shd w:val="clear" w:color="auto" w:fill="81AC22" w:themeFill="accent1"/>
      </w:tcPr>
    </w:tblStylePr>
    <w:tblStylePr w:type="lastRow">
      <w:pPr>
        <w:spacing w:before="0" w:after="0" w:line="240" w:lineRule="auto"/>
      </w:pPr>
      <w:rPr>
        <w:b/>
        <w:bCs/>
      </w:rPr>
      <w:tblPr/>
      <w:tcPr>
        <w:tcBorders>
          <w:top w:val="double" w:sz="6"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2F2C0" w:themeFill="accent1" w:themeFillTint="3F"/>
      </w:tcPr>
    </w:tblStylePr>
    <w:tblStylePr w:type="band1Horz">
      <w:tblPr/>
      <w:tcPr>
        <w:tcBorders>
          <w:insideH w:val="nil"/>
          <w:insideV w:val="nil"/>
        </w:tcBorders>
        <w:shd w:val="clear" w:color="auto" w:fill="E2F2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tblBorders>
    </w:tblPr>
    <w:tblStylePr w:type="firstRow">
      <w:pPr>
        <w:spacing w:before="0" w:after="0" w:line="240" w:lineRule="auto"/>
      </w:pPr>
      <w:rPr>
        <w:b/>
        <w:bCs/>
        <w:color w:val="FFFFFF" w:themeColor="background1"/>
      </w:rPr>
      <w:tblPr/>
      <w:tcPr>
        <w:tc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shd w:val="clear" w:color="auto" w:fill="007EA1" w:themeFill="accent2"/>
      </w:tcPr>
    </w:tblStylePr>
    <w:tblStylePr w:type="lastRow">
      <w:pPr>
        <w:spacing w:before="0" w:after="0" w:line="240" w:lineRule="auto"/>
      </w:pPr>
      <w:rPr>
        <w:b/>
        <w:bCs/>
      </w:rPr>
      <w:tblPr/>
      <w:tcPr>
        <w:tcBorders>
          <w:top w:val="double" w:sz="6"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ECFF" w:themeFill="accent2" w:themeFillTint="3F"/>
      </w:tcPr>
    </w:tblStylePr>
    <w:tblStylePr w:type="band1Horz">
      <w:tblPr/>
      <w:tcPr>
        <w:tcBorders>
          <w:insideH w:val="nil"/>
          <w:insideV w:val="nil"/>
        </w:tcBorders>
        <w:shd w:val="clear" w:color="auto" w:fill="A8EC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single" w:sz="8" w:space="0" w:color="CA32B2" w:themeColor="accent3" w:themeTint="BF"/>
      </w:tblBorders>
    </w:tblPr>
    <w:tblStylePr w:type="firstRow">
      <w:pPr>
        <w:spacing w:before="0" w:after="0" w:line="240" w:lineRule="auto"/>
      </w:pPr>
      <w:rPr>
        <w:b/>
        <w:bCs/>
        <w:color w:val="FFFFFF" w:themeColor="background1"/>
      </w:rPr>
      <w:tblPr/>
      <w:tcPr>
        <w:tc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shd w:val="clear" w:color="auto" w:fill="852176" w:themeFill="accent3"/>
      </w:tcPr>
    </w:tblStylePr>
    <w:tblStylePr w:type="lastRow">
      <w:pPr>
        <w:spacing w:before="0" w:after="0" w:line="240" w:lineRule="auto"/>
      </w:pPr>
      <w:rPr>
        <w:b/>
        <w:bCs/>
      </w:rPr>
      <w:tblPr/>
      <w:tcPr>
        <w:tcBorders>
          <w:top w:val="double" w:sz="6"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EBAE6" w:themeFill="accent3" w:themeFillTint="3F"/>
      </w:tcPr>
    </w:tblStylePr>
    <w:tblStylePr w:type="band1Horz">
      <w:tblPr/>
      <w:tcPr>
        <w:tcBorders>
          <w:insideH w:val="nil"/>
          <w:insideV w:val="nil"/>
        </w:tcBorders>
        <w:shd w:val="clear" w:color="auto" w:fill="EEBAE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single" w:sz="8" w:space="0" w:color="FF0C90" w:themeColor="accent4" w:themeTint="BF"/>
      </w:tblBorders>
    </w:tblPr>
    <w:tblStylePr w:type="firstRow">
      <w:pPr>
        <w:spacing w:before="0" w:after="0" w:line="240" w:lineRule="auto"/>
      </w:pPr>
      <w:rPr>
        <w:b/>
        <w:bCs/>
        <w:color w:val="FFFFFF" w:themeColor="background1"/>
      </w:rPr>
      <w:tblPr/>
      <w:tcPr>
        <w:tc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shd w:val="clear" w:color="auto" w:fill="BA0066" w:themeFill="accent4"/>
      </w:tcPr>
    </w:tblStylePr>
    <w:tblStylePr w:type="lastRow">
      <w:pPr>
        <w:spacing w:before="0" w:after="0" w:line="240" w:lineRule="auto"/>
      </w:pPr>
      <w:rPr>
        <w:b/>
        <w:bCs/>
      </w:rPr>
      <w:tblPr/>
      <w:tcPr>
        <w:tcBorders>
          <w:top w:val="double" w:sz="6"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EDA" w:themeFill="accent4" w:themeFillTint="3F"/>
      </w:tcPr>
    </w:tblStylePr>
    <w:tblStylePr w:type="band1Horz">
      <w:tblPr/>
      <w:tcPr>
        <w:tcBorders>
          <w:insideH w:val="nil"/>
          <w:insideV w:val="nil"/>
        </w:tcBorders>
        <w:shd w:val="clear" w:color="auto" w:fill="FFAE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single" w:sz="8" w:space="0" w:color="F08450" w:themeColor="accent5" w:themeTint="BF"/>
      </w:tblBorders>
    </w:tblPr>
    <w:tblStylePr w:type="firstRow">
      <w:pPr>
        <w:spacing w:before="0" w:after="0" w:line="240" w:lineRule="auto"/>
      </w:pPr>
      <w:rPr>
        <w:b/>
        <w:bCs/>
        <w:color w:val="FFFFFF" w:themeColor="background1"/>
      </w:rPr>
      <w:tblPr/>
      <w:tcPr>
        <w:tc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shd w:val="clear" w:color="auto" w:fill="EC5C16" w:themeFill="accent5"/>
      </w:tcPr>
    </w:tblStylePr>
    <w:tblStylePr w:type="lastRow">
      <w:pPr>
        <w:spacing w:before="0" w:after="0" w:line="240" w:lineRule="auto"/>
      </w:pPr>
      <w:rPr>
        <w:b/>
        <w:bCs/>
      </w:rPr>
      <w:tblPr/>
      <w:tcPr>
        <w:tcBorders>
          <w:top w:val="double" w:sz="6"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6C5" w:themeFill="accent5" w:themeFillTint="3F"/>
      </w:tcPr>
    </w:tblStylePr>
    <w:tblStylePr w:type="band1Horz">
      <w:tblPr/>
      <w:tcPr>
        <w:tcBorders>
          <w:insideH w:val="nil"/>
          <w:insideV w:val="nil"/>
        </w:tcBorders>
        <w:shd w:val="clear" w:color="auto" w:fill="FAD6C5"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single" w:sz="8" w:space="0" w:color="FFB839" w:themeColor="accent6" w:themeTint="BF"/>
      </w:tblBorders>
    </w:tblPr>
    <w:tblStylePr w:type="firstRow">
      <w:pPr>
        <w:spacing w:before="0" w:after="0" w:line="240" w:lineRule="auto"/>
      </w:pPr>
      <w:rPr>
        <w:b/>
        <w:bCs/>
        <w:color w:val="FFFFFF" w:themeColor="background1"/>
      </w:rPr>
      <w:tblPr/>
      <w:tcPr>
        <w:tc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shd w:val="clear" w:color="auto" w:fill="F69F00" w:themeFill="accent6"/>
      </w:tcPr>
    </w:tblStylePr>
    <w:tblStylePr w:type="lastRow">
      <w:pPr>
        <w:spacing w:before="0" w:after="0" w:line="240" w:lineRule="auto"/>
      </w:pPr>
      <w:rPr>
        <w:b/>
        <w:bCs/>
      </w:rPr>
      <w:tblPr/>
      <w:tcPr>
        <w:tcBorders>
          <w:top w:val="double" w:sz="6"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E7BD" w:themeFill="accent6" w:themeFillTint="3F"/>
      </w:tcPr>
    </w:tblStylePr>
    <w:tblStylePr w:type="band1Horz">
      <w:tblPr/>
      <w:tcPr>
        <w:tcBorders>
          <w:insideH w:val="nil"/>
          <w:insideV w:val="nil"/>
        </w:tcBorders>
        <w:shd w:val="clear" w:color="auto" w:fill="FFE7BD" w:themeFill="accent6" w:themeFillTint="3F"/>
      </w:tcPr>
    </w:tblStylePr>
    <w:tblStylePr w:type="band2Horz">
      <w:tblPr/>
      <w:tcPr>
        <w:tcBorders>
          <w:insideH w:val="nil"/>
          <w:insideV w:val="nil"/>
        </w:tcBorders>
      </w:tcPr>
    </w:tblStylePr>
  </w:style>
  <w:style w:type="paragraph" w:customStyle="1" w:styleId="Normalwithspaceafter">
    <w:name w:val="Normal with space after"/>
    <w:basedOn w:val="Normal"/>
    <w:qFormat/>
    <w:rsid w:val="007C201D"/>
    <w:pPr>
      <w:spacing w:after="240"/>
    </w:pPr>
  </w:style>
  <w:style w:type="paragraph" w:customStyle="1" w:styleId="NumHeading1">
    <w:name w:val="Num Heading 1"/>
    <w:basedOn w:val="Heading1"/>
    <w:next w:val="Normalwithspaceafter"/>
    <w:link w:val="NumHeading1Char"/>
    <w:qFormat/>
    <w:rsid w:val="00287B01"/>
    <w:pPr>
      <w:pageBreakBefore/>
      <w:numPr>
        <w:numId w:val="4"/>
      </w:numPr>
      <w:spacing w:after="150"/>
    </w:pPr>
    <w:rPr>
      <w:rFonts w:eastAsia="Times New Roman"/>
      <w:color w:val="007EA1" w:themeColor="accent2"/>
      <w:sz w:val="44"/>
    </w:rPr>
  </w:style>
  <w:style w:type="paragraph" w:customStyle="1" w:styleId="NumHeading2">
    <w:name w:val="Num Heading 2"/>
    <w:basedOn w:val="Heading2"/>
    <w:next w:val="Normalwithspaceafter"/>
    <w:qFormat/>
    <w:rsid w:val="00643D01"/>
    <w:pPr>
      <w:numPr>
        <w:ilvl w:val="1"/>
        <w:numId w:val="4"/>
      </w:numPr>
      <w:spacing w:before="210" w:after="120"/>
      <w:ind w:left="0"/>
    </w:pPr>
    <w:rPr>
      <w:rFonts w:eastAsia="Times New Roman"/>
    </w:rPr>
  </w:style>
  <w:style w:type="paragraph" w:customStyle="1" w:styleId="NumHeading3">
    <w:name w:val="Num Heading 3"/>
    <w:basedOn w:val="Heading3"/>
    <w:next w:val="Normalwithspaceafter"/>
    <w:qFormat/>
    <w:rsid w:val="00643D01"/>
    <w:pPr>
      <w:numPr>
        <w:ilvl w:val="2"/>
        <w:numId w:val="4"/>
      </w:numPr>
      <w:spacing w:after="120"/>
    </w:pPr>
    <w:rPr>
      <w:rFonts w:eastAsia="Times New Roman"/>
    </w:rPr>
  </w:style>
  <w:style w:type="paragraph" w:customStyle="1" w:styleId="NumHeading4">
    <w:name w:val="Num Heading 4"/>
    <w:basedOn w:val="Heading4"/>
    <w:qFormat/>
    <w:rsid w:val="00643D01"/>
    <w:pPr>
      <w:numPr>
        <w:ilvl w:val="3"/>
        <w:numId w:val="4"/>
      </w:numPr>
      <w:spacing w:after="120"/>
    </w:pPr>
  </w:style>
  <w:style w:type="paragraph" w:customStyle="1" w:styleId="NumHeading5">
    <w:name w:val="Num Heading 5"/>
    <w:basedOn w:val="Heading5"/>
    <w:next w:val="Normalwithspaceafter"/>
    <w:qFormat/>
    <w:rsid w:val="00643D01"/>
    <w:pPr>
      <w:numPr>
        <w:ilvl w:val="4"/>
        <w:numId w:val="4"/>
      </w:numPr>
      <w:spacing w:after="120"/>
    </w:pPr>
  </w:style>
  <w:style w:type="paragraph" w:customStyle="1" w:styleId="Style1">
    <w:name w:val="Style1"/>
    <w:basedOn w:val="Normal"/>
    <w:link w:val="Style1Char"/>
    <w:rsid w:val="00D527E1"/>
    <w:rPr>
      <w:i/>
      <w:iCs/>
      <w:sz w:val="32"/>
    </w:rPr>
  </w:style>
  <w:style w:type="character" w:customStyle="1" w:styleId="Style1Char">
    <w:name w:val="Style1 Char"/>
    <w:basedOn w:val="DefaultParagraphFont"/>
    <w:link w:val="Style1"/>
    <w:rsid w:val="00D527E1"/>
    <w:rPr>
      <w:rFonts w:asciiTheme="minorHAnsi" w:eastAsiaTheme="minorEastAsia" w:hAnsiTheme="minorHAnsi" w:cstheme="minorBidi"/>
      <w:i/>
      <w:iCs/>
      <w:color w:val="3C3D3C"/>
      <w:sz w:val="32"/>
      <w:szCs w:val="24"/>
    </w:rPr>
  </w:style>
  <w:style w:type="numbering" w:customStyle="1" w:styleId="Style2">
    <w:name w:val="Style2"/>
    <w:uiPriority w:val="99"/>
    <w:rsid w:val="007635A3"/>
    <w:pPr>
      <w:numPr>
        <w:numId w:val="3"/>
      </w:numPr>
    </w:pPr>
  </w:style>
  <w:style w:type="paragraph" w:styleId="Subtitle">
    <w:name w:val="Subtitle"/>
    <w:basedOn w:val="Heading1"/>
    <w:next w:val="Normal"/>
    <w:link w:val="SubtitleChar"/>
    <w:uiPriority w:val="11"/>
    <w:qFormat/>
    <w:rsid w:val="007635A3"/>
    <w:pPr>
      <w:numPr>
        <w:ilvl w:val="1"/>
      </w:numPr>
      <w:spacing w:before="240"/>
    </w:pPr>
    <w:rPr>
      <w:rFonts w:asciiTheme="majorHAnsi" w:hAnsiTheme="majorHAnsi"/>
      <w:iCs/>
      <w:spacing w:val="15"/>
      <w:sz w:val="42"/>
    </w:rPr>
  </w:style>
  <w:style w:type="character" w:customStyle="1" w:styleId="SubtitleChar">
    <w:name w:val="Subtitle Char"/>
    <w:basedOn w:val="DefaultParagraphFont"/>
    <w:link w:val="Subtitle"/>
    <w:uiPriority w:val="11"/>
    <w:rsid w:val="007635A3"/>
    <w:rPr>
      <w:rFonts w:asciiTheme="majorHAnsi" w:eastAsiaTheme="majorEastAsia" w:hAnsiTheme="majorHAnsi" w:cstheme="majorBidi"/>
      <w:bCs/>
      <w:iCs/>
      <w:color w:val="3C3D3C"/>
      <w:spacing w:val="15"/>
      <w:sz w:val="42"/>
      <w:szCs w:val="32"/>
    </w:rPr>
  </w:style>
  <w:style w:type="paragraph" w:customStyle="1" w:styleId="Tabletext">
    <w:name w:val="Table text"/>
    <w:basedOn w:val="Normalwithspaceafter"/>
    <w:rsid w:val="007635A3"/>
    <w:pPr>
      <w:spacing w:before="60" w:after="60"/>
    </w:pPr>
  </w:style>
  <w:style w:type="paragraph" w:styleId="Title">
    <w:name w:val="Title"/>
    <w:basedOn w:val="Heading1"/>
    <w:next w:val="Subtitle"/>
    <w:link w:val="TitleChar"/>
    <w:uiPriority w:val="10"/>
    <w:qFormat/>
    <w:rsid w:val="007635A3"/>
    <w:pPr>
      <w:contextualSpacing/>
    </w:pPr>
    <w:rPr>
      <w:rFonts w:asciiTheme="majorHAnsi" w:hAnsiTheme="majorHAnsi"/>
      <w:spacing w:val="5"/>
      <w:kern w:val="28"/>
      <w:sz w:val="60"/>
      <w:szCs w:val="52"/>
    </w:rPr>
  </w:style>
  <w:style w:type="character" w:customStyle="1" w:styleId="TitleChar">
    <w:name w:val="Title Char"/>
    <w:basedOn w:val="DefaultParagraphFont"/>
    <w:link w:val="Title"/>
    <w:uiPriority w:val="10"/>
    <w:rsid w:val="007635A3"/>
    <w:rPr>
      <w:rFonts w:asciiTheme="majorHAnsi" w:eastAsiaTheme="majorEastAsia" w:hAnsiTheme="majorHAnsi" w:cstheme="majorBidi"/>
      <w:bCs/>
      <w:color w:val="3C3D3C"/>
      <w:spacing w:val="5"/>
      <w:kern w:val="28"/>
      <w:sz w:val="60"/>
      <w:szCs w:val="52"/>
    </w:rPr>
  </w:style>
  <w:style w:type="numbering" w:customStyle="1" w:styleId="Woolpertbulletlist">
    <w:name w:val="Woolpert bullet list"/>
    <w:uiPriority w:val="99"/>
    <w:rsid w:val="007635A3"/>
    <w:pPr>
      <w:numPr>
        <w:numId w:val="1"/>
      </w:numPr>
    </w:pPr>
  </w:style>
  <w:style w:type="numbering" w:customStyle="1" w:styleId="Woolpertnumbered">
    <w:name w:val="Woolpert numbered"/>
    <w:uiPriority w:val="99"/>
    <w:rsid w:val="007635A3"/>
    <w:pPr>
      <w:numPr>
        <w:numId w:val="2"/>
      </w:numPr>
    </w:pPr>
  </w:style>
  <w:style w:type="character" w:customStyle="1" w:styleId="Heading7Char">
    <w:name w:val="Heading 7 Char"/>
    <w:basedOn w:val="DefaultParagraphFont"/>
    <w:link w:val="Heading7"/>
    <w:uiPriority w:val="9"/>
    <w:rsid w:val="007635A3"/>
    <w:rPr>
      <w:rFonts w:asciiTheme="majorHAnsi" w:eastAsiaTheme="majorEastAsia" w:hAnsiTheme="majorHAnsi" w:cstheme="majorBidi"/>
      <w:i/>
      <w:iCs/>
      <w:color w:val="3C3D3C"/>
      <w:szCs w:val="24"/>
    </w:rPr>
  </w:style>
  <w:style w:type="character" w:customStyle="1" w:styleId="Heading8Char">
    <w:name w:val="Heading 8 Char"/>
    <w:basedOn w:val="DefaultParagraphFont"/>
    <w:link w:val="Heading8"/>
    <w:uiPriority w:val="9"/>
    <w:rsid w:val="007635A3"/>
    <w:rPr>
      <w:rFonts w:asciiTheme="majorHAnsi" w:eastAsiaTheme="majorEastAsia" w:hAnsiTheme="majorHAnsi" w:cstheme="majorBidi"/>
      <w:color w:val="3C3D3C"/>
    </w:rPr>
  </w:style>
  <w:style w:type="character" w:customStyle="1" w:styleId="Heading9Char">
    <w:name w:val="Heading 9 Char"/>
    <w:basedOn w:val="DefaultParagraphFont"/>
    <w:link w:val="Heading9"/>
    <w:uiPriority w:val="9"/>
    <w:rsid w:val="007635A3"/>
    <w:rPr>
      <w:rFonts w:asciiTheme="majorHAnsi" w:eastAsiaTheme="majorEastAsia" w:hAnsiTheme="majorHAnsi" w:cstheme="majorBidi"/>
      <w:i/>
      <w:iCs/>
      <w:color w:val="3C3D3C"/>
    </w:rPr>
  </w:style>
  <w:style w:type="character" w:customStyle="1" w:styleId="Style16pt">
    <w:name w:val="Style 16 pt"/>
    <w:basedOn w:val="DefaultParagraphFont"/>
    <w:rsid w:val="001F2A3C"/>
    <w:rPr>
      <w:rFonts w:ascii="Calibri" w:hAnsi="Calibri"/>
      <w:sz w:val="32"/>
    </w:rPr>
  </w:style>
  <w:style w:type="paragraph" w:customStyle="1" w:styleId="Title0">
    <w:name w:val="_Title"/>
    <w:next w:val="Normal"/>
    <w:rsid w:val="001F2A3C"/>
    <w:pPr>
      <w:keepNext/>
      <w:spacing w:after="120"/>
    </w:pPr>
    <w:rPr>
      <w:rFonts w:ascii="Century Gothic" w:hAnsi="Century Gothic" w:cs="Arial Narrow"/>
      <w:b/>
      <w:bCs/>
      <w:iCs/>
      <w:caps/>
      <w:color w:val="585959" w:themeColor="text1"/>
      <w:sz w:val="32"/>
      <w:szCs w:val="32"/>
    </w:rPr>
  </w:style>
  <w:style w:type="paragraph" w:styleId="List">
    <w:name w:val="List"/>
    <w:basedOn w:val="Normal"/>
    <w:rsid w:val="001F2A3C"/>
    <w:rPr>
      <w:rFonts w:eastAsia="MS Mincho" w:cs="Times New Roman"/>
    </w:rPr>
  </w:style>
  <w:style w:type="paragraph" w:styleId="TOCHeading">
    <w:name w:val="TOC Heading"/>
    <w:basedOn w:val="Heading1"/>
    <w:next w:val="Normal"/>
    <w:uiPriority w:val="39"/>
    <w:semiHidden/>
    <w:unhideWhenUsed/>
    <w:qFormat/>
    <w:rsid w:val="00F01FEB"/>
    <w:pPr>
      <w:spacing w:before="480" w:line="276" w:lineRule="auto"/>
      <w:outlineLvl w:val="9"/>
    </w:pPr>
    <w:rPr>
      <w:rFonts w:asciiTheme="majorHAnsi" w:hAnsiTheme="majorHAnsi"/>
      <w:b/>
      <w:color w:val="608019" w:themeColor="accent1" w:themeShade="BF"/>
      <w:sz w:val="28"/>
      <w:szCs w:val="28"/>
      <w:lang w:eastAsia="ja-JP"/>
    </w:rPr>
  </w:style>
  <w:style w:type="paragraph" w:styleId="TOC1">
    <w:name w:val="toc 1"/>
    <w:basedOn w:val="Normal"/>
    <w:next w:val="Normal"/>
    <w:autoRedefine/>
    <w:uiPriority w:val="39"/>
    <w:rsid w:val="007F5F17"/>
  </w:style>
  <w:style w:type="paragraph" w:styleId="TOC3">
    <w:name w:val="toc 3"/>
    <w:basedOn w:val="Normal"/>
    <w:next w:val="Normal"/>
    <w:autoRedefine/>
    <w:uiPriority w:val="39"/>
    <w:rsid w:val="007F5F17"/>
    <w:pPr>
      <w:ind w:left="403"/>
    </w:pPr>
  </w:style>
  <w:style w:type="paragraph" w:styleId="TOC2">
    <w:name w:val="toc 2"/>
    <w:basedOn w:val="Normal"/>
    <w:next w:val="Normal"/>
    <w:autoRedefine/>
    <w:uiPriority w:val="39"/>
    <w:rsid w:val="007F5F17"/>
    <w:pPr>
      <w:ind w:left="202"/>
    </w:pPr>
  </w:style>
  <w:style w:type="paragraph" w:customStyle="1" w:styleId="ReferenceHeader">
    <w:name w:val="Reference Header"/>
    <w:basedOn w:val="Heading2"/>
    <w:link w:val="ReferenceHeaderChar"/>
    <w:qFormat/>
    <w:rsid w:val="007F5F17"/>
    <w:pPr>
      <w:tabs>
        <w:tab w:val="left" w:leader="dot" w:pos="10080"/>
      </w:tabs>
      <w:spacing w:before="240" w:after="240"/>
    </w:pPr>
    <w:rPr>
      <w:sz w:val="32"/>
      <w:szCs w:val="24"/>
    </w:rPr>
  </w:style>
  <w:style w:type="paragraph" w:customStyle="1" w:styleId="Heading">
    <w:name w:val="Heading"/>
    <w:basedOn w:val="Heading2"/>
    <w:link w:val="HeadingChar"/>
    <w:qFormat/>
    <w:rsid w:val="00AD3268"/>
    <w:pPr>
      <w:spacing w:before="240" w:after="240"/>
    </w:pPr>
    <w:rPr>
      <w:sz w:val="32"/>
      <w:szCs w:val="32"/>
    </w:rPr>
  </w:style>
  <w:style w:type="character" w:customStyle="1" w:styleId="ReferenceHeaderChar">
    <w:name w:val="Reference Header Char"/>
    <w:basedOn w:val="Heading2Char"/>
    <w:link w:val="ReferenceHeader"/>
    <w:rsid w:val="007F5F17"/>
    <w:rPr>
      <w:rFonts w:ascii="Century Gothic" w:eastAsiaTheme="majorEastAsia" w:hAnsi="Century Gothic" w:cstheme="majorBidi"/>
      <w:color w:val="3C3D3C"/>
      <w:sz w:val="32"/>
      <w:szCs w:val="24"/>
    </w:rPr>
  </w:style>
  <w:style w:type="paragraph" w:styleId="TableofFigures">
    <w:name w:val="table of figures"/>
    <w:basedOn w:val="Normal"/>
    <w:next w:val="Normal"/>
    <w:uiPriority w:val="99"/>
    <w:rsid w:val="007F5F17"/>
  </w:style>
  <w:style w:type="character" w:customStyle="1" w:styleId="HeadingChar">
    <w:name w:val="Heading Char"/>
    <w:basedOn w:val="Heading2Char"/>
    <w:link w:val="Heading"/>
    <w:rsid w:val="00AD3268"/>
    <w:rPr>
      <w:rFonts w:ascii="Century Gothic" w:eastAsiaTheme="majorEastAsia" w:hAnsi="Century Gothic" w:cstheme="majorBidi"/>
      <w:color w:val="3C3D3C"/>
      <w:sz w:val="32"/>
      <w:szCs w:val="32"/>
    </w:rPr>
  </w:style>
  <w:style w:type="paragraph" w:styleId="NormalWeb">
    <w:name w:val="Normal (Web)"/>
    <w:basedOn w:val="Normal"/>
    <w:uiPriority w:val="99"/>
    <w:semiHidden/>
    <w:unhideWhenUsed/>
    <w:rsid w:val="00CC6C37"/>
    <w:pPr>
      <w:spacing w:before="100" w:beforeAutospacing="1" w:after="100" w:afterAutospacing="1"/>
    </w:pPr>
    <w:rPr>
      <w:rFonts w:ascii="Times New Roman" w:hAnsi="Times New Roman" w:cs="Times New Roman"/>
      <w:sz w:val="24"/>
    </w:rPr>
  </w:style>
  <w:style w:type="paragraph" w:styleId="ListParagraph">
    <w:name w:val="List Paragraph"/>
    <w:basedOn w:val="Normal"/>
    <w:uiPriority w:val="34"/>
    <w:qFormat/>
    <w:rsid w:val="00CC6C37"/>
    <w:pPr>
      <w:ind w:left="720"/>
      <w:contextualSpacing/>
    </w:pPr>
    <w:rPr>
      <w:rFonts w:ascii="Times New Roman" w:hAnsi="Times New Roman" w:cs="Times New Roman"/>
      <w:sz w:val="24"/>
    </w:rPr>
  </w:style>
  <w:style w:type="character" w:customStyle="1" w:styleId="UnresolvedMention1">
    <w:name w:val="Unresolved Mention1"/>
    <w:basedOn w:val="DefaultParagraphFont"/>
    <w:uiPriority w:val="99"/>
    <w:semiHidden/>
    <w:unhideWhenUsed/>
    <w:rsid w:val="00D23607"/>
    <w:rPr>
      <w:color w:val="808080"/>
      <w:shd w:val="clear" w:color="auto" w:fill="E6E6E6"/>
    </w:rPr>
  </w:style>
  <w:style w:type="character" w:styleId="FollowedHyperlink">
    <w:name w:val="FollowedHyperlink"/>
    <w:basedOn w:val="DefaultParagraphFont"/>
    <w:semiHidden/>
    <w:unhideWhenUsed/>
    <w:rsid w:val="00E55659"/>
    <w:rPr>
      <w:color w:val="852176" w:themeColor="followedHyperlink"/>
      <w:u w:val="single"/>
    </w:rPr>
  </w:style>
  <w:style w:type="character" w:styleId="CommentReference">
    <w:name w:val="annotation reference"/>
    <w:basedOn w:val="DefaultParagraphFont"/>
    <w:semiHidden/>
    <w:unhideWhenUsed/>
    <w:rsid w:val="00456E0A"/>
    <w:rPr>
      <w:sz w:val="16"/>
      <w:szCs w:val="16"/>
    </w:rPr>
  </w:style>
  <w:style w:type="paragraph" w:styleId="CommentText">
    <w:name w:val="annotation text"/>
    <w:basedOn w:val="Normal"/>
    <w:link w:val="CommentTextChar"/>
    <w:semiHidden/>
    <w:unhideWhenUsed/>
    <w:rsid w:val="00456E0A"/>
    <w:rPr>
      <w:sz w:val="20"/>
      <w:szCs w:val="20"/>
    </w:rPr>
  </w:style>
  <w:style w:type="character" w:customStyle="1" w:styleId="CommentTextChar">
    <w:name w:val="Comment Text Char"/>
    <w:basedOn w:val="DefaultParagraphFont"/>
    <w:link w:val="CommentText"/>
    <w:semiHidden/>
    <w:rsid w:val="00456E0A"/>
    <w:rPr>
      <w:rFonts w:ascii="Calibri" w:eastAsiaTheme="minorHAnsi" w:hAnsi="Calibri" w:cs="Calibri"/>
    </w:rPr>
  </w:style>
  <w:style w:type="paragraph" w:styleId="CommentSubject">
    <w:name w:val="annotation subject"/>
    <w:basedOn w:val="CommentText"/>
    <w:next w:val="CommentText"/>
    <w:link w:val="CommentSubjectChar"/>
    <w:semiHidden/>
    <w:unhideWhenUsed/>
    <w:rsid w:val="00456E0A"/>
    <w:rPr>
      <w:b/>
      <w:bCs/>
    </w:rPr>
  </w:style>
  <w:style w:type="character" w:customStyle="1" w:styleId="CommentSubjectChar">
    <w:name w:val="Comment Subject Char"/>
    <w:basedOn w:val="CommentTextChar"/>
    <w:link w:val="CommentSubject"/>
    <w:semiHidden/>
    <w:rsid w:val="00456E0A"/>
    <w:rPr>
      <w:rFonts w:ascii="Calibri" w:eastAsiaTheme="minorHAns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216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comments" Target="comments.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well\Desktop\templates\SRS%20Template%202015.dotx" TargetMode="External"/></Relationships>
</file>

<file path=word/theme/theme1.xml><?xml version="1.0" encoding="utf-8"?>
<a:theme xmlns:a="http://schemas.openxmlformats.org/drawingml/2006/main" name="Office Theme">
  <a:themeElements>
    <a:clrScheme name="WOOLPERT">
      <a:dk1>
        <a:srgbClr val="585959"/>
      </a:dk1>
      <a:lt1>
        <a:srgbClr val="FFFFFF"/>
      </a:lt1>
      <a:dk2>
        <a:srgbClr val="3C3D3C"/>
      </a:dk2>
      <a:lt2>
        <a:srgbClr val="FFFFFF"/>
      </a:lt2>
      <a:accent1>
        <a:srgbClr val="81AC22"/>
      </a:accent1>
      <a:accent2>
        <a:srgbClr val="007EA1"/>
      </a:accent2>
      <a:accent3>
        <a:srgbClr val="852176"/>
      </a:accent3>
      <a:accent4>
        <a:srgbClr val="BA0066"/>
      </a:accent4>
      <a:accent5>
        <a:srgbClr val="EC5C16"/>
      </a:accent5>
      <a:accent6>
        <a:srgbClr val="F69F00"/>
      </a:accent6>
      <a:hlink>
        <a:srgbClr val="007EA1"/>
      </a:hlink>
      <a:folHlink>
        <a:srgbClr val="8521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4" ma:contentTypeDescription="Create a new document." ma:contentTypeScope="" ma:versionID="fc35a5f5156bf5c2e724f17a44ff687b">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172ee5977608853f99793a4c87ecd3b5"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haredWithUsers xmlns="27d7a4eb-9947-4d0f-8d9c-6b57bdd835cc">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FD130-D823-48C7-BF8E-9D8A68E5AF76}"/>
</file>

<file path=customXml/itemProps2.xml><?xml version="1.0" encoding="utf-8"?>
<ds:datastoreItem xmlns:ds="http://schemas.openxmlformats.org/officeDocument/2006/customXml" ds:itemID="{816A9C1E-803B-4E2E-82B4-B56927F68994}">
  <ds:schemaRefs>
    <ds:schemaRef ds:uri="http://schemas.microsoft.com/office/2006/metadata/properties"/>
    <ds:schemaRef ds:uri="http://schemas.microsoft.com/office/infopath/2007/PartnerControls"/>
    <ds:schemaRef ds:uri="http://schemas.microsoft.com/sharepoint/v3"/>
    <ds:schemaRef ds:uri="83ce7f86-e199-4fda-a2b5-dc2d1d73e367"/>
    <ds:schemaRef ds:uri="27d7a4eb-9947-4d0f-8d9c-6b57bdd835cc"/>
  </ds:schemaRefs>
</ds:datastoreItem>
</file>

<file path=customXml/itemProps3.xml><?xml version="1.0" encoding="utf-8"?>
<ds:datastoreItem xmlns:ds="http://schemas.openxmlformats.org/officeDocument/2006/customXml" ds:itemID="{407FF1B5-A4D2-46EF-B7C5-7CB709738803}">
  <ds:schemaRefs>
    <ds:schemaRef ds:uri="http://schemas.microsoft.com/sharepoint/v3/contenttype/forms"/>
  </ds:schemaRefs>
</ds:datastoreItem>
</file>

<file path=customXml/itemProps4.xml><?xml version="1.0" encoding="utf-8"?>
<ds:datastoreItem xmlns:ds="http://schemas.openxmlformats.org/officeDocument/2006/customXml" ds:itemID="{31DD6B0D-9A74-4BEC-8C2D-F77528C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 Template 2015</Template>
  <TotalTime>1</TotalTime>
  <Pages>32</Pages>
  <Words>3605</Words>
  <Characters>20552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PROPOSAL/REPORT/SOQ8.5</vt:lpstr>
    </vt:vector>
  </TitlesOfParts>
  <Manager>Marianne.Cardwell@Woolpert.com</Manager>
  <Company>Woolpert</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PROPOSAL/REPORT/SOQ8.5</dc:title>
  <dc:creator>John.Fuller@Woolpert.com</dc:creator>
  <cp:lastModifiedBy>Ryan Meacham</cp:lastModifiedBy>
  <cp:revision>3</cp:revision>
  <cp:lastPrinted>2018-08-20T18:58:00Z</cp:lastPrinted>
  <dcterms:created xsi:type="dcterms:W3CDTF">2018-08-20T18:59:00Z</dcterms:created>
  <dcterms:modified xsi:type="dcterms:W3CDTF">2018-08-20T20:44:00Z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y fmtid="{D5CDD505-2E9C-101B-9397-08002B2CF9AE}" pid="3" name="Order">
    <vt:r8>262300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