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192CA" w14:textId="74E632E3" w:rsidR="00195F9A" w:rsidRDefault="0025346C" w:rsidP="00601945">
      <w:pPr>
        <w:jc w:val="right"/>
        <w:rPr>
          <w:rFonts w:ascii="Century Gothic" w:hAnsi="Century Gothic" w:cstheme="minorHAnsi"/>
          <w:b/>
          <w:color w:val="FFFFFF" w:themeColor="background1"/>
          <w:sz w:val="44"/>
          <w:szCs w:val="48"/>
        </w:rPr>
      </w:pPr>
      <w:r>
        <w:rPr>
          <w:rFonts w:ascii="Century Gothic" w:hAnsi="Century Gothic" w:cstheme="minorHAnsi"/>
          <w:b/>
          <w:noProof/>
          <w:color w:val="FFFFFF" w:themeColor="background1"/>
          <w:sz w:val="44"/>
          <w:szCs w:val="48"/>
        </w:rPr>
        <w:drawing>
          <wp:anchor distT="0" distB="0" distL="114300" distR="114300" simplePos="0" relativeHeight="251672576" behindDoc="0" locked="0" layoutInCell="1" allowOverlap="1" wp14:anchorId="018BAA59" wp14:editId="06F3510A">
            <wp:simplePos x="0" y="0"/>
            <wp:positionH relativeFrom="column">
              <wp:posOffset>-392226</wp:posOffset>
            </wp:positionH>
            <wp:positionV relativeFrom="paragraph">
              <wp:posOffset>-1863377</wp:posOffset>
            </wp:positionV>
            <wp:extent cx="1997483" cy="612476"/>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fosig2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7483" cy="612476"/>
                    </a:xfrm>
                    <a:prstGeom prst="rect">
                      <a:avLst/>
                    </a:prstGeom>
                  </pic:spPr>
                </pic:pic>
              </a:graphicData>
            </a:graphic>
            <wp14:sizeRelH relativeFrom="page">
              <wp14:pctWidth>0</wp14:pctWidth>
            </wp14:sizeRelH>
            <wp14:sizeRelV relativeFrom="page">
              <wp14:pctHeight>0</wp14:pctHeight>
            </wp14:sizeRelV>
          </wp:anchor>
        </w:drawing>
      </w:r>
      <w:r w:rsidR="00B50EFF" w:rsidRPr="00B50EFF">
        <w:rPr>
          <w:rFonts w:ascii="Century Gothic" w:hAnsi="Century Gothic" w:cstheme="minorHAnsi"/>
          <w:b/>
          <w:noProof/>
          <w:color w:val="FFFFFF" w:themeColor="background1"/>
          <w:sz w:val="44"/>
          <w:szCs w:val="48"/>
        </w:rPr>
        <mc:AlternateContent>
          <mc:Choice Requires="wps">
            <w:drawing>
              <wp:anchor distT="0" distB="0" distL="114300" distR="114300" simplePos="0" relativeHeight="251670527" behindDoc="1" locked="0" layoutInCell="1" allowOverlap="1" wp14:anchorId="17614503" wp14:editId="7D8E4127">
                <wp:simplePos x="0" y="0"/>
                <wp:positionH relativeFrom="column">
                  <wp:posOffset>-815196</wp:posOffset>
                </wp:positionH>
                <wp:positionV relativeFrom="paragraph">
                  <wp:posOffset>-2209441</wp:posOffset>
                </wp:positionV>
                <wp:extent cx="7995684" cy="10282687"/>
                <wp:effectExtent l="0" t="0" r="5715" b="4445"/>
                <wp:wrapNone/>
                <wp:docPr id="46" name="Rectangle 46"/>
                <wp:cNvGraphicFramePr/>
                <a:graphic xmlns:a="http://schemas.openxmlformats.org/drawingml/2006/main">
                  <a:graphicData uri="http://schemas.microsoft.com/office/word/2010/wordprocessingShape">
                    <wps:wsp>
                      <wps:cNvSpPr/>
                      <wps:spPr>
                        <a:xfrm>
                          <a:off x="0" y="0"/>
                          <a:ext cx="7995684" cy="10282687"/>
                        </a:xfrm>
                        <a:prstGeom prst="rect">
                          <a:avLst/>
                        </a:prstGeom>
                        <a:solidFill>
                          <a:srgbClr val="00689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77327" id="Rectangle 46" o:spid="_x0000_s1026" style="position:absolute;margin-left:-64.2pt;margin-top:-173.95pt;width:629.6pt;height:809.65pt;z-index:-251645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" fillcolor="#006892" stroked="f" strokeweight="2pt"/>
            </w:pict>
          </mc:Fallback>
        </mc:AlternateContent>
      </w:r>
      <w:r w:rsidR="00195F9A">
        <w:rPr>
          <w:rFonts w:ascii="Century Gothic" w:hAnsi="Century Gothic" w:cstheme="minorHAnsi"/>
          <w:b/>
          <w:color w:val="FFFFFF" w:themeColor="background1"/>
          <w:sz w:val="44"/>
          <w:szCs w:val="48"/>
        </w:rPr>
        <w:t>San Francisco Internat</w:t>
      </w:r>
      <w:r w:rsidR="001543CA">
        <w:rPr>
          <w:rFonts w:ascii="Century Gothic" w:hAnsi="Century Gothic" w:cstheme="minorHAnsi"/>
          <w:b/>
          <w:color w:val="FFFFFF" w:themeColor="background1"/>
          <w:sz w:val="44"/>
          <w:szCs w:val="48"/>
        </w:rPr>
        <w:t>ion</w:t>
      </w:r>
      <w:r w:rsidR="00195F9A">
        <w:rPr>
          <w:rFonts w:ascii="Century Gothic" w:hAnsi="Century Gothic" w:cstheme="minorHAnsi"/>
          <w:b/>
          <w:color w:val="FFFFFF" w:themeColor="background1"/>
          <w:sz w:val="44"/>
          <w:szCs w:val="48"/>
        </w:rPr>
        <w:t>al Airport</w:t>
      </w:r>
    </w:p>
    <w:p w14:paraId="32793656" w14:textId="77777777" w:rsidR="00195F9A" w:rsidRDefault="00195F9A" w:rsidP="00601945">
      <w:pPr>
        <w:jc w:val="right"/>
        <w:rPr>
          <w:rFonts w:ascii="Century Gothic" w:hAnsi="Century Gothic" w:cstheme="minorHAnsi"/>
          <w:b/>
          <w:color w:val="FFFFFF" w:themeColor="background1"/>
          <w:sz w:val="44"/>
          <w:szCs w:val="48"/>
        </w:rPr>
      </w:pPr>
      <w:r>
        <w:rPr>
          <w:rFonts w:ascii="Century Gothic" w:hAnsi="Century Gothic" w:cstheme="minorHAnsi"/>
          <w:b/>
          <w:color w:val="FFFFFF" w:themeColor="background1"/>
          <w:sz w:val="44"/>
          <w:szCs w:val="48"/>
        </w:rPr>
        <w:t>Geographic Information System</w:t>
      </w:r>
    </w:p>
    <w:p w14:paraId="6F264AE5" w14:textId="77777777" w:rsidR="00601945" w:rsidRPr="00B50EFF" w:rsidRDefault="00195F9A" w:rsidP="00601945">
      <w:pPr>
        <w:jc w:val="right"/>
        <w:rPr>
          <w:rFonts w:ascii="Century Gothic" w:hAnsi="Century Gothic" w:cstheme="minorHAnsi"/>
          <w:b/>
          <w:color w:val="FFFFFF" w:themeColor="background1"/>
          <w:sz w:val="44"/>
          <w:szCs w:val="48"/>
        </w:rPr>
      </w:pPr>
      <w:r>
        <w:rPr>
          <w:rFonts w:ascii="Century Gothic" w:hAnsi="Century Gothic" w:cstheme="minorHAnsi"/>
          <w:b/>
          <w:color w:val="FFFFFF" w:themeColor="background1"/>
          <w:sz w:val="44"/>
          <w:szCs w:val="48"/>
        </w:rPr>
        <w:t>Data Standard</w:t>
      </w:r>
    </w:p>
    <w:p w14:paraId="2B14223D" w14:textId="77777777" w:rsidR="00601945" w:rsidRPr="00B50EFF" w:rsidRDefault="00601945" w:rsidP="00601945">
      <w:pPr>
        <w:jc w:val="right"/>
        <w:rPr>
          <w:rFonts w:ascii="Century Gothic" w:hAnsi="Century Gothic" w:cstheme="minorHAnsi"/>
          <w:color w:val="FFFFFF" w:themeColor="background1"/>
          <w:sz w:val="48"/>
          <w:szCs w:val="48"/>
          <w:highlight w:val="yellow"/>
        </w:rPr>
      </w:pPr>
    </w:p>
    <w:p w14:paraId="3E723921" w14:textId="17AE0564" w:rsidR="00601945" w:rsidRPr="00B50EFF" w:rsidRDefault="00601945" w:rsidP="00601945">
      <w:pPr>
        <w:jc w:val="right"/>
        <w:rPr>
          <w:rFonts w:ascii="Century Gothic" w:hAnsi="Century Gothic" w:cstheme="minorHAnsi"/>
          <w:color w:val="FFFFFF" w:themeColor="background1"/>
          <w:sz w:val="36"/>
        </w:rPr>
      </w:pPr>
      <w:r w:rsidRPr="00B50EFF">
        <w:rPr>
          <w:rFonts w:ascii="Century Gothic" w:hAnsi="Century Gothic" w:cstheme="minorHAnsi"/>
          <w:color w:val="FFFFFF" w:themeColor="background1"/>
          <w:sz w:val="36"/>
        </w:rPr>
        <w:t>Version 1</w:t>
      </w:r>
    </w:p>
    <w:p w14:paraId="3F067EF4" w14:textId="77777777" w:rsidR="00601945" w:rsidRPr="00B50EFF" w:rsidRDefault="00601945" w:rsidP="00601945">
      <w:pPr>
        <w:jc w:val="right"/>
        <w:rPr>
          <w:rFonts w:ascii="Century Gothic" w:hAnsi="Century Gothic" w:cstheme="minorHAnsi"/>
          <w:color w:val="FFFFFF" w:themeColor="background1"/>
          <w:sz w:val="36"/>
        </w:rPr>
      </w:pPr>
    </w:p>
    <w:p w14:paraId="774139EB" w14:textId="61583C0B" w:rsidR="00601945" w:rsidRPr="00B50EFF" w:rsidRDefault="00F423DD" w:rsidP="00601945">
      <w:pPr>
        <w:jc w:val="right"/>
        <w:rPr>
          <w:rFonts w:ascii="Century Gothic" w:hAnsi="Century Gothic" w:cstheme="minorHAnsi"/>
          <w:color w:val="FFFFFF" w:themeColor="background1"/>
          <w:sz w:val="36"/>
        </w:rPr>
      </w:pPr>
      <w:del w:id="0" w:author="Cardwell, Marianne" w:date="2018-06-12T08:02:00Z">
        <w:r w:rsidDel="00672C83">
          <w:rPr>
            <w:rFonts w:ascii="Century Gothic" w:hAnsi="Century Gothic" w:cstheme="minorHAnsi"/>
            <w:color w:val="FFFFFF" w:themeColor="background1"/>
            <w:sz w:val="36"/>
          </w:rPr>
          <w:delText xml:space="preserve">May </w:delText>
        </w:r>
      </w:del>
      <w:ins w:id="1" w:author="Cardwell, Marianne" w:date="2018-06-12T08:02:00Z">
        <w:r w:rsidR="00672C83">
          <w:rPr>
            <w:rFonts w:ascii="Century Gothic" w:hAnsi="Century Gothic" w:cstheme="minorHAnsi"/>
            <w:color w:val="FFFFFF" w:themeColor="background1"/>
            <w:sz w:val="36"/>
          </w:rPr>
          <w:t xml:space="preserve">June </w:t>
        </w:r>
      </w:ins>
      <w:r w:rsidR="00601945" w:rsidRPr="00B50EFF">
        <w:rPr>
          <w:rFonts w:ascii="Century Gothic" w:hAnsi="Century Gothic" w:cstheme="minorHAnsi"/>
          <w:color w:val="FFFFFF" w:themeColor="background1"/>
          <w:sz w:val="36"/>
        </w:rPr>
        <w:t>201</w:t>
      </w:r>
      <w:r w:rsidR="0009422A">
        <w:rPr>
          <w:rFonts w:ascii="Century Gothic" w:hAnsi="Century Gothic" w:cstheme="minorHAnsi"/>
          <w:color w:val="FFFFFF" w:themeColor="background1"/>
          <w:sz w:val="36"/>
        </w:rPr>
        <w:t>8</w:t>
      </w:r>
    </w:p>
    <w:p w14:paraId="1C57E010" w14:textId="649C9DFD" w:rsidR="00601945" w:rsidRPr="00E868DF" w:rsidRDefault="00601945" w:rsidP="00601945">
      <w:pPr>
        <w:jc w:val="right"/>
        <w:rPr>
          <w:rFonts w:ascii="Century Gothic" w:hAnsi="Century Gothic" w:cstheme="minorHAnsi"/>
          <w:color w:val="000042"/>
          <w:sz w:val="36"/>
          <w:highlight w:val="yellow"/>
        </w:rPr>
      </w:pPr>
      <w:r>
        <w:rPr>
          <w:rFonts w:cs="Calibri"/>
          <w:caps/>
          <w:noProof/>
          <w:color w:val="FF0000"/>
        </w:rPr>
        <w:drawing>
          <wp:anchor distT="0" distB="0" distL="114300" distR="114300" simplePos="0" relativeHeight="251671552" behindDoc="1" locked="0" layoutInCell="1" allowOverlap="1" wp14:anchorId="547B7495" wp14:editId="7D034763">
            <wp:simplePos x="0" y="0"/>
            <wp:positionH relativeFrom="page">
              <wp:align>left</wp:align>
            </wp:positionH>
            <wp:positionV relativeFrom="paragraph">
              <wp:posOffset>453390</wp:posOffset>
            </wp:positionV>
            <wp:extent cx="7848600" cy="52324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48600" cy="5232400"/>
                    </a:xfrm>
                    <a:prstGeom prst="rect">
                      <a:avLst/>
                    </a:prstGeom>
                  </pic:spPr>
                </pic:pic>
              </a:graphicData>
            </a:graphic>
            <wp14:sizeRelH relativeFrom="page">
              <wp14:pctWidth>0</wp14:pctWidth>
            </wp14:sizeRelH>
            <wp14:sizeRelV relativeFrom="page">
              <wp14:pctHeight>0</wp14:pctHeight>
            </wp14:sizeRelV>
          </wp:anchor>
        </w:drawing>
      </w:r>
    </w:p>
    <w:p w14:paraId="723B8AAB" w14:textId="77777777" w:rsidR="00601945" w:rsidRPr="00E868DF" w:rsidRDefault="00601945" w:rsidP="00601945">
      <w:pPr>
        <w:jc w:val="right"/>
        <w:rPr>
          <w:rFonts w:ascii="Century Gothic" w:hAnsi="Century Gothic" w:cstheme="minorHAnsi"/>
          <w:color w:val="000042"/>
          <w:sz w:val="28"/>
        </w:rPr>
        <w:sectPr w:rsidR="00601945" w:rsidRPr="00E868DF" w:rsidSect="00A257DC">
          <w:headerReference w:type="default" r:id="rId10"/>
          <w:footerReference w:type="default" r:id="rId11"/>
          <w:pgSz w:w="12240" w:h="15840" w:code="1"/>
          <w:pgMar w:top="3330" w:right="1080" w:bottom="1260" w:left="1080" w:header="720" w:footer="720" w:gutter="0"/>
          <w:paperSrc w:first="15" w:other="15"/>
          <w:cols w:space="720"/>
          <w:docGrid w:linePitch="299"/>
        </w:sectPr>
      </w:pPr>
    </w:p>
    <w:p w14:paraId="7143BF8C" w14:textId="77777777" w:rsidR="00E868DF" w:rsidRDefault="00E868DF" w:rsidP="00E868DF">
      <w:pPr>
        <w:jc w:val="center"/>
        <w:rPr>
          <w:rFonts w:cstheme="minorHAnsi"/>
          <w:caps/>
          <w:color w:val="000042"/>
        </w:rPr>
      </w:pPr>
    </w:p>
    <w:p w14:paraId="4F1860C2" w14:textId="77777777" w:rsidR="00E868DF" w:rsidRDefault="00E868DF" w:rsidP="00E868DF">
      <w:pPr>
        <w:jc w:val="right"/>
        <w:rPr>
          <w:rFonts w:cstheme="minorHAnsi"/>
          <w:caps/>
          <w:color w:val="000042"/>
        </w:rPr>
      </w:pPr>
    </w:p>
    <w:p w14:paraId="7544D8E7" w14:textId="77777777" w:rsidR="00E868DF" w:rsidRDefault="00E868DF" w:rsidP="00E868DF">
      <w:pPr>
        <w:jc w:val="right"/>
        <w:rPr>
          <w:rFonts w:cstheme="minorHAnsi"/>
          <w:caps/>
          <w:color w:val="000042"/>
        </w:rPr>
      </w:pPr>
    </w:p>
    <w:p w14:paraId="6D41FB5E" w14:textId="77777777" w:rsidR="00E868DF" w:rsidRDefault="00E868DF" w:rsidP="00E868DF">
      <w:pPr>
        <w:jc w:val="right"/>
        <w:rPr>
          <w:rFonts w:cstheme="minorHAnsi"/>
          <w:caps/>
          <w:color w:val="000042"/>
        </w:rPr>
      </w:pPr>
    </w:p>
    <w:p w14:paraId="17554341" w14:textId="77777777" w:rsidR="00E868DF" w:rsidRDefault="00E868DF" w:rsidP="00E868DF">
      <w:pPr>
        <w:jc w:val="right"/>
        <w:rPr>
          <w:rFonts w:cstheme="minorHAnsi"/>
          <w:caps/>
          <w:color w:val="000042"/>
        </w:rPr>
      </w:pPr>
    </w:p>
    <w:p w14:paraId="3D01E310" w14:textId="77777777" w:rsidR="00E868DF" w:rsidRDefault="00E868DF" w:rsidP="00E868DF">
      <w:pPr>
        <w:jc w:val="right"/>
        <w:rPr>
          <w:rFonts w:cstheme="minorHAnsi"/>
          <w:caps/>
          <w:color w:val="000042"/>
        </w:rPr>
      </w:pPr>
    </w:p>
    <w:p w14:paraId="0C70BD79" w14:textId="77777777" w:rsidR="00E868DF" w:rsidRDefault="00E868DF" w:rsidP="00E868DF">
      <w:pPr>
        <w:jc w:val="right"/>
        <w:rPr>
          <w:rFonts w:cstheme="minorHAnsi"/>
          <w:caps/>
          <w:color w:val="000042"/>
        </w:rPr>
      </w:pPr>
    </w:p>
    <w:p w14:paraId="5C218A92" w14:textId="77777777" w:rsidR="00601945" w:rsidRDefault="00601945" w:rsidP="001F2A3C">
      <w:pPr>
        <w:pStyle w:val="Title0"/>
        <w:rPr>
          <w:caps w:val="0"/>
        </w:rPr>
      </w:pPr>
    </w:p>
    <w:p w14:paraId="0DCDE50C" w14:textId="17F0F06A" w:rsidR="00601945" w:rsidRDefault="00601945" w:rsidP="001F2A3C">
      <w:pPr>
        <w:pStyle w:val="Title0"/>
        <w:rPr>
          <w:caps w:val="0"/>
        </w:rPr>
      </w:pPr>
    </w:p>
    <w:p w14:paraId="2ED8C751" w14:textId="77777777" w:rsidR="00B50EFF" w:rsidRDefault="00B50EFF" w:rsidP="00B50EFF">
      <w:pPr>
        <w:pStyle w:val="Header"/>
      </w:pPr>
    </w:p>
    <w:p w14:paraId="4D632C9E" w14:textId="77777777" w:rsidR="00601945" w:rsidRDefault="00B50EFF" w:rsidP="00B50EFF">
      <w:pPr>
        <w:pStyle w:val="Title0"/>
        <w:tabs>
          <w:tab w:val="left" w:pos="1105"/>
        </w:tabs>
        <w:rPr>
          <w:caps w:val="0"/>
        </w:rPr>
      </w:pPr>
      <w:r>
        <w:rPr>
          <w:caps w:val="0"/>
        </w:rPr>
        <w:tab/>
      </w:r>
    </w:p>
    <w:p w14:paraId="70B37A18" w14:textId="77777777" w:rsidR="00601945" w:rsidRDefault="00601945" w:rsidP="001F2A3C">
      <w:pPr>
        <w:pStyle w:val="Title0"/>
        <w:rPr>
          <w:caps w:val="0"/>
        </w:rPr>
      </w:pPr>
    </w:p>
    <w:p w14:paraId="305FDC9C" w14:textId="77777777" w:rsidR="00601945" w:rsidRDefault="00601945" w:rsidP="001F2A3C">
      <w:pPr>
        <w:pStyle w:val="Title0"/>
        <w:rPr>
          <w:caps w:val="0"/>
        </w:rPr>
      </w:pPr>
    </w:p>
    <w:p w14:paraId="689F2A1B" w14:textId="77777777" w:rsidR="00601945" w:rsidRDefault="00601945" w:rsidP="001F2A3C">
      <w:pPr>
        <w:pStyle w:val="Title0"/>
        <w:rPr>
          <w:caps w:val="0"/>
        </w:rPr>
      </w:pPr>
    </w:p>
    <w:p w14:paraId="3D1F3B0E" w14:textId="77777777" w:rsidR="00601945" w:rsidRDefault="00601945" w:rsidP="00601945">
      <w:pPr>
        <w:pStyle w:val="Title0"/>
        <w:rPr>
          <w:caps w:val="0"/>
        </w:rPr>
      </w:pPr>
    </w:p>
    <w:p w14:paraId="72295B7A" w14:textId="77777777" w:rsidR="00601945" w:rsidRDefault="00601945" w:rsidP="00601945">
      <w:pPr>
        <w:pStyle w:val="Title0"/>
        <w:rPr>
          <w:caps w:val="0"/>
        </w:rPr>
      </w:pPr>
    </w:p>
    <w:p w14:paraId="37A75DE4" w14:textId="77777777" w:rsidR="00601945" w:rsidRDefault="00601945" w:rsidP="00601945">
      <w:pPr>
        <w:pStyle w:val="Title0"/>
        <w:rPr>
          <w:caps w:val="0"/>
        </w:rPr>
      </w:pPr>
    </w:p>
    <w:p w14:paraId="2AC9D65C" w14:textId="77777777" w:rsidR="00601945" w:rsidRDefault="00601945" w:rsidP="00601945">
      <w:pPr>
        <w:pStyle w:val="Title0"/>
        <w:rPr>
          <w:caps w:val="0"/>
        </w:rPr>
      </w:pPr>
    </w:p>
    <w:p w14:paraId="1C315BCB" w14:textId="77777777" w:rsidR="001543CA" w:rsidRDefault="00BC1131" w:rsidP="00601945">
      <w:pPr>
        <w:pStyle w:val="Title0"/>
        <w:rPr>
          <w:caps w:val="0"/>
          <w:color w:val="006892"/>
        </w:rPr>
      </w:pPr>
      <w:r>
        <w:rPr>
          <w:caps w:val="0"/>
          <w:color w:val="006892"/>
        </w:rPr>
        <w:t>S</w:t>
      </w:r>
      <w:r w:rsidR="001543CA">
        <w:rPr>
          <w:caps w:val="0"/>
          <w:color w:val="006892"/>
        </w:rPr>
        <w:t xml:space="preserve">an </w:t>
      </w:r>
      <w:r>
        <w:rPr>
          <w:caps w:val="0"/>
          <w:color w:val="006892"/>
        </w:rPr>
        <w:t>F</w:t>
      </w:r>
      <w:r w:rsidR="001543CA">
        <w:rPr>
          <w:caps w:val="0"/>
          <w:color w:val="006892"/>
        </w:rPr>
        <w:t>rancisco International Airport</w:t>
      </w:r>
    </w:p>
    <w:p w14:paraId="2C9B4274" w14:textId="77777777" w:rsidR="001543CA" w:rsidRDefault="00BC1131" w:rsidP="00601945">
      <w:pPr>
        <w:pStyle w:val="Title0"/>
        <w:rPr>
          <w:caps w:val="0"/>
          <w:color w:val="006892"/>
        </w:rPr>
      </w:pPr>
      <w:r>
        <w:rPr>
          <w:caps w:val="0"/>
          <w:color w:val="006892"/>
        </w:rPr>
        <w:t>G</w:t>
      </w:r>
      <w:r w:rsidR="001543CA">
        <w:rPr>
          <w:caps w:val="0"/>
          <w:color w:val="006892"/>
        </w:rPr>
        <w:t xml:space="preserve">eographic </w:t>
      </w:r>
      <w:r>
        <w:rPr>
          <w:caps w:val="0"/>
          <w:color w:val="006892"/>
        </w:rPr>
        <w:t>I</w:t>
      </w:r>
      <w:r w:rsidR="001543CA">
        <w:rPr>
          <w:caps w:val="0"/>
          <w:color w:val="006892"/>
        </w:rPr>
        <w:t xml:space="preserve">nformation </w:t>
      </w:r>
      <w:r>
        <w:rPr>
          <w:caps w:val="0"/>
          <w:color w:val="006892"/>
        </w:rPr>
        <w:t>S</w:t>
      </w:r>
      <w:r w:rsidR="001543CA">
        <w:rPr>
          <w:caps w:val="0"/>
          <w:color w:val="006892"/>
        </w:rPr>
        <w:t>ystem</w:t>
      </w:r>
    </w:p>
    <w:p w14:paraId="5B512F76" w14:textId="77777777" w:rsidR="00601945" w:rsidRPr="00D44515" w:rsidRDefault="00BC1131" w:rsidP="00601945">
      <w:pPr>
        <w:pStyle w:val="Title0"/>
        <w:rPr>
          <w:caps w:val="0"/>
          <w:color w:val="006892"/>
        </w:rPr>
      </w:pPr>
      <w:r>
        <w:rPr>
          <w:caps w:val="0"/>
          <w:color w:val="006892"/>
        </w:rPr>
        <w:t>Data Standard</w:t>
      </w:r>
    </w:p>
    <w:p w14:paraId="54969B1B" w14:textId="0EE74EF9" w:rsidR="00601945" w:rsidRPr="00D44515" w:rsidRDefault="00601945" w:rsidP="00DC0E31">
      <w:pPr>
        <w:pStyle w:val="Normalwithspaceafter"/>
        <w:spacing w:before="240"/>
        <w:rPr>
          <w:rStyle w:val="Style16pt"/>
        </w:rPr>
      </w:pPr>
      <w:r w:rsidRPr="00D44515">
        <w:rPr>
          <w:rStyle w:val="Style16pt"/>
        </w:rPr>
        <w:t>Version 1</w:t>
      </w:r>
    </w:p>
    <w:p w14:paraId="33E11FDD" w14:textId="04F87687" w:rsidR="00601945" w:rsidRPr="00DC0E31" w:rsidRDefault="00F423DD" w:rsidP="00DC0E31">
      <w:pPr>
        <w:pStyle w:val="Normalwithspaceafter"/>
        <w:spacing w:before="240"/>
        <w:rPr>
          <w:rFonts w:ascii="Century Gothic" w:hAnsi="Century Gothic"/>
          <w:sz w:val="24"/>
        </w:rPr>
      </w:pPr>
      <w:del w:id="2" w:author="Cardwell, Marianne" w:date="2018-06-12T08:02:00Z">
        <w:r w:rsidDel="00672C83">
          <w:rPr>
            <w:rFonts w:ascii="Century Gothic" w:hAnsi="Century Gothic"/>
            <w:sz w:val="24"/>
          </w:rPr>
          <w:delText>May</w:delText>
        </w:r>
        <w:r w:rsidRPr="00DC0E31" w:rsidDel="00672C83">
          <w:rPr>
            <w:rFonts w:ascii="Century Gothic" w:hAnsi="Century Gothic"/>
            <w:sz w:val="24"/>
          </w:rPr>
          <w:delText xml:space="preserve"> </w:delText>
        </w:r>
      </w:del>
      <w:ins w:id="3" w:author="Cardwell, Marianne" w:date="2018-06-12T08:02:00Z">
        <w:r w:rsidR="00672C83">
          <w:rPr>
            <w:rFonts w:ascii="Century Gothic" w:hAnsi="Century Gothic"/>
            <w:sz w:val="24"/>
          </w:rPr>
          <w:t>June</w:t>
        </w:r>
        <w:r w:rsidR="00672C83" w:rsidRPr="00DC0E31">
          <w:rPr>
            <w:rFonts w:ascii="Century Gothic" w:hAnsi="Century Gothic"/>
            <w:sz w:val="24"/>
          </w:rPr>
          <w:t xml:space="preserve"> </w:t>
        </w:r>
      </w:ins>
      <w:r w:rsidR="00601945" w:rsidRPr="00DC0E31">
        <w:rPr>
          <w:rFonts w:ascii="Century Gothic" w:hAnsi="Century Gothic"/>
          <w:sz w:val="24"/>
        </w:rPr>
        <w:t>201</w:t>
      </w:r>
      <w:r w:rsidR="0009422A">
        <w:rPr>
          <w:rFonts w:ascii="Century Gothic" w:hAnsi="Century Gothic"/>
          <w:sz w:val="24"/>
        </w:rPr>
        <w:t>8</w:t>
      </w:r>
    </w:p>
    <w:p w14:paraId="5E902C83" w14:textId="77777777" w:rsidR="00601945" w:rsidRDefault="00601945">
      <w:pPr>
        <w:rPr>
          <w:rFonts w:ascii="Century Gothic" w:eastAsiaTheme="majorEastAsia" w:hAnsi="Century Gothic" w:cstheme="majorBidi"/>
          <w:sz w:val="32"/>
        </w:rPr>
      </w:pPr>
      <w:r>
        <w:br w:type="page"/>
      </w:r>
    </w:p>
    <w:p w14:paraId="5C088584" w14:textId="77777777" w:rsidR="003E77B7" w:rsidRDefault="00F01FEB" w:rsidP="007F5F17">
      <w:pPr>
        <w:pStyle w:val="ReferenceHeader"/>
      </w:pPr>
      <w:r w:rsidRPr="00F01FEB">
        <w:lastRenderedPageBreak/>
        <w:t xml:space="preserve">Table of </w:t>
      </w:r>
      <w:r w:rsidRPr="007F5F17">
        <w:t>Contents</w:t>
      </w:r>
    </w:p>
    <w:p w14:paraId="054C2F8C" w14:textId="56B97AD1" w:rsidR="00923F26" w:rsidRDefault="007E22F1">
      <w:pPr>
        <w:pStyle w:val="TOC1"/>
        <w:tabs>
          <w:tab w:val="right" w:leader="dot" w:pos="9350"/>
        </w:tabs>
        <w:rPr>
          <w:ins w:id="4" w:author="Cardwell, Marianne" w:date="2018-06-12T08:46:00Z"/>
          <w:noProof/>
          <w:color w:val="auto"/>
          <w:sz w:val="22"/>
          <w:szCs w:val="22"/>
        </w:rPr>
      </w:pPr>
      <w:r>
        <w:fldChar w:fldCharType="begin"/>
      </w:r>
      <w:r>
        <w:instrText xml:space="preserve"> TOC \h \z \t "Appendix Heading,1,Num Heading 1,1,Num Heading 2,2,Num Heading 3,3" </w:instrText>
      </w:r>
      <w:r>
        <w:fldChar w:fldCharType="separate"/>
      </w:r>
      <w:ins w:id="5" w:author="Cardwell, Marianne" w:date="2018-06-12T08:46:00Z">
        <w:r w:rsidR="00923F26" w:rsidRPr="00877FB5">
          <w:rPr>
            <w:rStyle w:val="Hyperlink"/>
            <w:noProof/>
          </w:rPr>
          <w:fldChar w:fldCharType="begin"/>
        </w:r>
        <w:r w:rsidR="00923F26" w:rsidRPr="00877FB5">
          <w:rPr>
            <w:rStyle w:val="Hyperlink"/>
            <w:noProof/>
          </w:rPr>
          <w:instrText xml:space="preserve"> </w:instrText>
        </w:r>
        <w:r w:rsidR="00923F26">
          <w:rPr>
            <w:noProof/>
          </w:rPr>
          <w:instrText>HYPERLINK \l "_Toc516556516"</w:instrText>
        </w:r>
        <w:r w:rsidR="00923F26" w:rsidRPr="00877FB5">
          <w:rPr>
            <w:rStyle w:val="Hyperlink"/>
            <w:noProof/>
          </w:rPr>
          <w:instrText xml:space="preserve"> </w:instrText>
        </w:r>
        <w:r w:rsidR="00923F26" w:rsidRPr="00877FB5">
          <w:rPr>
            <w:rStyle w:val="Hyperlink"/>
            <w:noProof/>
          </w:rPr>
        </w:r>
        <w:r w:rsidR="00923F26" w:rsidRPr="00877FB5">
          <w:rPr>
            <w:rStyle w:val="Hyperlink"/>
            <w:noProof/>
          </w:rPr>
          <w:fldChar w:fldCharType="separate"/>
        </w:r>
        <w:r w:rsidR="00923F26" w:rsidRPr="00877FB5">
          <w:rPr>
            <w:rStyle w:val="Hyperlink"/>
            <w:noProof/>
          </w:rPr>
          <w:t>Revision History</w:t>
        </w:r>
        <w:r w:rsidR="00923F26">
          <w:rPr>
            <w:noProof/>
            <w:webHidden/>
          </w:rPr>
          <w:tab/>
        </w:r>
        <w:r w:rsidR="00923F26">
          <w:rPr>
            <w:noProof/>
            <w:webHidden/>
          </w:rPr>
          <w:fldChar w:fldCharType="begin"/>
        </w:r>
        <w:r w:rsidR="00923F26">
          <w:rPr>
            <w:noProof/>
            <w:webHidden/>
          </w:rPr>
          <w:instrText xml:space="preserve"> PAGEREF _Toc516556516 \h </w:instrText>
        </w:r>
        <w:r w:rsidR="00923F26">
          <w:rPr>
            <w:noProof/>
            <w:webHidden/>
          </w:rPr>
        </w:r>
      </w:ins>
      <w:r w:rsidR="00923F26">
        <w:rPr>
          <w:noProof/>
          <w:webHidden/>
        </w:rPr>
        <w:fldChar w:fldCharType="separate"/>
      </w:r>
      <w:ins w:id="6" w:author="Cardwell, Marianne" w:date="2018-06-12T08:46:00Z">
        <w:r w:rsidR="006A5F94">
          <w:rPr>
            <w:noProof/>
            <w:webHidden/>
          </w:rPr>
          <w:t>5</w:t>
        </w:r>
        <w:r w:rsidR="00923F26">
          <w:rPr>
            <w:noProof/>
            <w:webHidden/>
          </w:rPr>
          <w:fldChar w:fldCharType="end"/>
        </w:r>
        <w:r w:rsidR="00923F26" w:rsidRPr="00877FB5">
          <w:rPr>
            <w:rStyle w:val="Hyperlink"/>
            <w:noProof/>
          </w:rPr>
          <w:fldChar w:fldCharType="end"/>
        </w:r>
      </w:ins>
    </w:p>
    <w:p w14:paraId="56C8BA5E" w14:textId="7B76BBF6" w:rsidR="00923F26" w:rsidRDefault="00923F26">
      <w:pPr>
        <w:pStyle w:val="TOC1"/>
        <w:tabs>
          <w:tab w:val="right" w:leader="dot" w:pos="9350"/>
        </w:tabs>
        <w:rPr>
          <w:ins w:id="7" w:author="Cardwell, Marianne" w:date="2018-06-12T08:46:00Z"/>
          <w:noProof/>
          <w:color w:val="auto"/>
          <w:sz w:val="22"/>
          <w:szCs w:val="22"/>
        </w:rPr>
      </w:pPr>
      <w:ins w:id="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"_Toc516556517"</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1 Introduction</w:t>
        </w:r>
        <w:r>
          <w:rPr>
            <w:noProof/>
            <w:webHidden/>
          </w:rPr>
          <w:tab/>
        </w:r>
        <w:r>
          <w:rPr>
            <w:noProof/>
            <w:webHidden/>
          </w:rPr>
          <w:fldChar w:fldCharType="begin"/>
        </w:r>
        <w:r>
          <w:rPr>
            <w:noProof/>
            <w:webHidden/>
          </w:rPr>
          <w:instrText xml:space="preserve"> PAGEREF _Toc516556517 \h </w:instrText>
        </w:r>
        <w:r>
          <w:rPr>
            <w:noProof/>
            <w:webHidden/>
          </w:rPr>
        </w:r>
      </w:ins>
      <w:r>
        <w:rPr>
          <w:noProof/>
          <w:webHidden/>
        </w:rPr>
        <w:fldChar w:fldCharType="separate"/>
      </w:r>
      <w:ins w:id="9" w:author="Cardwell, Marianne" w:date="2018-06-12T08:46:00Z">
        <w:r w:rsidR="006A5F94">
          <w:rPr>
            <w:noProof/>
            <w:webHidden/>
          </w:rPr>
          <w:t>6</w:t>
        </w:r>
        <w:r>
          <w:rPr>
            <w:noProof/>
            <w:webHidden/>
          </w:rPr>
          <w:fldChar w:fldCharType="end"/>
        </w:r>
        <w:r w:rsidRPr="00877FB5">
          <w:rPr>
            <w:rStyle w:val="Hyperlink"/>
            <w:noProof/>
          </w:rPr>
          <w:fldChar w:fldCharType="end"/>
        </w:r>
      </w:ins>
    </w:p>
    <w:p w14:paraId="6DA27DF0" w14:textId="7F6179DA" w:rsidR="00923F26" w:rsidRDefault="00923F26">
      <w:pPr>
        <w:pStyle w:val="TOC2"/>
        <w:tabs>
          <w:tab w:val="right" w:leader="dot" w:pos="9350"/>
        </w:tabs>
        <w:rPr>
          <w:ins w:id="10" w:author="Cardwell, Marianne" w:date="2018-06-12T08:46:00Z"/>
          <w:noProof/>
          <w:color w:val="auto"/>
          <w:sz w:val="22"/>
          <w:szCs w:val="22"/>
        </w:rPr>
      </w:pPr>
      <w:ins w:id="1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"_Toc516556518"</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1.1 Purpose</w:t>
        </w:r>
        <w:r>
          <w:rPr>
            <w:noProof/>
            <w:webHidden/>
          </w:rPr>
          <w:tab/>
        </w:r>
        <w:r>
          <w:rPr>
            <w:noProof/>
            <w:webHidden/>
          </w:rPr>
          <w:fldChar w:fldCharType="begin"/>
        </w:r>
        <w:r>
          <w:rPr>
            <w:noProof/>
            <w:webHidden/>
          </w:rPr>
          <w:instrText xml:space="preserve"> PAGEREF _Toc516556518 \h </w:instrText>
        </w:r>
        <w:r>
          <w:rPr>
            <w:noProof/>
            <w:webHidden/>
          </w:rPr>
        </w:r>
      </w:ins>
      <w:r>
        <w:rPr>
          <w:noProof/>
          <w:webHidden/>
        </w:rPr>
        <w:fldChar w:fldCharType="separate"/>
      </w:r>
      <w:ins w:id="12" w:author="Cardwell, Marianne" w:date="2018-06-12T08:46:00Z">
        <w:r w:rsidR="006A5F94">
          <w:rPr>
            <w:noProof/>
            <w:webHidden/>
          </w:rPr>
          <w:t>6</w:t>
        </w:r>
        <w:r>
          <w:rPr>
            <w:noProof/>
            <w:webHidden/>
          </w:rPr>
          <w:fldChar w:fldCharType="end"/>
        </w:r>
        <w:r w:rsidRPr="00877FB5">
          <w:rPr>
            <w:rStyle w:val="Hyperlink"/>
            <w:noProof/>
          </w:rPr>
          <w:fldChar w:fldCharType="end"/>
        </w:r>
      </w:ins>
    </w:p>
    <w:p w14:paraId="0DC65F92" w14:textId="7FF87D25" w:rsidR="00923F26" w:rsidRDefault="00923F26">
      <w:pPr>
        <w:pStyle w:val="TOC2"/>
        <w:tabs>
          <w:tab w:val="right" w:leader="dot" w:pos="9350"/>
        </w:tabs>
        <w:rPr>
          <w:ins w:id="13" w:author="Cardwell, Marianne" w:date="2018-06-12T08:46:00Z"/>
          <w:noProof/>
          <w:color w:val="auto"/>
          <w:sz w:val="22"/>
          <w:szCs w:val="22"/>
        </w:rPr>
      </w:pPr>
      <w:ins w:id="1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"_Toc516556519"</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1.2 Document Scope</w:t>
        </w:r>
        <w:r>
          <w:rPr>
            <w:noProof/>
            <w:webHidden/>
          </w:rPr>
          <w:tab/>
        </w:r>
        <w:r>
          <w:rPr>
            <w:noProof/>
            <w:webHidden/>
          </w:rPr>
          <w:fldChar w:fldCharType="begin"/>
        </w:r>
        <w:r>
          <w:rPr>
            <w:noProof/>
            <w:webHidden/>
          </w:rPr>
          <w:instrText xml:space="preserve"> PAGEREF _Toc516556519 \h </w:instrText>
        </w:r>
        <w:r>
          <w:rPr>
            <w:noProof/>
            <w:webHidden/>
          </w:rPr>
        </w:r>
      </w:ins>
      <w:r>
        <w:rPr>
          <w:noProof/>
          <w:webHidden/>
        </w:rPr>
        <w:fldChar w:fldCharType="separate"/>
      </w:r>
      <w:ins w:id="15" w:author="Cardwell, Marianne" w:date="2018-06-12T08:46:00Z">
        <w:r w:rsidR="006A5F94">
          <w:rPr>
            <w:noProof/>
            <w:webHidden/>
          </w:rPr>
          <w:t>6</w:t>
        </w:r>
        <w:r>
          <w:rPr>
            <w:noProof/>
            <w:webHidden/>
          </w:rPr>
          <w:fldChar w:fldCharType="end"/>
        </w:r>
        <w:r w:rsidRPr="00877FB5">
          <w:rPr>
            <w:rStyle w:val="Hyperlink"/>
            <w:noProof/>
          </w:rPr>
          <w:fldChar w:fldCharType="end"/>
        </w:r>
      </w:ins>
    </w:p>
    <w:p w14:paraId="0E4D0F6D" w14:textId="61DBDBCA" w:rsidR="00923F26" w:rsidRDefault="00923F26">
      <w:pPr>
        <w:pStyle w:val="TOC2"/>
        <w:tabs>
          <w:tab w:val="right" w:leader="dot" w:pos="9350"/>
        </w:tabs>
        <w:rPr>
          <w:ins w:id="16" w:author="Cardwell, Marianne" w:date="2018-06-12T08:46:00Z"/>
          <w:noProof/>
          <w:color w:val="auto"/>
          <w:sz w:val="22"/>
          <w:szCs w:val="22"/>
        </w:rPr>
      </w:pPr>
      <w:ins w:id="1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"_Toc516556520"</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1.3 Intended Audience</w:t>
        </w:r>
        <w:r>
          <w:rPr>
            <w:noProof/>
            <w:webHidden/>
          </w:rPr>
          <w:tab/>
        </w:r>
        <w:r>
          <w:rPr>
            <w:noProof/>
            <w:webHidden/>
          </w:rPr>
          <w:fldChar w:fldCharType="begin"/>
        </w:r>
        <w:r>
          <w:rPr>
            <w:noProof/>
            <w:webHidden/>
          </w:rPr>
          <w:instrText xml:space="preserve"> PAGEREF _Toc516556520 \h </w:instrText>
        </w:r>
        <w:r>
          <w:rPr>
            <w:noProof/>
            <w:webHidden/>
          </w:rPr>
        </w:r>
      </w:ins>
      <w:r>
        <w:rPr>
          <w:noProof/>
          <w:webHidden/>
        </w:rPr>
        <w:fldChar w:fldCharType="separate"/>
      </w:r>
      <w:ins w:id="18" w:author="Cardwell, Marianne" w:date="2018-06-12T08:46:00Z">
        <w:r w:rsidR="006A5F94">
          <w:rPr>
            <w:noProof/>
            <w:webHidden/>
          </w:rPr>
          <w:t>6</w:t>
        </w:r>
        <w:r>
          <w:rPr>
            <w:noProof/>
            <w:webHidden/>
          </w:rPr>
          <w:fldChar w:fldCharType="end"/>
        </w:r>
        <w:r w:rsidRPr="00877FB5">
          <w:rPr>
            <w:rStyle w:val="Hyperlink"/>
            <w:noProof/>
          </w:rPr>
          <w:fldChar w:fldCharType="end"/>
        </w:r>
      </w:ins>
    </w:p>
    <w:p w14:paraId="3D558298" w14:textId="6DA17B9D" w:rsidR="00923F26" w:rsidRDefault="00923F26">
      <w:pPr>
        <w:pStyle w:val="TOC2"/>
        <w:tabs>
          <w:tab w:val="right" w:leader="dot" w:pos="9350"/>
        </w:tabs>
        <w:rPr>
          <w:ins w:id="19" w:author="Cardwell, Marianne" w:date="2018-06-12T08:46:00Z"/>
          <w:noProof/>
          <w:color w:val="auto"/>
          <w:sz w:val="22"/>
          <w:szCs w:val="22"/>
        </w:rPr>
      </w:pPr>
      <w:ins w:id="2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"_Toc516556521"</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1.4 References to Parties</w:t>
        </w:r>
        <w:r>
          <w:rPr>
            <w:noProof/>
            <w:webHidden/>
          </w:rPr>
          <w:tab/>
        </w:r>
        <w:r>
          <w:rPr>
            <w:noProof/>
            <w:webHidden/>
          </w:rPr>
          <w:fldChar w:fldCharType="begin"/>
        </w:r>
        <w:r>
          <w:rPr>
            <w:noProof/>
            <w:webHidden/>
          </w:rPr>
          <w:instrText xml:space="preserve"> PAGEREF _Toc516556521 \h </w:instrText>
        </w:r>
        <w:r>
          <w:rPr>
            <w:noProof/>
            <w:webHidden/>
          </w:rPr>
        </w:r>
      </w:ins>
      <w:r>
        <w:rPr>
          <w:noProof/>
          <w:webHidden/>
        </w:rPr>
        <w:fldChar w:fldCharType="separate"/>
      </w:r>
      <w:ins w:id="21" w:author="Cardwell, Marianne" w:date="2018-06-12T08:46:00Z">
        <w:r w:rsidR="006A5F94">
          <w:rPr>
            <w:noProof/>
            <w:webHidden/>
          </w:rPr>
          <w:t>6</w:t>
        </w:r>
        <w:r>
          <w:rPr>
            <w:noProof/>
            <w:webHidden/>
          </w:rPr>
          <w:fldChar w:fldCharType="end"/>
        </w:r>
        <w:r w:rsidRPr="00877FB5">
          <w:rPr>
            <w:rStyle w:val="Hyperlink"/>
            <w:noProof/>
          </w:rPr>
          <w:fldChar w:fldCharType="end"/>
        </w:r>
      </w:ins>
    </w:p>
    <w:p w14:paraId="147FCB53" w14:textId="74764E79" w:rsidR="00923F26" w:rsidRDefault="00923F26">
      <w:pPr>
        <w:pStyle w:val="TOC1"/>
        <w:tabs>
          <w:tab w:val="right" w:leader="dot" w:pos="9350"/>
        </w:tabs>
        <w:rPr>
          <w:ins w:id="22" w:author="Cardwell, Marianne" w:date="2018-06-12T08:46:00Z"/>
          <w:noProof/>
          <w:color w:val="auto"/>
          <w:sz w:val="22"/>
          <w:szCs w:val="22"/>
        </w:rPr>
      </w:pPr>
      <w:ins w:id="2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"_Toc516556522"</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 GIS Data Standard</w:t>
        </w:r>
        <w:r>
          <w:rPr>
            <w:noProof/>
            <w:webHidden/>
          </w:rPr>
          <w:tab/>
        </w:r>
        <w:r>
          <w:rPr>
            <w:noProof/>
            <w:webHidden/>
          </w:rPr>
          <w:fldChar w:fldCharType="begin"/>
        </w:r>
        <w:r>
          <w:rPr>
            <w:noProof/>
            <w:webHidden/>
          </w:rPr>
          <w:instrText xml:space="preserve"> PAGEREF _Toc516556522 \h </w:instrText>
        </w:r>
        <w:r>
          <w:rPr>
            <w:noProof/>
            <w:webHidden/>
          </w:rPr>
        </w:r>
      </w:ins>
      <w:r>
        <w:rPr>
          <w:noProof/>
          <w:webHidden/>
        </w:rPr>
        <w:fldChar w:fldCharType="separate"/>
      </w:r>
      <w:ins w:id="24" w:author="Cardwell, Marianne" w:date="2018-06-12T08:46:00Z">
        <w:r w:rsidR="006A5F94">
          <w:rPr>
            <w:noProof/>
            <w:webHidden/>
          </w:rPr>
          <w:t>8</w:t>
        </w:r>
        <w:r>
          <w:rPr>
            <w:noProof/>
            <w:webHidden/>
          </w:rPr>
          <w:fldChar w:fldCharType="end"/>
        </w:r>
        <w:r w:rsidRPr="00877FB5">
          <w:rPr>
            <w:rStyle w:val="Hyperlink"/>
            <w:noProof/>
          </w:rPr>
          <w:fldChar w:fldCharType="end"/>
        </w:r>
      </w:ins>
    </w:p>
    <w:p w14:paraId="05A7FB49" w14:textId="0CF08534" w:rsidR="00923F26" w:rsidRDefault="00923F26">
      <w:pPr>
        <w:pStyle w:val="TOC2"/>
        <w:tabs>
          <w:tab w:val="right" w:leader="dot" w:pos="9350"/>
        </w:tabs>
        <w:rPr>
          <w:ins w:id="25" w:author="Cardwell, Marianne" w:date="2018-06-12T08:46:00Z"/>
          <w:noProof/>
          <w:color w:val="auto"/>
          <w:sz w:val="22"/>
          <w:szCs w:val="22"/>
        </w:rPr>
      </w:pPr>
      <w:ins w:id="2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"_Toc516556523"</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2.1 Foundation</w:t>
        </w:r>
        <w:r>
          <w:rPr>
            <w:noProof/>
            <w:webHidden/>
          </w:rPr>
          <w:tab/>
        </w:r>
        <w:r>
          <w:rPr>
            <w:noProof/>
            <w:webHidden/>
          </w:rPr>
          <w:fldChar w:fldCharType="begin"/>
        </w:r>
        <w:r>
          <w:rPr>
            <w:noProof/>
            <w:webHidden/>
          </w:rPr>
          <w:instrText xml:space="preserve"> PAGEREF _Toc516556523 \h </w:instrText>
        </w:r>
        <w:r>
          <w:rPr>
            <w:noProof/>
            <w:webHidden/>
          </w:rPr>
        </w:r>
      </w:ins>
      <w:r>
        <w:rPr>
          <w:noProof/>
          <w:webHidden/>
        </w:rPr>
        <w:fldChar w:fldCharType="separate"/>
      </w:r>
      <w:ins w:id="27" w:author="Cardwell, Marianne" w:date="2018-06-12T08:46:00Z">
        <w:r w:rsidR="006A5F94">
          <w:rPr>
            <w:noProof/>
            <w:webHidden/>
          </w:rPr>
          <w:t>8</w:t>
        </w:r>
        <w:r>
          <w:rPr>
            <w:noProof/>
            <w:webHidden/>
          </w:rPr>
          <w:fldChar w:fldCharType="end"/>
        </w:r>
        <w:r w:rsidRPr="00877FB5">
          <w:rPr>
            <w:rStyle w:val="Hyperlink"/>
            <w:noProof/>
          </w:rPr>
          <w:fldChar w:fldCharType="end"/>
        </w:r>
      </w:ins>
    </w:p>
    <w:p w14:paraId="185FC19D" w14:textId="7113A8C9" w:rsidR="00923F26" w:rsidRDefault="00923F26">
      <w:pPr>
        <w:pStyle w:val="TOC3"/>
        <w:tabs>
          <w:tab w:val="right" w:leader="dot" w:pos="9350"/>
        </w:tabs>
        <w:rPr>
          <w:ins w:id="28" w:author="Cardwell, Marianne" w:date="2018-06-12T08:46:00Z"/>
          <w:noProof/>
          <w:color w:val="auto"/>
          <w:sz w:val="22"/>
          <w:szCs w:val="22"/>
        </w:rPr>
      </w:pPr>
      <w:ins w:id="2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"_Toc516556524"</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2.1.1 FAA AC 150/5300-18B</w:t>
        </w:r>
        <w:r>
          <w:rPr>
            <w:noProof/>
            <w:webHidden/>
          </w:rPr>
          <w:tab/>
        </w:r>
        <w:r>
          <w:rPr>
            <w:noProof/>
            <w:webHidden/>
          </w:rPr>
          <w:fldChar w:fldCharType="begin"/>
        </w:r>
        <w:r>
          <w:rPr>
            <w:noProof/>
            <w:webHidden/>
          </w:rPr>
          <w:instrText xml:space="preserve"> PAGEREF _Toc516556524 \h </w:instrText>
        </w:r>
        <w:r>
          <w:rPr>
            <w:noProof/>
            <w:webHidden/>
          </w:rPr>
        </w:r>
      </w:ins>
      <w:r>
        <w:rPr>
          <w:noProof/>
          <w:webHidden/>
        </w:rPr>
        <w:fldChar w:fldCharType="separate"/>
      </w:r>
      <w:ins w:id="30" w:author="Cardwell, Marianne" w:date="2018-06-12T08:46:00Z">
        <w:r w:rsidR="006A5F94">
          <w:rPr>
            <w:noProof/>
            <w:webHidden/>
          </w:rPr>
          <w:t>8</w:t>
        </w:r>
        <w:r>
          <w:rPr>
            <w:noProof/>
            <w:webHidden/>
          </w:rPr>
          <w:fldChar w:fldCharType="end"/>
        </w:r>
        <w:r w:rsidRPr="00877FB5">
          <w:rPr>
            <w:rStyle w:val="Hyperlink"/>
            <w:noProof/>
          </w:rPr>
          <w:fldChar w:fldCharType="end"/>
        </w:r>
      </w:ins>
    </w:p>
    <w:p w14:paraId="2C937050" w14:textId="0174F98B" w:rsidR="00923F26" w:rsidRDefault="00923F26">
      <w:pPr>
        <w:pStyle w:val="TOC3"/>
        <w:tabs>
          <w:tab w:val="right" w:leader="dot" w:pos="9350"/>
        </w:tabs>
        <w:rPr>
          <w:ins w:id="31" w:author="Cardwell, Marianne" w:date="2018-06-12T08:46:00Z"/>
          <w:noProof/>
          <w:color w:val="auto"/>
          <w:sz w:val="22"/>
          <w:szCs w:val="22"/>
        </w:rPr>
      </w:pPr>
      <w:ins w:id="3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"_Toc516556525"</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2.1.2 National CAD Standard</w:t>
        </w:r>
        <w:r>
          <w:rPr>
            <w:noProof/>
            <w:webHidden/>
          </w:rPr>
          <w:tab/>
        </w:r>
        <w:r>
          <w:rPr>
            <w:noProof/>
            <w:webHidden/>
          </w:rPr>
          <w:fldChar w:fldCharType="begin"/>
        </w:r>
        <w:r>
          <w:rPr>
            <w:noProof/>
            <w:webHidden/>
          </w:rPr>
          <w:instrText xml:space="preserve"> PAGEREF _Toc516556525 \h </w:instrText>
        </w:r>
        <w:r>
          <w:rPr>
            <w:noProof/>
            <w:webHidden/>
          </w:rPr>
        </w:r>
      </w:ins>
      <w:r>
        <w:rPr>
          <w:noProof/>
          <w:webHidden/>
        </w:rPr>
        <w:fldChar w:fldCharType="separate"/>
      </w:r>
      <w:ins w:id="33" w:author="Cardwell, Marianne" w:date="2018-06-12T08:46:00Z">
        <w:r w:rsidR="006A5F94">
          <w:rPr>
            <w:noProof/>
            <w:webHidden/>
          </w:rPr>
          <w:t>8</w:t>
        </w:r>
        <w:r>
          <w:rPr>
            <w:noProof/>
            <w:webHidden/>
          </w:rPr>
          <w:fldChar w:fldCharType="end"/>
        </w:r>
        <w:r w:rsidRPr="00877FB5">
          <w:rPr>
            <w:rStyle w:val="Hyperlink"/>
            <w:noProof/>
          </w:rPr>
          <w:fldChar w:fldCharType="end"/>
        </w:r>
      </w:ins>
    </w:p>
    <w:p w14:paraId="2F488375" w14:textId="39DFB991" w:rsidR="00923F26" w:rsidRDefault="00923F26">
      <w:pPr>
        <w:pStyle w:val="TOC3"/>
        <w:tabs>
          <w:tab w:val="right" w:leader="dot" w:pos="9350"/>
        </w:tabs>
        <w:rPr>
          <w:ins w:id="34" w:author="Cardwell, Marianne" w:date="2018-06-12T08:46:00Z"/>
          <w:noProof/>
          <w:color w:val="auto"/>
          <w:sz w:val="22"/>
          <w:szCs w:val="22"/>
        </w:rPr>
      </w:pPr>
      <w:ins w:id="3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"_Toc516556526"</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2.1.3 Esri Geodatabase Data Model</w:t>
        </w:r>
        <w:r>
          <w:rPr>
            <w:noProof/>
            <w:webHidden/>
          </w:rPr>
          <w:tab/>
        </w:r>
        <w:r>
          <w:rPr>
            <w:noProof/>
            <w:webHidden/>
          </w:rPr>
          <w:fldChar w:fldCharType="begin"/>
        </w:r>
        <w:r>
          <w:rPr>
            <w:noProof/>
            <w:webHidden/>
          </w:rPr>
          <w:instrText xml:space="preserve"> PAGEREF _Toc516556526 \h </w:instrText>
        </w:r>
        <w:r>
          <w:rPr>
            <w:noProof/>
            <w:webHidden/>
          </w:rPr>
        </w:r>
      </w:ins>
      <w:r>
        <w:rPr>
          <w:noProof/>
          <w:webHidden/>
        </w:rPr>
        <w:fldChar w:fldCharType="separate"/>
      </w:r>
      <w:ins w:id="36" w:author="Cardwell, Marianne" w:date="2018-06-12T08:46:00Z">
        <w:r w:rsidR="006A5F94">
          <w:rPr>
            <w:noProof/>
            <w:webHidden/>
          </w:rPr>
          <w:t>8</w:t>
        </w:r>
        <w:r>
          <w:rPr>
            <w:noProof/>
            <w:webHidden/>
          </w:rPr>
          <w:fldChar w:fldCharType="end"/>
        </w:r>
        <w:r w:rsidRPr="00877FB5">
          <w:rPr>
            <w:rStyle w:val="Hyperlink"/>
            <w:noProof/>
          </w:rPr>
          <w:fldChar w:fldCharType="end"/>
        </w:r>
      </w:ins>
    </w:p>
    <w:p w14:paraId="0BE7E38B" w14:textId="3D1C10A9" w:rsidR="00923F26" w:rsidRDefault="00923F26">
      <w:pPr>
        <w:pStyle w:val="TOC2"/>
        <w:tabs>
          <w:tab w:val="right" w:leader="dot" w:pos="9350"/>
        </w:tabs>
        <w:rPr>
          <w:ins w:id="37" w:author="Cardwell, Marianne" w:date="2018-06-12T08:46:00Z"/>
          <w:noProof/>
          <w:color w:val="auto"/>
          <w:sz w:val="22"/>
          <w:szCs w:val="22"/>
        </w:rPr>
      </w:pPr>
      <w:ins w:id="3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"_Toc516556527"</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2.2 Data Schema</w:t>
        </w:r>
        <w:r>
          <w:rPr>
            <w:noProof/>
            <w:webHidden/>
          </w:rPr>
          <w:tab/>
        </w:r>
        <w:r>
          <w:rPr>
            <w:noProof/>
            <w:webHidden/>
          </w:rPr>
          <w:fldChar w:fldCharType="begin"/>
        </w:r>
        <w:r>
          <w:rPr>
            <w:noProof/>
            <w:webHidden/>
          </w:rPr>
          <w:instrText xml:space="preserve"> PAGEREF _Toc516556527 \h </w:instrText>
        </w:r>
        <w:r>
          <w:rPr>
            <w:noProof/>
            <w:webHidden/>
          </w:rPr>
        </w:r>
      </w:ins>
      <w:r>
        <w:rPr>
          <w:noProof/>
          <w:webHidden/>
        </w:rPr>
        <w:fldChar w:fldCharType="separate"/>
      </w:r>
      <w:ins w:id="39" w:author="Cardwell, Marianne" w:date="2018-06-12T08:46:00Z">
        <w:r w:rsidR="006A5F94">
          <w:rPr>
            <w:noProof/>
            <w:webHidden/>
          </w:rPr>
          <w:t>8</w:t>
        </w:r>
        <w:r>
          <w:rPr>
            <w:noProof/>
            <w:webHidden/>
          </w:rPr>
          <w:fldChar w:fldCharType="end"/>
        </w:r>
        <w:r w:rsidRPr="00877FB5">
          <w:rPr>
            <w:rStyle w:val="Hyperlink"/>
            <w:noProof/>
          </w:rPr>
          <w:fldChar w:fldCharType="end"/>
        </w:r>
      </w:ins>
    </w:p>
    <w:p w14:paraId="5A10FC46" w14:textId="41F42114" w:rsidR="00923F26" w:rsidRDefault="00923F26">
      <w:pPr>
        <w:pStyle w:val="TOC3"/>
        <w:tabs>
          <w:tab w:val="right" w:leader="dot" w:pos="9350"/>
        </w:tabs>
        <w:rPr>
          <w:ins w:id="40" w:author="Cardwell, Marianne" w:date="2018-06-12T08:46:00Z"/>
          <w:noProof/>
          <w:color w:val="auto"/>
          <w:sz w:val="22"/>
          <w:szCs w:val="22"/>
        </w:rPr>
      </w:pPr>
      <w:ins w:id="4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"_Toc516556528"</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2.2.1 Terminology</w:t>
        </w:r>
        <w:r>
          <w:rPr>
            <w:noProof/>
            <w:webHidden/>
          </w:rPr>
          <w:tab/>
        </w:r>
        <w:r>
          <w:rPr>
            <w:noProof/>
            <w:webHidden/>
          </w:rPr>
          <w:fldChar w:fldCharType="begin"/>
        </w:r>
        <w:r>
          <w:rPr>
            <w:noProof/>
            <w:webHidden/>
          </w:rPr>
          <w:instrText xml:space="preserve"> PAGEREF _Toc516556528 \h </w:instrText>
        </w:r>
        <w:r>
          <w:rPr>
            <w:noProof/>
            <w:webHidden/>
          </w:rPr>
        </w:r>
      </w:ins>
      <w:r>
        <w:rPr>
          <w:noProof/>
          <w:webHidden/>
        </w:rPr>
        <w:fldChar w:fldCharType="separate"/>
      </w:r>
      <w:ins w:id="42" w:author="Cardwell, Marianne" w:date="2018-06-12T08:46:00Z">
        <w:r w:rsidR="006A5F94">
          <w:rPr>
            <w:noProof/>
            <w:webHidden/>
          </w:rPr>
          <w:t>8</w:t>
        </w:r>
        <w:r>
          <w:rPr>
            <w:noProof/>
            <w:webHidden/>
          </w:rPr>
          <w:fldChar w:fldCharType="end"/>
        </w:r>
        <w:r w:rsidRPr="00877FB5">
          <w:rPr>
            <w:rStyle w:val="Hyperlink"/>
            <w:noProof/>
          </w:rPr>
          <w:fldChar w:fldCharType="end"/>
        </w:r>
      </w:ins>
    </w:p>
    <w:p w14:paraId="58AAECC9" w14:textId="6C75AE1A" w:rsidR="00923F26" w:rsidRDefault="00923F26">
      <w:pPr>
        <w:pStyle w:val="TOC3"/>
        <w:tabs>
          <w:tab w:val="right" w:leader="dot" w:pos="9350"/>
        </w:tabs>
        <w:rPr>
          <w:ins w:id="43" w:author="Cardwell, Marianne" w:date="2018-06-12T08:46:00Z"/>
          <w:noProof/>
          <w:color w:val="auto"/>
          <w:sz w:val="22"/>
          <w:szCs w:val="22"/>
        </w:rPr>
      </w:pPr>
      <w:ins w:id="4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"_Toc516556529"</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2.2.2 SFO GIS Data Schema</w:t>
        </w:r>
        <w:r>
          <w:rPr>
            <w:noProof/>
            <w:webHidden/>
          </w:rPr>
          <w:tab/>
        </w:r>
        <w:r>
          <w:rPr>
            <w:noProof/>
            <w:webHidden/>
          </w:rPr>
          <w:fldChar w:fldCharType="begin"/>
        </w:r>
        <w:r>
          <w:rPr>
            <w:noProof/>
            <w:webHidden/>
          </w:rPr>
          <w:instrText xml:space="preserve"> PAGEREF _Toc516556529 \h </w:instrText>
        </w:r>
        <w:r>
          <w:rPr>
            <w:noProof/>
            <w:webHidden/>
          </w:rPr>
        </w:r>
      </w:ins>
      <w:r>
        <w:rPr>
          <w:noProof/>
          <w:webHidden/>
        </w:rPr>
        <w:fldChar w:fldCharType="separate"/>
      </w:r>
      <w:ins w:id="45" w:author="Cardwell, Marianne" w:date="2018-06-12T08:46:00Z">
        <w:r w:rsidR="006A5F94">
          <w:rPr>
            <w:noProof/>
            <w:webHidden/>
          </w:rPr>
          <w:t>10</w:t>
        </w:r>
        <w:r>
          <w:rPr>
            <w:noProof/>
            <w:webHidden/>
          </w:rPr>
          <w:fldChar w:fldCharType="end"/>
        </w:r>
        <w:r w:rsidRPr="00877FB5">
          <w:rPr>
            <w:rStyle w:val="Hyperlink"/>
            <w:noProof/>
          </w:rPr>
          <w:fldChar w:fldCharType="end"/>
        </w:r>
      </w:ins>
    </w:p>
    <w:p w14:paraId="304AAF51" w14:textId="4B036501" w:rsidR="00923F26" w:rsidRDefault="00923F26">
      <w:pPr>
        <w:pStyle w:val="TOC2"/>
        <w:tabs>
          <w:tab w:val="right" w:leader="dot" w:pos="9350"/>
        </w:tabs>
        <w:rPr>
          <w:ins w:id="46" w:author="Cardwell, Marianne" w:date="2018-06-12T08:46:00Z"/>
          <w:noProof/>
          <w:color w:val="auto"/>
          <w:sz w:val="22"/>
          <w:szCs w:val="22"/>
        </w:rPr>
      </w:pPr>
      <w:ins w:id="4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"_Toc516556530"</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2.3 Software</w:t>
        </w:r>
        <w:r>
          <w:rPr>
            <w:noProof/>
            <w:webHidden/>
          </w:rPr>
          <w:tab/>
        </w:r>
        <w:r>
          <w:rPr>
            <w:noProof/>
            <w:webHidden/>
          </w:rPr>
          <w:fldChar w:fldCharType="begin"/>
        </w:r>
        <w:r>
          <w:rPr>
            <w:noProof/>
            <w:webHidden/>
          </w:rPr>
          <w:instrText xml:space="preserve"> PAGEREF _Toc516556530 \h </w:instrText>
        </w:r>
        <w:r>
          <w:rPr>
            <w:noProof/>
            <w:webHidden/>
          </w:rPr>
        </w:r>
      </w:ins>
      <w:r>
        <w:rPr>
          <w:noProof/>
          <w:webHidden/>
        </w:rPr>
        <w:fldChar w:fldCharType="separate"/>
      </w:r>
      <w:ins w:id="48" w:author="Cardwell, Marianne" w:date="2018-06-12T08:46:00Z">
        <w:r w:rsidR="006A5F94">
          <w:rPr>
            <w:noProof/>
            <w:webHidden/>
          </w:rPr>
          <w:t>10</w:t>
        </w:r>
        <w:r>
          <w:rPr>
            <w:noProof/>
            <w:webHidden/>
          </w:rPr>
          <w:fldChar w:fldCharType="end"/>
        </w:r>
        <w:r w:rsidRPr="00877FB5">
          <w:rPr>
            <w:rStyle w:val="Hyperlink"/>
            <w:noProof/>
          </w:rPr>
          <w:fldChar w:fldCharType="end"/>
        </w:r>
      </w:ins>
    </w:p>
    <w:p w14:paraId="3C34772A" w14:textId="1F3CA73D" w:rsidR="00923F26" w:rsidRDefault="00923F26">
      <w:pPr>
        <w:pStyle w:val="TOC2"/>
        <w:tabs>
          <w:tab w:val="right" w:leader="dot" w:pos="9350"/>
        </w:tabs>
        <w:rPr>
          <w:ins w:id="49" w:author="Cardwell, Marianne" w:date="2018-06-12T08:46:00Z"/>
          <w:noProof/>
          <w:color w:val="auto"/>
          <w:sz w:val="22"/>
          <w:szCs w:val="22"/>
        </w:rPr>
      </w:pPr>
      <w:ins w:id="5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"_Toc516556531"</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2.4 Coordinate System</w:t>
        </w:r>
        <w:r>
          <w:rPr>
            <w:noProof/>
            <w:webHidden/>
          </w:rPr>
          <w:tab/>
        </w:r>
        <w:r>
          <w:rPr>
            <w:noProof/>
            <w:webHidden/>
          </w:rPr>
          <w:fldChar w:fldCharType="begin"/>
        </w:r>
        <w:r>
          <w:rPr>
            <w:noProof/>
            <w:webHidden/>
          </w:rPr>
          <w:instrText xml:space="preserve"> PAGEREF _Toc516556531 \h </w:instrText>
        </w:r>
        <w:r>
          <w:rPr>
            <w:noProof/>
            <w:webHidden/>
          </w:rPr>
        </w:r>
      </w:ins>
      <w:r>
        <w:rPr>
          <w:noProof/>
          <w:webHidden/>
        </w:rPr>
        <w:fldChar w:fldCharType="separate"/>
      </w:r>
      <w:ins w:id="51" w:author="Cardwell, Marianne" w:date="2018-06-12T08:46:00Z">
        <w:r w:rsidR="006A5F94">
          <w:rPr>
            <w:noProof/>
            <w:webHidden/>
          </w:rPr>
          <w:t>10</w:t>
        </w:r>
        <w:r>
          <w:rPr>
            <w:noProof/>
            <w:webHidden/>
          </w:rPr>
          <w:fldChar w:fldCharType="end"/>
        </w:r>
        <w:r w:rsidRPr="00877FB5">
          <w:rPr>
            <w:rStyle w:val="Hyperlink"/>
            <w:noProof/>
          </w:rPr>
          <w:fldChar w:fldCharType="end"/>
        </w:r>
      </w:ins>
    </w:p>
    <w:p w14:paraId="43CC5DB3" w14:textId="1738F545" w:rsidR="00923F26" w:rsidRDefault="00923F26">
      <w:pPr>
        <w:pStyle w:val="TOC2"/>
        <w:tabs>
          <w:tab w:val="right" w:leader="dot" w:pos="9350"/>
        </w:tabs>
        <w:rPr>
          <w:ins w:id="52" w:author="Cardwell, Marianne" w:date="2018-06-12T08:46:00Z"/>
          <w:noProof/>
          <w:color w:val="auto"/>
          <w:sz w:val="22"/>
          <w:szCs w:val="22"/>
        </w:rPr>
      </w:pPr>
      <w:ins w:id="5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"_Toc516556532"</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2.5 Metadata Standards</w:t>
        </w:r>
        <w:r>
          <w:rPr>
            <w:noProof/>
            <w:webHidden/>
          </w:rPr>
          <w:tab/>
        </w:r>
        <w:r>
          <w:rPr>
            <w:noProof/>
            <w:webHidden/>
          </w:rPr>
          <w:fldChar w:fldCharType="begin"/>
        </w:r>
        <w:r>
          <w:rPr>
            <w:noProof/>
            <w:webHidden/>
          </w:rPr>
          <w:instrText xml:space="preserve"> PAGEREF _Toc516556532 \h </w:instrText>
        </w:r>
        <w:r>
          <w:rPr>
            <w:noProof/>
            <w:webHidden/>
          </w:rPr>
        </w:r>
      </w:ins>
      <w:r>
        <w:rPr>
          <w:noProof/>
          <w:webHidden/>
        </w:rPr>
        <w:fldChar w:fldCharType="separate"/>
      </w:r>
      <w:ins w:id="54" w:author="Cardwell, Marianne" w:date="2018-06-12T08:46:00Z">
        <w:r w:rsidR="006A5F94">
          <w:rPr>
            <w:noProof/>
            <w:webHidden/>
          </w:rPr>
          <w:t>10</w:t>
        </w:r>
        <w:r>
          <w:rPr>
            <w:noProof/>
            <w:webHidden/>
          </w:rPr>
          <w:fldChar w:fldCharType="end"/>
        </w:r>
        <w:r w:rsidRPr="00877FB5">
          <w:rPr>
            <w:rStyle w:val="Hyperlink"/>
            <w:noProof/>
          </w:rPr>
          <w:fldChar w:fldCharType="end"/>
        </w:r>
      </w:ins>
    </w:p>
    <w:p w14:paraId="123374E5" w14:textId="717EA633" w:rsidR="00923F26" w:rsidRDefault="00923F26">
      <w:pPr>
        <w:pStyle w:val="TOC2"/>
        <w:tabs>
          <w:tab w:val="right" w:leader="dot" w:pos="9350"/>
        </w:tabs>
        <w:rPr>
          <w:ins w:id="55" w:author="Cardwell, Marianne" w:date="2018-06-12T08:46:00Z"/>
          <w:noProof/>
          <w:color w:val="auto"/>
          <w:sz w:val="22"/>
          <w:szCs w:val="22"/>
        </w:rPr>
      </w:pPr>
      <w:ins w:id="5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"_Toc516556533"</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2.6 Data Delivery</w:t>
        </w:r>
        <w:r>
          <w:rPr>
            <w:noProof/>
            <w:webHidden/>
          </w:rPr>
          <w:tab/>
        </w:r>
        <w:r>
          <w:rPr>
            <w:noProof/>
            <w:webHidden/>
          </w:rPr>
          <w:fldChar w:fldCharType="begin"/>
        </w:r>
        <w:r>
          <w:rPr>
            <w:noProof/>
            <w:webHidden/>
          </w:rPr>
          <w:instrText xml:space="preserve"> PAGEREF _Toc516556533 \h </w:instrText>
        </w:r>
        <w:r>
          <w:rPr>
            <w:noProof/>
            <w:webHidden/>
          </w:rPr>
        </w:r>
      </w:ins>
      <w:r>
        <w:rPr>
          <w:noProof/>
          <w:webHidden/>
        </w:rPr>
        <w:fldChar w:fldCharType="separate"/>
      </w:r>
      <w:ins w:id="57" w:author="Cardwell, Marianne" w:date="2018-06-12T08:46:00Z">
        <w:r w:rsidR="006A5F94">
          <w:rPr>
            <w:noProof/>
            <w:webHidden/>
          </w:rPr>
          <w:t>11</w:t>
        </w:r>
        <w:r>
          <w:rPr>
            <w:noProof/>
            <w:webHidden/>
          </w:rPr>
          <w:fldChar w:fldCharType="end"/>
        </w:r>
        <w:r w:rsidRPr="00877FB5">
          <w:rPr>
            <w:rStyle w:val="Hyperlink"/>
            <w:noProof/>
          </w:rPr>
          <w:fldChar w:fldCharType="end"/>
        </w:r>
      </w:ins>
    </w:p>
    <w:p w14:paraId="5B183900" w14:textId="78244B82" w:rsidR="00923F26" w:rsidRDefault="00923F26">
      <w:pPr>
        <w:pStyle w:val="TOC3"/>
        <w:tabs>
          <w:tab w:val="right" w:leader="dot" w:pos="9350"/>
        </w:tabs>
        <w:rPr>
          <w:ins w:id="58" w:author="Cardwell, Marianne" w:date="2018-06-12T08:46:00Z"/>
          <w:noProof/>
          <w:color w:val="auto"/>
          <w:sz w:val="22"/>
          <w:szCs w:val="22"/>
        </w:rPr>
      </w:pPr>
      <w:ins w:id="5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"_Toc516556534"</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2.6.1 Formal Transmittal</w:t>
        </w:r>
        <w:r>
          <w:rPr>
            <w:noProof/>
            <w:webHidden/>
          </w:rPr>
          <w:tab/>
        </w:r>
        <w:r>
          <w:rPr>
            <w:noProof/>
            <w:webHidden/>
          </w:rPr>
          <w:fldChar w:fldCharType="begin"/>
        </w:r>
        <w:r>
          <w:rPr>
            <w:noProof/>
            <w:webHidden/>
          </w:rPr>
          <w:instrText xml:space="preserve"> PAGEREF _Toc516556534 \h </w:instrText>
        </w:r>
        <w:r>
          <w:rPr>
            <w:noProof/>
            <w:webHidden/>
          </w:rPr>
        </w:r>
      </w:ins>
      <w:r>
        <w:rPr>
          <w:noProof/>
          <w:webHidden/>
        </w:rPr>
        <w:fldChar w:fldCharType="separate"/>
      </w:r>
      <w:ins w:id="60" w:author="Cardwell, Marianne" w:date="2018-06-12T08:46:00Z">
        <w:r w:rsidR="006A5F94">
          <w:rPr>
            <w:noProof/>
            <w:webHidden/>
          </w:rPr>
          <w:t>11</w:t>
        </w:r>
        <w:r>
          <w:rPr>
            <w:noProof/>
            <w:webHidden/>
          </w:rPr>
          <w:fldChar w:fldCharType="end"/>
        </w:r>
        <w:r w:rsidRPr="00877FB5">
          <w:rPr>
            <w:rStyle w:val="Hyperlink"/>
            <w:noProof/>
          </w:rPr>
          <w:fldChar w:fldCharType="end"/>
        </w:r>
      </w:ins>
    </w:p>
    <w:p w14:paraId="4B4F9D99" w14:textId="5935ABE2" w:rsidR="00923F26" w:rsidRDefault="00923F26">
      <w:pPr>
        <w:pStyle w:val="TOC3"/>
        <w:tabs>
          <w:tab w:val="right" w:leader="dot" w:pos="9350"/>
        </w:tabs>
        <w:rPr>
          <w:ins w:id="61" w:author="Cardwell, Marianne" w:date="2018-06-12T08:46:00Z"/>
          <w:noProof/>
          <w:color w:val="auto"/>
          <w:sz w:val="22"/>
          <w:szCs w:val="22"/>
        </w:rPr>
      </w:pPr>
      <w:ins w:id="6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"_Toc516556535"</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2.6.2 Acceptable GIS Data Formats</w:t>
        </w:r>
        <w:r>
          <w:rPr>
            <w:noProof/>
            <w:webHidden/>
          </w:rPr>
          <w:tab/>
        </w:r>
        <w:r>
          <w:rPr>
            <w:noProof/>
            <w:webHidden/>
          </w:rPr>
          <w:fldChar w:fldCharType="begin"/>
        </w:r>
        <w:r>
          <w:rPr>
            <w:noProof/>
            <w:webHidden/>
          </w:rPr>
          <w:instrText xml:space="preserve"> PAGEREF _Toc516556535 \h </w:instrText>
        </w:r>
        <w:r>
          <w:rPr>
            <w:noProof/>
            <w:webHidden/>
          </w:rPr>
        </w:r>
      </w:ins>
      <w:r>
        <w:rPr>
          <w:noProof/>
          <w:webHidden/>
        </w:rPr>
        <w:fldChar w:fldCharType="separate"/>
      </w:r>
      <w:ins w:id="63" w:author="Cardwell, Marianne" w:date="2018-06-12T08:46:00Z">
        <w:r w:rsidR="006A5F94">
          <w:rPr>
            <w:noProof/>
            <w:webHidden/>
          </w:rPr>
          <w:t>12</w:t>
        </w:r>
        <w:r>
          <w:rPr>
            <w:noProof/>
            <w:webHidden/>
          </w:rPr>
          <w:fldChar w:fldCharType="end"/>
        </w:r>
        <w:r w:rsidRPr="00877FB5">
          <w:rPr>
            <w:rStyle w:val="Hyperlink"/>
            <w:noProof/>
          </w:rPr>
          <w:fldChar w:fldCharType="end"/>
        </w:r>
      </w:ins>
    </w:p>
    <w:p w14:paraId="485DE64D" w14:textId="299BCE63" w:rsidR="00923F26" w:rsidRDefault="00923F26">
      <w:pPr>
        <w:pStyle w:val="TOC3"/>
        <w:tabs>
          <w:tab w:val="right" w:leader="dot" w:pos="9350"/>
        </w:tabs>
        <w:rPr>
          <w:ins w:id="64" w:author="Cardwell, Marianne" w:date="2018-06-12T08:46:00Z"/>
          <w:noProof/>
          <w:color w:val="auto"/>
          <w:sz w:val="22"/>
          <w:szCs w:val="22"/>
        </w:rPr>
      </w:pPr>
      <w:ins w:id="6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"_Toc516556536"</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2.6.3 Acceptable Media</w:t>
        </w:r>
        <w:r>
          <w:rPr>
            <w:noProof/>
            <w:webHidden/>
          </w:rPr>
          <w:tab/>
        </w:r>
        <w:r>
          <w:rPr>
            <w:noProof/>
            <w:webHidden/>
          </w:rPr>
          <w:fldChar w:fldCharType="begin"/>
        </w:r>
        <w:r>
          <w:rPr>
            <w:noProof/>
            <w:webHidden/>
          </w:rPr>
          <w:instrText xml:space="preserve"> PAGEREF _Toc516556536 \h </w:instrText>
        </w:r>
        <w:r>
          <w:rPr>
            <w:noProof/>
            <w:webHidden/>
          </w:rPr>
        </w:r>
      </w:ins>
      <w:r>
        <w:rPr>
          <w:noProof/>
          <w:webHidden/>
        </w:rPr>
        <w:fldChar w:fldCharType="separate"/>
      </w:r>
      <w:ins w:id="66" w:author="Cardwell, Marianne" w:date="2018-06-12T08:46:00Z">
        <w:r w:rsidR="006A5F94">
          <w:rPr>
            <w:noProof/>
            <w:webHidden/>
          </w:rPr>
          <w:t>12</w:t>
        </w:r>
        <w:r>
          <w:rPr>
            <w:noProof/>
            <w:webHidden/>
          </w:rPr>
          <w:fldChar w:fldCharType="end"/>
        </w:r>
        <w:r w:rsidRPr="00877FB5">
          <w:rPr>
            <w:rStyle w:val="Hyperlink"/>
            <w:noProof/>
          </w:rPr>
          <w:fldChar w:fldCharType="end"/>
        </w:r>
      </w:ins>
    </w:p>
    <w:p w14:paraId="5558EB24" w14:textId="745FC45A" w:rsidR="00923F26" w:rsidRDefault="00923F26">
      <w:pPr>
        <w:pStyle w:val="TOC1"/>
        <w:tabs>
          <w:tab w:val="right" w:leader="dot" w:pos="9350"/>
        </w:tabs>
        <w:rPr>
          <w:ins w:id="67" w:author="Cardwell, Marianne" w:date="2018-06-12T08:46:00Z"/>
          <w:noProof/>
          <w:color w:val="auto"/>
          <w:sz w:val="22"/>
          <w:szCs w:val="22"/>
        </w:rPr>
      </w:pPr>
      <w:ins w:id="6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"_Toc516556537"</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3 FAA AGIS Data Update Compliance</w:t>
        </w:r>
        <w:r>
          <w:rPr>
            <w:noProof/>
            <w:webHidden/>
          </w:rPr>
          <w:tab/>
        </w:r>
        <w:r>
          <w:rPr>
            <w:noProof/>
            <w:webHidden/>
          </w:rPr>
          <w:fldChar w:fldCharType="begin"/>
        </w:r>
        <w:r>
          <w:rPr>
            <w:noProof/>
            <w:webHidden/>
          </w:rPr>
          <w:instrText xml:space="preserve"> PAGEREF _Toc516556537 \h </w:instrText>
        </w:r>
        <w:r>
          <w:rPr>
            <w:noProof/>
            <w:webHidden/>
          </w:rPr>
        </w:r>
      </w:ins>
      <w:r>
        <w:rPr>
          <w:noProof/>
          <w:webHidden/>
        </w:rPr>
        <w:fldChar w:fldCharType="separate"/>
      </w:r>
      <w:ins w:id="69" w:author="Cardwell, Marianne" w:date="2018-06-12T08:46:00Z">
        <w:r w:rsidR="006A5F94">
          <w:rPr>
            <w:noProof/>
            <w:webHidden/>
          </w:rPr>
          <w:t>13</w:t>
        </w:r>
        <w:r>
          <w:rPr>
            <w:noProof/>
            <w:webHidden/>
          </w:rPr>
          <w:fldChar w:fldCharType="end"/>
        </w:r>
        <w:r w:rsidRPr="00877FB5">
          <w:rPr>
            <w:rStyle w:val="Hyperlink"/>
            <w:noProof/>
          </w:rPr>
          <w:fldChar w:fldCharType="end"/>
        </w:r>
      </w:ins>
    </w:p>
    <w:p w14:paraId="4F41B5BE" w14:textId="2D60E43D" w:rsidR="00923F26" w:rsidRDefault="00923F26">
      <w:pPr>
        <w:pStyle w:val="TOC2"/>
        <w:tabs>
          <w:tab w:val="right" w:leader="dot" w:pos="9350"/>
        </w:tabs>
        <w:rPr>
          <w:ins w:id="70" w:author="Cardwell, Marianne" w:date="2018-06-12T08:46:00Z"/>
          <w:noProof/>
          <w:color w:val="auto"/>
          <w:sz w:val="22"/>
          <w:szCs w:val="22"/>
        </w:rPr>
      </w:pPr>
      <w:ins w:id="7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"_Toc516556538"</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3.1 Required AGIS Feature Classes</w:t>
        </w:r>
        <w:r>
          <w:rPr>
            <w:noProof/>
            <w:webHidden/>
          </w:rPr>
          <w:tab/>
        </w:r>
        <w:r>
          <w:rPr>
            <w:noProof/>
            <w:webHidden/>
          </w:rPr>
          <w:fldChar w:fldCharType="begin"/>
        </w:r>
        <w:r>
          <w:rPr>
            <w:noProof/>
            <w:webHidden/>
          </w:rPr>
          <w:instrText xml:space="preserve"> PAGEREF _Toc516556538 \h </w:instrText>
        </w:r>
        <w:r>
          <w:rPr>
            <w:noProof/>
            <w:webHidden/>
          </w:rPr>
        </w:r>
      </w:ins>
      <w:r>
        <w:rPr>
          <w:noProof/>
          <w:webHidden/>
        </w:rPr>
        <w:fldChar w:fldCharType="separate"/>
      </w:r>
      <w:ins w:id="72" w:author="Cardwell, Marianne" w:date="2018-06-12T08:46:00Z">
        <w:r w:rsidR="006A5F94">
          <w:rPr>
            <w:noProof/>
            <w:webHidden/>
          </w:rPr>
          <w:t>13</w:t>
        </w:r>
        <w:r>
          <w:rPr>
            <w:noProof/>
            <w:webHidden/>
          </w:rPr>
          <w:fldChar w:fldCharType="end"/>
        </w:r>
        <w:r w:rsidRPr="00877FB5">
          <w:rPr>
            <w:rStyle w:val="Hyperlink"/>
            <w:noProof/>
          </w:rPr>
          <w:fldChar w:fldCharType="end"/>
        </w:r>
      </w:ins>
    </w:p>
    <w:p w14:paraId="26E628EB" w14:textId="7A30C6A9" w:rsidR="00923F26" w:rsidRDefault="00923F26">
      <w:pPr>
        <w:pStyle w:val="TOC2"/>
        <w:tabs>
          <w:tab w:val="right" w:leader="dot" w:pos="9350"/>
        </w:tabs>
        <w:rPr>
          <w:ins w:id="73" w:author="Cardwell, Marianne" w:date="2018-06-12T08:46:00Z"/>
          <w:noProof/>
          <w:color w:val="auto"/>
          <w:sz w:val="22"/>
          <w:szCs w:val="22"/>
        </w:rPr>
      </w:pPr>
      <w:ins w:id="7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"_Toc516556539"</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3.2 Non-Required AGIS Feature Classes</w:t>
        </w:r>
        <w:r>
          <w:rPr>
            <w:noProof/>
            <w:webHidden/>
          </w:rPr>
          <w:tab/>
        </w:r>
        <w:r>
          <w:rPr>
            <w:noProof/>
            <w:webHidden/>
          </w:rPr>
          <w:fldChar w:fldCharType="begin"/>
        </w:r>
        <w:r>
          <w:rPr>
            <w:noProof/>
            <w:webHidden/>
          </w:rPr>
          <w:instrText xml:space="preserve"> PAGEREF _Toc516556539 \h </w:instrText>
        </w:r>
        <w:r>
          <w:rPr>
            <w:noProof/>
            <w:webHidden/>
          </w:rPr>
        </w:r>
      </w:ins>
      <w:r>
        <w:rPr>
          <w:noProof/>
          <w:webHidden/>
        </w:rPr>
        <w:fldChar w:fldCharType="separate"/>
      </w:r>
      <w:ins w:id="75" w:author="Cardwell, Marianne" w:date="2018-06-12T08:46:00Z">
        <w:r w:rsidR="006A5F94">
          <w:rPr>
            <w:noProof/>
            <w:webHidden/>
          </w:rPr>
          <w:t>14</w:t>
        </w:r>
        <w:r>
          <w:rPr>
            <w:noProof/>
            <w:webHidden/>
          </w:rPr>
          <w:fldChar w:fldCharType="end"/>
        </w:r>
        <w:r w:rsidRPr="00877FB5">
          <w:rPr>
            <w:rStyle w:val="Hyperlink"/>
            <w:noProof/>
          </w:rPr>
          <w:fldChar w:fldCharType="end"/>
        </w:r>
      </w:ins>
    </w:p>
    <w:p w14:paraId="66BC929D" w14:textId="558D944F" w:rsidR="00923F26" w:rsidRDefault="00923F26">
      <w:pPr>
        <w:pStyle w:val="TOC2"/>
        <w:tabs>
          <w:tab w:val="right" w:leader="dot" w:pos="9350"/>
        </w:tabs>
        <w:rPr>
          <w:ins w:id="76" w:author="Cardwell, Marianne" w:date="2018-06-12T08:46:00Z"/>
          <w:noProof/>
          <w:color w:val="auto"/>
          <w:sz w:val="22"/>
          <w:szCs w:val="22"/>
        </w:rPr>
      </w:pPr>
      <w:ins w:id="7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"_Toc516556540"</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3.3 Required AGIS Data Updates: Frequency and Contents</w:t>
        </w:r>
        <w:r>
          <w:rPr>
            <w:noProof/>
            <w:webHidden/>
          </w:rPr>
          <w:tab/>
        </w:r>
        <w:r>
          <w:rPr>
            <w:noProof/>
            <w:webHidden/>
          </w:rPr>
          <w:fldChar w:fldCharType="begin"/>
        </w:r>
        <w:r>
          <w:rPr>
            <w:noProof/>
            <w:webHidden/>
          </w:rPr>
          <w:instrText xml:space="preserve"> PAGEREF _Toc516556540 \h </w:instrText>
        </w:r>
        <w:r>
          <w:rPr>
            <w:noProof/>
            <w:webHidden/>
          </w:rPr>
        </w:r>
      </w:ins>
      <w:r>
        <w:rPr>
          <w:noProof/>
          <w:webHidden/>
        </w:rPr>
        <w:fldChar w:fldCharType="separate"/>
      </w:r>
      <w:ins w:id="78" w:author="Cardwell, Marianne" w:date="2018-06-12T08:46:00Z">
        <w:r w:rsidR="006A5F94">
          <w:rPr>
            <w:noProof/>
            <w:webHidden/>
          </w:rPr>
          <w:t>15</w:t>
        </w:r>
        <w:r>
          <w:rPr>
            <w:noProof/>
            <w:webHidden/>
          </w:rPr>
          <w:fldChar w:fldCharType="end"/>
        </w:r>
        <w:r w:rsidRPr="00877FB5">
          <w:rPr>
            <w:rStyle w:val="Hyperlink"/>
            <w:noProof/>
          </w:rPr>
          <w:fldChar w:fldCharType="end"/>
        </w:r>
      </w:ins>
    </w:p>
    <w:p w14:paraId="6B5189AB" w14:textId="3E94E20D" w:rsidR="00923F26" w:rsidRDefault="00923F26">
      <w:pPr>
        <w:pStyle w:val="TOC1"/>
        <w:tabs>
          <w:tab w:val="right" w:leader="dot" w:pos="9350"/>
        </w:tabs>
        <w:rPr>
          <w:ins w:id="79" w:author="Cardwell, Marianne" w:date="2018-06-12T08:46:00Z"/>
          <w:noProof/>
          <w:color w:val="auto"/>
          <w:sz w:val="22"/>
          <w:szCs w:val="22"/>
        </w:rPr>
      </w:pPr>
      <w:ins w:id="8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"_Toc516556541"</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 Data Quality Control and Acceptance</w:t>
        </w:r>
        <w:r>
          <w:rPr>
            <w:noProof/>
            <w:webHidden/>
          </w:rPr>
          <w:tab/>
        </w:r>
        <w:r>
          <w:rPr>
            <w:noProof/>
            <w:webHidden/>
          </w:rPr>
          <w:fldChar w:fldCharType="begin"/>
        </w:r>
        <w:r>
          <w:rPr>
            <w:noProof/>
            <w:webHidden/>
          </w:rPr>
          <w:instrText xml:space="preserve"> PAGEREF _Toc516556541 \h </w:instrText>
        </w:r>
        <w:r>
          <w:rPr>
            <w:noProof/>
            <w:webHidden/>
          </w:rPr>
        </w:r>
      </w:ins>
      <w:r>
        <w:rPr>
          <w:noProof/>
          <w:webHidden/>
        </w:rPr>
        <w:fldChar w:fldCharType="separate"/>
      </w:r>
      <w:ins w:id="81" w:author="Cardwell, Marianne" w:date="2018-06-12T08:46:00Z">
        <w:r w:rsidR="006A5F94">
          <w:rPr>
            <w:noProof/>
            <w:webHidden/>
          </w:rPr>
          <w:t>16</w:t>
        </w:r>
        <w:r>
          <w:rPr>
            <w:noProof/>
            <w:webHidden/>
          </w:rPr>
          <w:fldChar w:fldCharType="end"/>
        </w:r>
        <w:r w:rsidRPr="00877FB5">
          <w:rPr>
            <w:rStyle w:val="Hyperlink"/>
            <w:noProof/>
          </w:rPr>
          <w:fldChar w:fldCharType="end"/>
        </w:r>
      </w:ins>
    </w:p>
    <w:p w14:paraId="321B4FE5" w14:textId="4D421738" w:rsidR="00923F26" w:rsidRDefault="00923F26">
      <w:pPr>
        <w:pStyle w:val="TOC2"/>
        <w:tabs>
          <w:tab w:val="right" w:leader="dot" w:pos="9350"/>
        </w:tabs>
        <w:rPr>
          <w:ins w:id="82" w:author="Cardwell, Marianne" w:date="2018-06-12T08:46:00Z"/>
          <w:noProof/>
          <w:color w:val="auto"/>
          <w:sz w:val="22"/>
          <w:szCs w:val="22"/>
        </w:rPr>
      </w:pPr>
      <w:ins w:id="8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"_Toc516556542"</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4.1 Quality Assurance/Quality Checking (QA/QC)</w:t>
        </w:r>
        <w:r>
          <w:rPr>
            <w:noProof/>
            <w:webHidden/>
          </w:rPr>
          <w:tab/>
        </w:r>
        <w:r>
          <w:rPr>
            <w:noProof/>
            <w:webHidden/>
          </w:rPr>
          <w:fldChar w:fldCharType="begin"/>
        </w:r>
        <w:r>
          <w:rPr>
            <w:noProof/>
            <w:webHidden/>
          </w:rPr>
          <w:instrText xml:space="preserve"> PAGEREF _Toc516556542 \h </w:instrText>
        </w:r>
        <w:r>
          <w:rPr>
            <w:noProof/>
            <w:webHidden/>
          </w:rPr>
        </w:r>
      </w:ins>
      <w:r>
        <w:rPr>
          <w:noProof/>
          <w:webHidden/>
        </w:rPr>
        <w:fldChar w:fldCharType="separate"/>
      </w:r>
      <w:ins w:id="84" w:author="Cardwell, Marianne" w:date="2018-06-12T08:46:00Z">
        <w:r w:rsidR="006A5F94">
          <w:rPr>
            <w:noProof/>
            <w:webHidden/>
          </w:rPr>
          <w:t>16</w:t>
        </w:r>
        <w:r>
          <w:rPr>
            <w:noProof/>
            <w:webHidden/>
          </w:rPr>
          <w:fldChar w:fldCharType="end"/>
        </w:r>
        <w:r w:rsidRPr="00877FB5">
          <w:rPr>
            <w:rStyle w:val="Hyperlink"/>
            <w:noProof/>
          </w:rPr>
          <w:fldChar w:fldCharType="end"/>
        </w:r>
      </w:ins>
    </w:p>
    <w:p w14:paraId="5CD4D7E3" w14:textId="34014737" w:rsidR="00923F26" w:rsidRDefault="00923F26">
      <w:pPr>
        <w:pStyle w:val="TOC3"/>
        <w:tabs>
          <w:tab w:val="right" w:leader="dot" w:pos="9350"/>
        </w:tabs>
        <w:rPr>
          <w:ins w:id="85" w:author="Cardwell, Marianne" w:date="2018-06-12T08:46:00Z"/>
          <w:noProof/>
          <w:color w:val="auto"/>
          <w:sz w:val="22"/>
          <w:szCs w:val="22"/>
        </w:rPr>
      </w:pPr>
      <w:ins w:id="8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"_Toc516556543"</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4.1.1 Spatial Data Accuracy</w:t>
        </w:r>
        <w:r>
          <w:rPr>
            <w:noProof/>
            <w:webHidden/>
          </w:rPr>
          <w:tab/>
        </w:r>
        <w:r>
          <w:rPr>
            <w:noProof/>
            <w:webHidden/>
          </w:rPr>
          <w:fldChar w:fldCharType="begin"/>
        </w:r>
        <w:r>
          <w:rPr>
            <w:noProof/>
            <w:webHidden/>
          </w:rPr>
          <w:instrText xml:space="preserve"> PAGEREF _Toc516556543 \h </w:instrText>
        </w:r>
        <w:r>
          <w:rPr>
            <w:noProof/>
            <w:webHidden/>
          </w:rPr>
        </w:r>
      </w:ins>
      <w:r>
        <w:rPr>
          <w:noProof/>
          <w:webHidden/>
        </w:rPr>
        <w:fldChar w:fldCharType="separate"/>
      </w:r>
      <w:ins w:id="87" w:author="Cardwell, Marianne" w:date="2018-06-12T08:46:00Z">
        <w:r w:rsidR="006A5F94">
          <w:rPr>
            <w:noProof/>
            <w:webHidden/>
          </w:rPr>
          <w:t>16</w:t>
        </w:r>
        <w:r>
          <w:rPr>
            <w:noProof/>
            <w:webHidden/>
          </w:rPr>
          <w:fldChar w:fldCharType="end"/>
        </w:r>
        <w:r w:rsidRPr="00877FB5">
          <w:rPr>
            <w:rStyle w:val="Hyperlink"/>
            <w:noProof/>
          </w:rPr>
          <w:fldChar w:fldCharType="end"/>
        </w:r>
      </w:ins>
    </w:p>
    <w:p w14:paraId="6C6AF52E" w14:textId="51A2EFDC" w:rsidR="00923F26" w:rsidRDefault="00923F26">
      <w:pPr>
        <w:pStyle w:val="TOC3"/>
        <w:tabs>
          <w:tab w:val="right" w:leader="dot" w:pos="9350"/>
        </w:tabs>
        <w:rPr>
          <w:ins w:id="88" w:author="Cardwell, Marianne" w:date="2018-06-12T08:46:00Z"/>
          <w:noProof/>
          <w:color w:val="auto"/>
          <w:sz w:val="22"/>
          <w:szCs w:val="22"/>
        </w:rPr>
      </w:pPr>
      <w:ins w:id="8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"_Toc516556544"</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4.1.2 Attribute Data Accuracy</w:t>
        </w:r>
        <w:r>
          <w:rPr>
            <w:noProof/>
            <w:webHidden/>
          </w:rPr>
          <w:tab/>
        </w:r>
        <w:r>
          <w:rPr>
            <w:noProof/>
            <w:webHidden/>
          </w:rPr>
          <w:fldChar w:fldCharType="begin"/>
        </w:r>
        <w:r>
          <w:rPr>
            <w:noProof/>
            <w:webHidden/>
          </w:rPr>
          <w:instrText xml:space="preserve"> PAGEREF _Toc516556544 \h </w:instrText>
        </w:r>
        <w:r>
          <w:rPr>
            <w:noProof/>
            <w:webHidden/>
          </w:rPr>
        </w:r>
      </w:ins>
      <w:r>
        <w:rPr>
          <w:noProof/>
          <w:webHidden/>
        </w:rPr>
        <w:fldChar w:fldCharType="separate"/>
      </w:r>
      <w:ins w:id="90" w:author="Cardwell, Marianne" w:date="2018-06-12T08:46:00Z">
        <w:r w:rsidR="006A5F94">
          <w:rPr>
            <w:noProof/>
            <w:webHidden/>
          </w:rPr>
          <w:t>17</w:t>
        </w:r>
        <w:r>
          <w:rPr>
            <w:noProof/>
            <w:webHidden/>
          </w:rPr>
          <w:fldChar w:fldCharType="end"/>
        </w:r>
        <w:r w:rsidRPr="00877FB5">
          <w:rPr>
            <w:rStyle w:val="Hyperlink"/>
            <w:noProof/>
          </w:rPr>
          <w:fldChar w:fldCharType="end"/>
        </w:r>
      </w:ins>
    </w:p>
    <w:p w14:paraId="5E4CDE1F" w14:textId="7B77E70B" w:rsidR="00923F26" w:rsidRDefault="00923F26">
      <w:pPr>
        <w:pStyle w:val="TOC2"/>
        <w:tabs>
          <w:tab w:val="right" w:leader="dot" w:pos="9350"/>
        </w:tabs>
        <w:rPr>
          <w:ins w:id="91" w:author="Cardwell, Marianne" w:date="2018-06-12T08:46:00Z"/>
          <w:noProof/>
          <w:color w:val="auto"/>
          <w:sz w:val="22"/>
          <w:szCs w:val="22"/>
        </w:rPr>
      </w:pPr>
      <w:ins w:id="9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"_Toc516556545"</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4.2 Acceptance Testing Conformance Procedures</w:t>
        </w:r>
        <w:r>
          <w:rPr>
            <w:noProof/>
            <w:webHidden/>
          </w:rPr>
          <w:tab/>
        </w:r>
        <w:r>
          <w:rPr>
            <w:noProof/>
            <w:webHidden/>
          </w:rPr>
          <w:fldChar w:fldCharType="begin"/>
        </w:r>
        <w:r>
          <w:rPr>
            <w:noProof/>
            <w:webHidden/>
          </w:rPr>
          <w:instrText xml:space="preserve"> PAGEREF _Toc516556545 \h </w:instrText>
        </w:r>
        <w:r>
          <w:rPr>
            <w:noProof/>
            <w:webHidden/>
          </w:rPr>
        </w:r>
      </w:ins>
      <w:r>
        <w:rPr>
          <w:noProof/>
          <w:webHidden/>
        </w:rPr>
        <w:fldChar w:fldCharType="separate"/>
      </w:r>
      <w:ins w:id="93" w:author="Cardwell, Marianne" w:date="2018-06-12T08:46:00Z">
        <w:r w:rsidR="006A5F94">
          <w:rPr>
            <w:noProof/>
            <w:webHidden/>
          </w:rPr>
          <w:t>17</w:t>
        </w:r>
        <w:r>
          <w:rPr>
            <w:noProof/>
            <w:webHidden/>
          </w:rPr>
          <w:fldChar w:fldCharType="end"/>
        </w:r>
        <w:r w:rsidRPr="00877FB5">
          <w:rPr>
            <w:rStyle w:val="Hyperlink"/>
            <w:noProof/>
          </w:rPr>
          <w:fldChar w:fldCharType="end"/>
        </w:r>
      </w:ins>
    </w:p>
    <w:p w14:paraId="45F22134" w14:textId="6C2D1E19" w:rsidR="00923F26" w:rsidRDefault="00923F26">
      <w:pPr>
        <w:pStyle w:val="TOC3"/>
        <w:tabs>
          <w:tab w:val="right" w:leader="dot" w:pos="9350"/>
        </w:tabs>
        <w:rPr>
          <w:ins w:id="94" w:author="Cardwell, Marianne" w:date="2018-06-12T08:46:00Z"/>
          <w:noProof/>
          <w:color w:val="auto"/>
          <w:sz w:val="22"/>
          <w:szCs w:val="22"/>
        </w:rPr>
      </w:pPr>
      <w:ins w:id="9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"_Toc516556546"</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4.2.1 Spatial Accuracy Review</w:t>
        </w:r>
        <w:r>
          <w:rPr>
            <w:noProof/>
            <w:webHidden/>
          </w:rPr>
          <w:tab/>
        </w:r>
        <w:r>
          <w:rPr>
            <w:noProof/>
            <w:webHidden/>
          </w:rPr>
          <w:fldChar w:fldCharType="begin"/>
        </w:r>
        <w:r>
          <w:rPr>
            <w:noProof/>
            <w:webHidden/>
          </w:rPr>
          <w:instrText xml:space="preserve"> PAGEREF _Toc516556546 \h </w:instrText>
        </w:r>
        <w:r>
          <w:rPr>
            <w:noProof/>
            <w:webHidden/>
          </w:rPr>
        </w:r>
      </w:ins>
      <w:r>
        <w:rPr>
          <w:noProof/>
          <w:webHidden/>
        </w:rPr>
        <w:fldChar w:fldCharType="separate"/>
      </w:r>
      <w:ins w:id="96" w:author="Cardwell, Marianne" w:date="2018-06-12T08:46:00Z">
        <w:r w:rsidR="006A5F94">
          <w:rPr>
            <w:noProof/>
            <w:webHidden/>
          </w:rPr>
          <w:t>17</w:t>
        </w:r>
        <w:r>
          <w:rPr>
            <w:noProof/>
            <w:webHidden/>
          </w:rPr>
          <w:fldChar w:fldCharType="end"/>
        </w:r>
        <w:r w:rsidRPr="00877FB5">
          <w:rPr>
            <w:rStyle w:val="Hyperlink"/>
            <w:noProof/>
          </w:rPr>
          <w:fldChar w:fldCharType="end"/>
        </w:r>
      </w:ins>
    </w:p>
    <w:p w14:paraId="74F0AED7" w14:textId="0C5EDBC0" w:rsidR="00923F26" w:rsidRDefault="00923F26">
      <w:pPr>
        <w:pStyle w:val="TOC3"/>
        <w:tabs>
          <w:tab w:val="right" w:leader="dot" w:pos="9350"/>
        </w:tabs>
        <w:rPr>
          <w:ins w:id="97" w:author="Cardwell, Marianne" w:date="2018-06-12T08:46:00Z"/>
          <w:noProof/>
          <w:color w:val="auto"/>
          <w:sz w:val="22"/>
          <w:szCs w:val="22"/>
        </w:rPr>
      </w:pPr>
      <w:ins w:id="9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"_Toc516556547"</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4.2.2 Geometry Accuracy Review</w:t>
        </w:r>
        <w:r>
          <w:rPr>
            <w:noProof/>
            <w:webHidden/>
          </w:rPr>
          <w:tab/>
        </w:r>
        <w:r>
          <w:rPr>
            <w:noProof/>
            <w:webHidden/>
          </w:rPr>
          <w:fldChar w:fldCharType="begin"/>
        </w:r>
        <w:r>
          <w:rPr>
            <w:noProof/>
            <w:webHidden/>
          </w:rPr>
          <w:instrText xml:space="preserve"> PAGEREF _Toc516556547 \h </w:instrText>
        </w:r>
        <w:r>
          <w:rPr>
            <w:noProof/>
            <w:webHidden/>
          </w:rPr>
        </w:r>
      </w:ins>
      <w:r>
        <w:rPr>
          <w:noProof/>
          <w:webHidden/>
        </w:rPr>
        <w:fldChar w:fldCharType="separate"/>
      </w:r>
      <w:ins w:id="99" w:author="Cardwell, Marianne" w:date="2018-06-12T08:46:00Z">
        <w:r w:rsidR="006A5F94">
          <w:rPr>
            <w:noProof/>
            <w:webHidden/>
          </w:rPr>
          <w:t>17</w:t>
        </w:r>
        <w:r>
          <w:rPr>
            <w:noProof/>
            <w:webHidden/>
          </w:rPr>
          <w:fldChar w:fldCharType="end"/>
        </w:r>
        <w:r w:rsidRPr="00877FB5">
          <w:rPr>
            <w:rStyle w:val="Hyperlink"/>
            <w:noProof/>
          </w:rPr>
          <w:fldChar w:fldCharType="end"/>
        </w:r>
      </w:ins>
    </w:p>
    <w:p w14:paraId="50705DF9" w14:textId="4630F4A1" w:rsidR="00923F26" w:rsidRDefault="00923F26">
      <w:pPr>
        <w:pStyle w:val="TOC3"/>
        <w:tabs>
          <w:tab w:val="right" w:leader="dot" w:pos="9350"/>
        </w:tabs>
        <w:rPr>
          <w:ins w:id="100" w:author="Cardwell, Marianne" w:date="2018-06-12T08:46:00Z"/>
          <w:noProof/>
          <w:color w:val="auto"/>
          <w:sz w:val="22"/>
          <w:szCs w:val="22"/>
        </w:rPr>
      </w:pPr>
      <w:ins w:id="10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"_Toc516556548"</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4.2.3 Attribute Integrity Review</w:t>
        </w:r>
        <w:r>
          <w:rPr>
            <w:noProof/>
            <w:webHidden/>
          </w:rPr>
          <w:tab/>
        </w:r>
        <w:r>
          <w:rPr>
            <w:noProof/>
            <w:webHidden/>
          </w:rPr>
          <w:fldChar w:fldCharType="begin"/>
        </w:r>
        <w:r>
          <w:rPr>
            <w:noProof/>
            <w:webHidden/>
          </w:rPr>
          <w:instrText xml:space="preserve"> PAGEREF _Toc516556548 \h </w:instrText>
        </w:r>
        <w:r>
          <w:rPr>
            <w:noProof/>
            <w:webHidden/>
          </w:rPr>
        </w:r>
      </w:ins>
      <w:r>
        <w:rPr>
          <w:noProof/>
          <w:webHidden/>
        </w:rPr>
        <w:fldChar w:fldCharType="separate"/>
      </w:r>
      <w:ins w:id="102" w:author="Cardwell, Marianne" w:date="2018-06-12T08:46:00Z">
        <w:r w:rsidR="006A5F94">
          <w:rPr>
            <w:noProof/>
            <w:webHidden/>
          </w:rPr>
          <w:t>18</w:t>
        </w:r>
        <w:r>
          <w:rPr>
            <w:noProof/>
            <w:webHidden/>
          </w:rPr>
          <w:fldChar w:fldCharType="end"/>
        </w:r>
        <w:r w:rsidRPr="00877FB5">
          <w:rPr>
            <w:rStyle w:val="Hyperlink"/>
            <w:noProof/>
          </w:rPr>
          <w:fldChar w:fldCharType="end"/>
        </w:r>
      </w:ins>
    </w:p>
    <w:p w14:paraId="01D1FAA5" w14:textId="3F074768" w:rsidR="00923F26" w:rsidRDefault="00923F26">
      <w:pPr>
        <w:pStyle w:val="TOC3"/>
        <w:tabs>
          <w:tab w:val="right" w:leader="dot" w:pos="9350"/>
        </w:tabs>
        <w:rPr>
          <w:ins w:id="103" w:author="Cardwell, Marianne" w:date="2018-06-12T08:46:00Z"/>
          <w:noProof/>
          <w:color w:val="auto"/>
          <w:sz w:val="22"/>
          <w:szCs w:val="22"/>
        </w:rPr>
      </w:pPr>
      <w:ins w:id="10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"_Toc516556549"</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4.2.4 Attribute Domain Review</w:t>
        </w:r>
        <w:r>
          <w:rPr>
            <w:noProof/>
            <w:webHidden/>
          </w:rPr>
          <w:tab/>
        </w:r>
        <w:r>
          <w:rPr>
            <w:noProof/>
            <w:webHidden/>
          </w:rPr>
          <w:fldChar w:fldCharType="begin"/>
        </w:r>
        <w:r>
          <w:rPr>
            <w:noProof/>
            <w:webHidden/>
          </w:rPr>
          <w:instrText xml:space="preserve"> PAGEREF _Toc516556549 \h </w:instrText>
        </w:r>
        <w:r>
          <w:rPr>
            <w:noProof/>
            <w:webHidden/>
          </w:rPr>
        </w:r>
      </w:ins>
      <w:r>
        <w:rPr>
          <w:noProof/>
          <w:webHidden/>
        </w:rPr>
        <w:fldChar w:fldCharType="separate"/>
      </w:r>
      <w:ins w:id="105" w:author="Cardwell, Marianne" w:date="2018-06-12T08:46:00Z">
        <w:r w:rsidR="006A5F94">
          <w:rPr>
            <w:noProof/>
            <w:webHidden/>
          </w:rPr>
          <w:t>18</w:t>
        </w:r>
        <w:r>
          <w:rPr>
            <w:noProof/>
            <w:webHidden/>
          </w:rPr>
          <w:fldChar w:fldCharType="end"/>
        </w:r>
        <w:r w:rsidRPr="00877FB5">
          <w:rPr>
            <w:rStyle w:val="Hyperlink"/>
            <w:noProof/>
          </w:rPr>
          <w:fldChar w:fldCharType="end"/>
        </w:r>
      </w:ins>
    </w:p>
    <w:p w14:paraId="6F892F9B" w14:textId="01B5DBB5" w:rsidR="00923F26" w:rsidRDefault="00923F26">
      <w:pPr>
        <w:pStyle w:val="TOC3"/>
        <w:tabs>
          <w:tab w:val="right" w:leader="dot" w:pos="9350"/>
        </w:tabs>
        <w:rPr>
          <w:ins w:id="106" w:author="Cardwell, Marianne" w:date="2018-06-12T08:46:00Z"/>
          <w:noProof/>
          <w:color w:val="auto"/>
          <w:sz w:val="22"/>
          <w:szCs w:val="22"/>
        </w:rPr>
      </w:pPr>
      <w:ins w:id="10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"_Toc516556550"</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4.2.5 Network Topology Review</w:t>
        </w:r>
        <w:r>
          <w:rPr>
            <w:noProof/>
            <w:webHidden/>
          </w:rPr>
          <w:tab/>
        </w:r>
        <w:r>
          <w:rPr>
            <w:noProof/>
            <w:webHidden/>
          </w:rPr>
          <w:fldChar w:fldCharType="begin"/>
        </w:r>
        <w:r>
          <w:rPr>
            <w:noProof/>
            <w:webHidden/>
          </w:rPr>
          <w:instrText xml:space="preserve"> PAGEREF _Toc516556550 \h </w:instrText>
        </w:r>
        <w:r>
          <w:rPr>
            <w:noProof/>
            <w:webHidden/>
          </w:rPr>
        </w:r>
      </w:ins>
      <w:r>
        <w:rPr>
          <w:noProof/>
          <w:webHidden/>
        </w:rPr>
        <w:fldChar w:fldCharType="separate"/>
      </w:r>
      <w:ins w:id="108" w:author="Cardwell, Marianne" w:date="2018-06-12T08:46:00Z">
        <w:r w:rsidR="006A5F94">
          <w:rPr>
            <w:noProof/>
            <w:webHidden/>
          </w:rPr>
          <w:t>18</w:t>
        </w:r>
        <w:r>
          <w:rPr>
            <w:noProof/>
            <w:webHidden/>
          </w:rPr>
          <w:fldChar w:fldCharType="end"/>
        </w:r>
        <w:r w:rsidRPr="00877FB5">
          <w:rPr>
            <w:rStyle w:val="Hyperlink"/>
            <w:noProof/>
          </w:rPr>
          <w:fldChar w:fldCharType="end"/>
        </w:r>
      </w:ins>
    </w:p>
    <w:p w14:paraId="7CF438D4" w14:textId="5EA84204" w:rsidR="00923F26" w:rsidRDefault="00923F26">
      <w:pPr>
        <w:pStyle w:val="TOC3"/>
        <w:tabs>
          <w:tab w:val="right" w:leader="dot" w:pos="9350"/>
        </w:tabs>
        <w:rPr>
          <w:ins w:id="109" w:author="Cardwell, Marianne" w:date="2018-06-12T08:46:00Z"/>
          <w:noProof/>
          <w:color w:val="auto"/>
          <w:sz w:val="22"/>
          <w:szCs w:val="22"/>
        </w:rPr>
      </w:pPr>
      <w:ins w:id="11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"_Toc516556551"</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4.2.6 Quality Control Findings</w:t>
        </w:r>
        <w:r>
          <w:rPr>
            <w:noProof/>
            <w:webHidden/>
          </w:rPr>
          <w:tab/>
        </w:r>
        <w:r>
          <w:rPr>
            <w:noProof/>
            <w:webHidden/>
          </w:rPr>
          <w:fldChar w:fldCharType="begin"/>
        </w:r>
        <w:r>
          <w:rPr>
            <w:noProof/>
            <w:webHidden/>
          </w:rPr>
          <w:instrText xml:space="preserve"> PAGEREF _Toc516556551 \h </w:instrText>
        </w:r>
        <w:r>
          <w:rPr>
            <w:noProof/>
            <w:webHidden/>
          </w:rPr>
        </w:r>
      </w:ins>
      <w:r>
        <w:rPr>
          <w:noProof/>
          <w:webHidden/>
        </w:rPr>
        <w:fldChar w:fldCharType="separate"/>
      </w:r>
      <w:ins w:id="111" w:author="Cardwell, Marianne" w:date="2018-06-12T08:46:00Z">
        <w:r w:rsidR="006A5F94">
          <w:rPr>
            <w:noProof/>
            <w:webHidden/>
          </w:rPr>
          <w:t>18</w:t>
        </w:r>
        <w:r>
          <w:rPr>
            <w:noProof/>
            <w:webHidden/>
          </w:rPr>
          <w:fldChar w:fldCharType="end"/>
        </w:r>
        <w:r w:rsidRPr="00877FB5">
          <w:rPr>
            <w:rStyle w:val="Hyperlink"/>
            <w:noProof/>
          </w:rPr>
          <w:fldChar w:fldCharType="end"/>
        </w:r>
      </w:ins>
    </w:p>
    <w:p w14:paraId="403526F5" w14:textId="3863D697" w:rsidR="00923F26" w:rsidRDefault="00923F26">
      <w:pPr>
        <w:pStyle w:val="TOC3"/>
        <w:tabs>
          <w:tab w:val="right" w:leader="dot" w:pos="9350"/>
        </w:tabs>
        <w:rPr>
          <w:ins w:id="112" w:author="Cardwell, Marianne" w:date="2018-06-12T08:46:00Z"/>
          <w:noProof/>
          <w:color w:val="auto"/>
          <w:sz w:val="22"/>
          <w:szCs w:val="22"/>
        </w:rPr>
      </w:pPr>
      <w:ins w:id="11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"_Toc516556552"</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4.2.7 Accepted Data Report</w:t>
        </w:r>
        <w:r>
          <w:rPr>
            <w:noProof/>
            <w:webHidden/>
          </w:rPr>
          <w:tab/>
        </w:r>
        <w:r>
          <w:rPr>
            <w:noProof/>
            <w:webHidden/>
          </w:rPr>
          <w:fldChar w:fldCharType="begin"/>
        </w:r>
        <w:r>
          <w:rPr>
            <w:noProof/>
            <w:webHidden/>
          </w:rPr>
          <w:instrText xml:space="preserve"> PAGEREF _Toc516556552 \h </w:instrText>
        </w:r>
        <w:r>
          <w:rPr>
            <w:noProof/>
            <w:webHidden/>
          </w:rPr>
        </w:r>
      </w:ins>
      <w:r>
        <w:rPr>
          <w:noProof/>
          <w:webHidden/>
        </w:rPr>
        <w:fldChar w:fldCharType="separate"/>
      </w:r>
      <w:ins w:id="114" w:author="Cardwell, Marianne" w:date="2018-06-12T08:46:00Z">
        <w:r w:rsidR="006A5F94">
          <w:rPr>
            <w:noProof/>
            <w:webHidden/>
          </w:rPr>
          <w:t>18</w:t>
        </w:r>
        <w:r>
          <w:rPr>
            <w:noProof/>
            <w:webHidden/>
          </w:rPr>
          <w:fldChar w:fldCharType="end"/>
        </w:r>
        <w:r w:rsidRPr="00877FB5">
          <w:rPr>
            <w:rStyle w:val="Hyperlink"/>
            <w:noProof/>
          </w:rPr>
          <w:fldChar w:fldCharType="end"/>
        </w:r>
      </w:ins>
    </w:p>
    <w:p w14:paraId="52246E47" w14:textId="5E31F13C" w:rsidR="00923F26" w:rsidRDefault="00923F26">
      <w:pPr>
        <w:pStyle w:val="TOC1"/>
        <w:tabs>
          <w:tab w:val="right" w:leader="dot" w:pos="9350"/>
        </w:tabs>
        <w:rPr>
          <w:ins w:id="115" w:author="Cardwell, Marianne" w:date="2018-06-12T08:46:00Z"/>
          <w:noProof/>
          <w:color w:val="auto"/>
          <w:sz w:val="22"/>
          <w:szCs w:val="22"/>
        </w:rPr>
      </w:pPr>
      <w:ins w:id="11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"_Toc516556553"</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5 Data Security and Security Sensitive Information Procedures</w:t>
        </w:r>
        <w:r>
          <w:rPr>
            <w:noProof/>
            <w:webHidden/>
          </w:rPr>
          <w:tab/>
        </w:r>
        <w:r>
          <w:rPr>
            <w:noProof/>
            <w:webHidden/>
          </w:rPr>
          <w:fldChar w:fldCharType="begin"/>
        </w:r>
        <w:r>
          <w:rPr>
            <w:noProof/>
            <w:webHidden/>
          </w:rPr>
          <w:instrText xml:space="preserve"> PAGEREF _Toc516556553 \h </w:instrText>
        </w:r>
        <w:r>
          <w:rPr>
            <w:noProof/>
            <w:webHidden/>
          </w:rPr>
        </w:r>
      </w:ins>
      <w:r>
        <w:rPr>
          <w:noProof/>
          <w:webHidden/>
        </w:rPr>
        <w:fldChar w:fldCharType="separate"/>
      </w:r>
      <w:ins w:id="117" w:author="Cardwell, Marianne" w:date="2018-06-12T08:46:00Z">
        <w:r w:rsidR="006A5F94">
          <w:rPr>
            <w:noProof/>
            <w:webHidden/>
          </w:rPr>
          <w:t>19</w:t>
        </w:r>
        <w:r>
          <w:rPr>
            <w:noProof/>
            <w:webHidden/>
          </w:rPr>
          <w:fldChar w:fldCharType="end"/>
        </w:r>
        <w:r w:rsidRPr="00877FB5">
          <w:rPr>
            <w:rStyle w:val="Hyperlink"/>
            <w:noProof/>
          </w:rPr>
          <w:fldChar w:fldCharType="end"/>
        </w:r>
      </w:ins>
    </w:p>
    <w:p w14:paraId="5AA77B80" w14:textId="550A3CE6" w:rsidR="00923F26" w:rsidRDefault="00923F26">
      <w:pPr>
        <w:pStyle w:val="TOC1"/>
        <w:tabs>
          <w:tab w:val="right" w:leader="dot" w:pos="9350"/>
        </w:tabs>
        <w:rPr>
          <w:ins w:id="118" w:author="Cardwell, Marianne" w:date="2018-06-12T08:46:00Z"/>
          <w:noProof/>
          <w:color w:val="auto"/>
          <w:sz w:val="22"/>
          <w:szCs w:val="22"/>
        </w:rPr>
      </w:pPr>
      <w:ins w:id="11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"_Toc516556554"</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6 Data Distribution and Licensing</w:t>
        </w:r>
        <w:r>
          <w:rPr>
            <w:noProof/>
            <w:webHidden/>
          </w:rPr>
          <w:tab/>
        </w:r>
        <w:r>
          <w:rPr>
            <w:noProof/>
            <w:webHidden/>
          </w:rPr>
          <w:fldChar w:fldCharType="begin"/>
        </w:r>
        <w:r>
          <w:rPr>
            <w:noProof/>
            <w:webHidden/>
          </w:rPr>
          <w:instrText xml:space="preserve"> PAGEREF _Toc516556554 \h </w:instrText>
        </w:r>
        <w:r>
          <w:rPr>
            <w:noProof/>
            <w:webHidden/>
          </w:rPr>
        </w:r>
      </w:ins>
      <w:r>
        <w:rPr>
          <w:noProof/>
          <w:webHidden/>
        </w:rPr>
        <w:fldChar w:fldCharType="separate"/>
      </w:r>
      <w:ins w:id="120" w:author="Cardwell, Marianne" w:date="2018-06-12T08:46:00Z">
        <w:r w:rsidR="006A5F94">
          <w:rPr>
            <w:noProof/>
            <w:webHidden/>
          </w:rPr>
          <w:t>20</w:t>
        </w:r>
        <w:r>
          <w:rPr>
            <w:noProof/>
            <w:webHidden/>
          </w:rPr>
          <w:fldChar w:fldCharType="end"/>
        </w:r>
        <w:r w:rsidRPr="00877FB5">
          <w:rPr>
            <w:rStyle w:val="Hyperlink"/>
            <w:noProof/>
          </w:rPr>
          <w:fldChar w:fldCharType="end"/>
        </w:r>
      </w:ins>
    </w:p>
    <w:p w14:paraId="6639B1F1" w14:textId="1CD4CD42" w:rsidR="00923F26" w:rsidRDefault="00923F26">
      <w:pPr>
        <w:pStyle w:val="TOC2"/>
        <w:tabs>
          <w:tab w:val="right" w:leader="dot" w:pos="9350"/>
        </w:tabs>
        <w:rPr>
          <w:ins w:id="121" w:author="Cardwell, Marianne" w:date="2018-06-12T08:46:00Z"/>
          <w:noProof/>
          <w:color w:val="auto"/>
          <w:sz w:val="22"/>
          <w:szCs w:val="22"/>
        </w:rPr>
      </w:pPr>
      <w:ins w:id="12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"_Toc516556555"</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6.1 Airport Internal vs. External Distribution Policy</w:t>
        </w:r>
        <w:r>
          <w:rPr>
            <w:noProof/>
            <w:webHidden/>
          </w:rPr>
          <w:tab/>
        </w:r>
        <w:r>
          <w:rPr>
            <w:noProof/>
            <w:webHidden/>
          </w:rPr>
          <w:fldChar w:fldCharType="begin"/>
        </w:r>
        <w:r>
          <w:rPr>
            <w:noProof/>
            <w:webHidden/>
          </w:rPr>
          <w:instrText xml:space="preserve"> PAGEREF _Toc516556555 \h </w:instrText>
        </w:r>
        <w:r>
          <w:rPr>
            <w:noProof/>
            <w:webHidden/>
          </w:rPr>
        </w:r>
      </w:ins>
      <w:r>
        <w:rPr>
          <w:noProof/>
          <w:webHidden/>
        </w:rPr>
        <w:fldChar w:fldCharType="separate"/>
      </w:r>
      <w:ins w:id="123" w:author="Cardwell, Marianne" w:date="2018-06-12T08:46:00Z">
        <w:r w:rsidR="006A5F94">
          <w:rPr>
            <w:noProof/>
            <w:webHidden/>
          </w:rPr>
          <w:t>20</w:t>
        </w:r>
        <w:r>
          <w:rPr>
            <w:noProof/>
            <w:webHidden/>
          </w:rPr>
          <w:fldChar w:fldCharType="end"/>
        </w:r>
        <w:r w:rsidRPr="00877FB5">
          <w:rPr>
            <w:rStyle w:val="Hyperlink"/>
            <w:noProof/>
          </w:rPr>
          <w:fldChar w:fldCharType="end"/>
        </w:r>
      </w:ins>
    </w:p>
    <w:p w14:paraId="4E6C5F97" w14:textId="7E534200" w:rsidR="00923F26" w:rsidRDefault="00923F26">
      <w:pPr>
        <w:pStyle w:val="TOC2"/>
        <w:tabs>
          <w:tab w:val="right" w:leader="dot" w:pos="9350"/>
        </w:tabs>
        <w:rPr>
          <w:ins w:id="124" w:author="Cardwell, Marianne" w:date="2018-06-12T08:46:00Z"/>
          <w:noProof/>
          <w:color w:val="auto"/>
          <w:sz w:val="22"/>
          <w:szCs w:val="22"/>
        </w:rPr>
      </w:pPr>
      <w:ins w:id="12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"_Toc516556556"</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6.2 Digital Data License Agreement</w:t>
        </w:r>
        <w:r>
          <w:rPr>
            <w:noProof/>
            <w:webHidden/>
          </w:rPr>
          <w:tab/>
        </w:r>
        <w:r>
          <w:rPr>
            <w:noProof/>
            <w:webHidden/>
          </w:rPr>
          <w:fldChar w:fldCharType="begin"/>
        </w:r>
        <w:r>
          <w:rPr>
            <w:noProof/>
            <w:webHidden/>
          </w:rPr>
          <w:instrText xml:space="preserve"> PAGEREF _Toc516556556 \h </w:instrText>
        </w:r>
        <w:r>
          <w:rPr>
            <w:noProof/>
            <w:webHidden/>
          </w:rPr>
        </w:r>
      </w:ins>
      <w:r>
        <w:rPr>
          <w:noProof/>
          <w:webHidden/>
        </w:rPr>
        <w:fldChar w:fldCharType="separate"/>
      </w:r>
      <w:ins w:id="126" w:author="Cardwell, Marianne" w:date="2018-06-12T08:46:00Z">
        <w:r w:rsidR="006A5F94">
          <w:rPr>
            <w:noProof/>
            <w:webHidden/>
          </w:rPr>
          <w:t>20</w:t>
        </w:r>
        <w:r>
          <w:rPr>
            <w:noProof/>
            <w:webHidden/>
          </w:rPr>
          <w:fldChar w:fldCharType="end"/>
        </w:r>
        <w:r w:rsidRPr="00877FB5">
          <w:rPr>
            <w:rStyle w:val="Hyperlink"/>
            <w:noProof/>
          </w:rPr>
          <w:fldChar w:fldCharType="end"/>
        </w:r>
      </w:ins>
    </w:p>
    <w:p w14:paraId="2E9BF30E" w14:textId="3EEF90C8" w:rsidR="00923F26" w:rsidRDefault="00923F26">
      <w:pPr>
        <w:pStyle w:val="TOC1"/>
        <w:tabs>
          <w:tab w:val="right" w:leader="dot" w:pos="9350"/>
        </w:tabs>
        <w:rPr>
          <w:ins w:id="127" w:author="Cardwell, Marianne" w:date="2018-06-12T08:46:00Z"/>
          <w:noProof/>
          <w:color w:val="auto"/>
          <w:sz w:val="22"/>
          <w:szCs w:val="22"/>
        </w:rPr>
      </w:pPr>
      <w:ins w:id="12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"_Toc516556557"</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Appendix A – GIS Data Schema</w:t>
        </w:r>
        <w:r>
          <w:rPr>
            <w:noProof/>
            <w:webHidden/>
          </w:rPr>
          <w:tab/>
        </w:r>
        <w:r>
          <w:rPr>
            <w:noProof/>
            <w:webHidden/>
          </w:rPr>
          <w:fldChar w:fldCharType="begin"/>
        </w:r>
        <w:r>
          <w:rPr>
            <w:noProof/>
            <w:webHidden/>
          </w:rPr>
          <w:instrText xml:space="preserve"> PAGEREF _Toc516556557 \h </w:instrText>
        </w:r>
        <w:r>
          <w:rPr>
            <w:noProof/>
            <w:webHidden/>
          </w:rPr>
        </w:r>
      </w:ins>
      <w:r>
        <w:rPr>
          <w:noProof/>
          <w:webHidden/>
        </w:rPr>
        <w:fldChar w:fldCharType="separate"/>
      </w:r>
      <w:ins w:id="129" w:author="Cardwell, Marianne" w:date="2018-06-12T08:46:00Z">
        <w:r w:rsidR="006A5F94">
          <w:rPr>
            <w:noProof/>
            <w:webHidden/>
          </w:rPr>
          <w:t>21</w:t>
        </w:r>
        <w:r>
          <w:rPr>
            <w:noProof/>
            <w:webHidden/>
          </w:rPr>
          <w:fldChar w:fldCharType="end"/>
        </w:r>
        <w:r w:rsidRPr="00877FB5">
          <w:rPr>
            <w:rStyle w:val="Hyperlink"/>
            <w:noProof/>
          </w:rPr>
          <w:fldChar w:fldCharType="end"/>
        </w:r>
      </w:ins>
    </w:p>
    <w:p w14:paraId="2FC839B4" w14:textId="098D72FB" w:rsidR="00923F26" w:rsidRDefault="00923F26">
      <w:pPr>
        <w:pStyle w:val="TOC1"/>
        <w:tabs>
          <w:tab w:val="right" w:leader="dot" w:pos="9350"/>
        </w:tabs>
        <w:rPr>
          <w:ins w:id="130" w:author="Cardwell, Marianne" w:date="2018-06-12T08:46:00Z"/>
          <w:noProof/>
          <w:color w:val="auto"/>
          <w:sz w:val="22"/>
          <w:szCs w:val="22"/>
        </w:rPr>
      </w:pPr>
      <w:ins w:id="13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"_Toc516556558"</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Appendix B – GIS Data Owners</w:t>
        </w:r>
        <w:r>
          <w:rPr>
            <w:noProof/>
            <w:webHidden/>
          </w:rPr>
          <w:tab/>
        </w:r>
        <w:r>
          <w:rPr>
            <w:noProof/>
            <w:webHidden/>
          </w:rPr>
          <w:fldChar w:fldCharType="begin"/>
        </w:r>
        <w:r>
          <w:rPr>
            <w:noProof/>
            <w:webHidden/>
          </w:rPr>
          <w:instrText xml:space="preserve"> PAGEREF _Toc516556558 \h </w:instrText>
        </w:r>
        <w:r>
          <w:rPr>
            <w:noProof/>
            <w:webHidden/>
          </w:rPr>
        </w:r>
      </w:ins>
      <w:r>
        <w:rPr>
          <w:noProof/>
          <w:webHidden/>
        </w:rPr>
        <w:fldChar w:fldCharType="separate"/>
      </w:r>
      <w:ins w:id="132" w:author="Cardwell, Marianne" w:date="2018-06-12T08:46:00Z">
        <w:r w:rsidR="006A5F94">
          <w:rPr>
            <w:noProof/>
            <w:webHidden/>
          </w:rPr>
          <w:t>128</w:t>
        </w:r>
        <w:r>
          <w:rPr>
            <w:noProof/>
            <w:webHidden/>
          </w:rPr>
          <w:fldChar w:fldCharType="end"/>
        </w:r>
        <w:r w:rsidRPr="00877FB5">
          <w:rPr>
            <w:rStyle w:val="Hyperlink"/>
            <w:noProof/>
          </w:rPr>
          <w:fldChar w:fldCharType="end"/>
        </w:r>
      </w:ins>
    </w:p>
    <w:p w14:paraId="2F5A6B29" w14:textId="6ED09F36" w:rsidR="00923F26" w:rsidRDefault="00923F26">
      <w:pPr>
        <w:pStyle w:val="TOC1"/>
        <w:tabs>
          <w:tab w:val="right" w:leader="dot" w:pos="9350"/>
        </w:tabs>
        <w:rPr>
          <w:ins w:id="133" w:author="Cardwell, Marianne" w:date="2018-06-12T08:46:00Z"/>
          <w:noProof/>
          <w:color w:val="auto"/>
          <w:sz w:val="22"/>
          <w:szCs w:val="22"/>
        </w:rPr>
      </w:pPr>
      <w:ins w:id="13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"_Toc516556559"</w:instrText>
        </w:r>
        <w:r w:rsidRPr="00877FB5">
          <w:rPr>
            <w:rStyle w:val="Hyperlink"/>
            <w:noProof/>
          </w:rPr>
          <w:instrText xml:space="preserve"> </w:instrText>
        </w:r>
        <w:r w:rsidRPr="00877FB5">
          <w:rPr>
            <w:rStyle w:val="Hyperlink"/>
            <w:noProof/>
          </w:rPr>
        </w:r>
        <w:r w:rsidRPr="00877FB5">
          <w:rPr>
            <w:rStyle w:val="Hyperlink"/>
            <w:noProof/>
          </w:rPr>
          <w:fldChar w:fldCharType="separate"/>
        </w:r>
        <w:r w:rsidRPr="00877FB5">
          <w:rPr>
            <w:rStyle w:val="Hyperlink"/>
            <w:noProof/>
          </w:rPr>
          <w:t>Appendix C – Digital License and Non-Disclosure Agreement</w:t>
        </w:r>
        <w:r>
          <w:rPr>
            <w:noProof/>
            <w:webHidden/>
          </w:rPr>
          <w:tab/>
        </w:r>
        <w:r>
          <w:rPr>
            <w:noProof/>
            <w:webHidden/>
          </w:rPr>
          <w:fldChar w:fldCharType="begin"/>
        </w:r>
        <w:r>
          <w:rPr>
            <w:noProof/>
            <w:webHidden/>
          </w:rPr>
          <w:instrText xml:space="preserve"> PAGEREF _Toc516556559 \h </w:instrText>
        </w:r>
        <w:r>
          <w:rPr>
            <w:noProof/>
            <w:webHidden/>
          </w:rPr>
        </w:r>
      </w:ins>
      <w:r>
        <w:rPr>
          <w:noProof/>
          <w:webHidden/>
        </w:rPr>
        <w:fldChar w:fldCharType="separate"/>
      </w:r>
      <w:ins w:id="135" w:author="Cardwell, Marianne" w:date="2018-06-12T08:46:00Z">
        <w:r w:rsidR="006A5F94">
          <w:rPr>
            <w:noProof/>
            <w:webHidden/>
          </w:rPr>
          <w:t>131</w:t>
        </w:r>
        <w:r>
          <w:rPr>
            <w:noProof/>
            <w:webHidden/>
          </w:rPr>
          <w:fldChar w:fldCharType="end"/>
        </w:r>
        <w:r w:rsidRPr="00877FB5">
          <w:rPr>
            <w:rStyle w:val="Hyperlink"/>
            <w:noProof/>
          </w:rPr>
          <w:fldChar w:fldCharType="end"/>
        </w:r>
      </w:ins>
    </w:p>
    <w:p w14:paraId="78D2EE20" w14:textId="70D1D886" w:rsidR="0000585F" w:rsidDel="00923F26" w:rsidRDefault="0000585F">
      <w:pPr>
        <w:pStyle w:val="TOC1"/>
        <w:tabs>
          <w:tab w:val="right" w:leader="dot" w:pos="9350"/>
        </w:tabs>
        <w:rPr>
          <w:del w:id="136" w:author="Cardwell, Marianne" w:date="2018-06-12T08:46:00Z"/>
          <w:noProof/>
          <w:color w:val="auto"/>
          <w:sz w:val="22"/>
          <w:szCs w:val="22"/>
        </w:rPr>
      </w:pPr>
      <w:del w:id="137" w:author="Cardwell, Marianne" w:date="2018-06-12T08:46:00Z">
        <w:r w:rsidRPr="00923F26" w:rsidDel="00923F26">
          <w:rPr>
            <w:noProof/>
            <w:rPrChange w:id="138" w:author="Cardwell, Marianne" w:date="2018-06-12T08:46:00Z">
              <w:rPr>
                <w:rStyle w:val="Hyperlink"/>
                <w:noProof/>
              </w:rPr>
            </w:rPrChange>
          </w:rPr>
          <w:delText>Revision History</w:delText>
        </w:r>
        <w:r w:rsidDel="00923F26">
          <w:rPr>
            <w:noProof/>
            <w:webHidden/>
          </w:rPr>
          <w:tab/>
        </w:r>
        <w:r w:rsidR="003328D6" w:rsidDel="00923F26">
          <w:rPr>
            <w:noProof/>
            <w:webHidden/>
          </w:rPr>
          <w:delText>5</w:delText>
        </w:r>
      </w:del>
    </w:p>
    <w:p w14:paraId="4F063204" w14:textId="70C6EC0D" w:rsidR="0000585F" w:rsidDel="00923F26" w:rsidRDefault="0000585F">
      <w:pPr>
        <w:pStyle w:val="TOC1"/>
        <w:tabs>
          <w:tab w:val="right" w:leader="dot" w:pos="9350"/>
        </w:tabs>
        <w:rPr>
          <w:del w:id="139" w:author="Cardwell, Marianne" w:date="2018-06-12T08:46:00Z"/>
          <w:noProof/>
          <w:color w:val="auto"/>
          <w:sz w:val="22"/>
          <w:szCs w:val="22"/>
        </w:rPr>
      </w:pPr>
      <w:del w:id="140" w:author="Cardwell, Marianne" w:date="2018-06-12T08:46:00Z">
        <w:r w:rsidRPr="00923F26" w:rsidDel="00923F26">
          <w:rPr>
            <w:noProof/>
            <w:rPrChange w:id="141" w:author="Cardwell, Marianne" w:date="2018-06-12T08:46:00Z">
              <w:rPr>
                <w:rStyle w:val="Hyperlink"/>
                <w:noProof/>
              </w:rPr>
            </w:rPrChange>
          </w:rPr>
          <w:delText>1 Introduction</w:delText>
        </w:r>
        <w:r w:rsidDel="00923F26">
          <w:rPr>
            <w:noProof/>
            <w:webHidden/>
          </w:rPr>
          <w:tab/>
        </w:r>
        <w:r w:rsidR="003328D6" w:rsidDel="00923F26">
          <w:rPr>
            <w:noProof/>
            <w:webHidden/>
          </w:rPr>
          <w:delText>6</w:delText>
        </w:r>
      </w:del>
    </w:p>
    <w:p w14:paraId="3BB9AEFA" w14:textId="1EA99F93" w:rsidR="0000585F" w:rsidDel="00923F26" w:rsidRDefault="0000585F">
      <w:pPr>
        <w:pStyle w:val="TOC2"/>
        <w:tabs>
          <w:tab w:val="right" w:leader="dot" w:pos="9350"/>
        </w:tabs>
        <w:rPr>
          <w:del w:id="142" w:author="Cardwell, Marianne" w:date="2018-06-12T08:46:00Z"/>
          <w:noProof/>
          <w:color w:val="auto"/>
          <w:sz w:val="22"/>
          <w:szCs w:val="22"/>
        </w:rPr>
      </w:pPr>
      <w:del w:id="143" w:author="Cardwell, Marianne" w:date="2018-06-12T08:46:00Z">
        <w:r w:rsidRPr="00923F26" w:rsidDel="00923F26">
          <w:rPr>
            <w:noProof/>
            <w:rPrChange w:id="144" w:author="Cardwell, Marianne" w:date="2018-06-12T08:46:00Z">
              <w:rPr>
                <w:rStyle w:val="Hyperlink"/>
                <w:noProof/>
              </w:rPr>
            </w:rPrChange>
          </w:rPr>
          <w:delText>1.1 Purpose</w:delText>
        </w:r>
        <w:r w:rsidDel="00923F26">
          <w:rPr>
            <w:noProof/>
            <w:webHidden/>
          </w:rPr>
          <w:tab/>
        </w:r>
        <w:r w:rsidR="003328D6" w:rsidDel="00923F26">
          <w:rPr>
            <w:noProof/>
            <w:webHidden/>
          </w:rPr>
          <w:delText>6</w:delText>
        </w:r>
      </w:del>
    </w:p>
    <w:p w14:paraId="5D7A7965" w14:textId="5214D6C4" w:rsidR="0000585F" w:rsidDel="00923F26" w:rsidRDefault="0000585F">
      <w:pPr>
        <w:pStyle w:val="TOC2"/>
        <w:tabs>
          <w:tab w:val="right" w:leader="dot" w:pos="9350"/>
        </w:tabs>
        <w:rPr>
          <w:del w:id="145" w:author="Cardwell, Marianne" w:date="2018-06-12T08:46:00Z"/>
          <w:noProof/>
          <w:color w:val="auto"/>
          <w:sz w:val="22"/>
          <w:szCs w:val="22"/>
        </w:rPr>
      </w:pPr>
      <w:del w:id="146" w:author="Cardwell, Marianne" w:date="2018-06-12T08:46:00Z">
        <w:r w:rsidRPr="00923F26" w:rsidDel="00923F26">
          <w:rPr>
            <w:noProof/>
            <w:rPrChange w:id="147" w:author="Cardwell, Marianne" w:date="2018-06-12T08:46:00Z">
              <w:rPr>
                <w:rStyle w:val="Hyperlink"/>
                <w:noProof/>
              </w:rPr>
            </w:rPrChange>
          </w:rPr>
          <w:delText>1.2 Document Scope</w:delText>
        </w:r>
        <w:r w:rsidDel="00923F26">
          <w:rPr>
            <w:noProof/>
            <w:webHidden/>
          </w:rPr>
          <w:tab/>
        </w:r>
        <w:r w:rsidR="003328D6" w:rsidDel="00923F26">
          <w:rPr>
            <w:noProof/>
            <w:webHidden/>
          </w:rPr>
          <w:delText>6</w:delText>
        </w:r>
      </w:del>
    </w:p>
    <w:p w14:paraId="3E9009F5" w14:textId="6D8A0A98" w:rsidR="0000585F" w:rsidDel="00923F26" w:rsidRDefault="0000585F">
      <w:pPr>
        <w:pStyle w:val="TOC2"/>
        <w:tabs>
          <w:tab w:val="right" w:leader="dot" w:pos="9350"/>
        </w:tabs>
        <w:rPr>
          <w:del w:id="148" w:author="Cardwell, Marianne" w:date="2018-06-12T08:46:00Z"/>
          <w:noProof/>
          <w:color w:val="auto"/>
          <w:sz w:val="22"/>
          <w:szCs w:val="22"/>
        </w:rPr>
      </w:pPr>
      <w:del w:id="149" w:author="Cardwell, Marianne" w:date="2018-06-12T08:46:00Z">
        <w:r w:rsidRPr="00923F26" w:rsidDel="00923F26">
          <w:rPr>
            <w:noProof/>
            <w:rPrChange w:id="150" w:author="Cardwell, Marianne" w:date="2018-06-12T08:46:00Z">
              <w:rPr>
                <w:rStyle w:val="Hyperlink"/>
                <w:noProof/>
              </w:rPr>
            </w:rPrChange>
          </w:rPr>
          <w:delText>1.3 Intended Audience</w:delText>
        </w:r>
        <w:r w:rsidDel="00923F26">
          <w:rPr>
            <w:noProof/>
            <w:webHidden/>
          </w:rPr>
          <w:tab/>
        </w:r>
        <w:r w:rsidR="003328D6" w:rsidDel="00923F26">
          <w:rPr>
            <w:noProof/>
            <w:webHidden/>
          </w:rPr>
          <w:delText>6</w:delText>
        </w:r>
      </w:del>
    </w:p>
    <w:p w14:paraId="36DAD5EB" w14:textId="71610A2B" w:rsidR="0000585F" w:rsidDel="00923F26" w:rsidRDefault="0000585F">
      <w:pPr>
        <w:pStyle w:val="TOC2"/>
        <w:tabs>
          <w:tab w:val="right" w:leader="dot" w:pos="9350"/>
        </w:tabs>
        <w:rPr>
          <w:del w:id="151" w:author="Cardwell, Marianne" w:date="2018-06-12T08:46:00Z"/>
          <w:noProof/>
          <w:color w:val="auto"/>
          <w:sz w:val="22"/>
          <w:szCs w:val="22"/>
        </w:rPr>
      </w:pPr>
      <w:del w:id="152" w:author="Cardwell, Marianne" w:date="2018-06-12T08:46:00Z">
        <w:r w:rsidRPr="00923F26" w:rsidDel="00923F26">
          <w:rPr>
            <w:noProof/>
            <w:rPrChange w:id="153" w:author="Cardwell, Marianne" w:date="2018-06-12T08:46:00Z">
              <w:rPr>
                <w:rStyle w:val="Hyperlink"/>
                <w:noProof/>
              </w:rPr>
            </w:rPrChange>
          </w:rPr>
          <w:delText>1.4 References to Parties</w:delText>
        </w:r>
        <w:r w:rsidDel="00923F26">
          <w:rPr>
            <w:noProof/>
            <w:webHidden/>
          </w:rPr>
          <w:tab/>
        </w:r>
        <w:r w:rsidR="003328D6" w:rsidDel="00923F26">
          <w:rPr>
            <w:noProof/>
            <w:webHidden/>
          </w:rPr>
          <w:delText>6</w:delText>
        </w:r>
      </w:del>
    </w:p>
    <w:p w14:paraId="044D7104" w14:textId="2C11D4EA" w:rsidR="0000585F" w:rsidDel="00923F26" w:rsidRDefault="0000585F">
      <w:pPr>
        <w:pStyle w:val="TOC1"/>
        <w:tabs>
          <w:tab w:val="right" w:leader="dot" w:pos="9350"/>
        </w:tabs>
        <w:rPr>
          <w:del w:id="154" w:author="Cardwell, Marianne" w:date="2018-06-12T08:46:00Z"/>
          <w:noProof/>
          <w:color w:val="auto"/>
          <w:sz w:val="22"/>
          <w:szCs w:val="22"/>
        </w:rPr>
      </w:pPr>
      <w:del w:id="155" w:author="Cardwell, Marianne" w:date="2018-06-12T08:46:00Z">
        <w:r w:rsidRPr="00923F26" w:rsidDel="00923F26">
          <w:rPr>
            <w:noProof/>
            <w:rPrChange w:id="156" w:author="Cardwell, Marianne" w:date="2018-06-12T08:46:00Z">
              <w:rPr>
                <w:rStyle w:val="Hyperlink"/>
                <w:noProof/>
              </w:rPr>
            </w:rPrChange>
          </w:rPr>
          <w:delText>2 GIS Data Standard</w:delText>
        </w:r>
        <w:r w:rsidDel="00923F26">
          <w:rPr>
            <w:noProof/>
            <w:webHidden/>
          </w:rPr>
          <w:tab/>
        </w:r>
        <w:r w:rsidR="003328D6" w:rsidDel="00923F26">
          <w:rPr>
            <w:noProof/>
            <w:webHidden/>
          </w:rPr>
          <w:delText>8</w:delText>
        </w:r>
      </w:del>
    </w:p>
    <w:p w14:paraId="29F5555C" w14:textId="4C8FA97B" w:rsidR="0000585F" w:rsidDel="00923F26" w:rsidRDefault="0000585F">
      <w:pPr>
        <w:pStyle w:val="TOC2"/>
        <w:tabs>
          <w:tab w:val="right" w:leader="dot" w:pos="9350"/>
        </w:tabs>
        <w:rPr>
          <w:del w:id="157" w:author="Cardwell, Marianne" w:date="2018-06-12T08:46:00Z"/>
          <w:noProof/>
          <w:color w:val="auto"/>
          <w:sz w:val="22"/>
          <w:szCs w:val="22"/>
        </w:rPr>
      </w:pPr>
      <w:del w:id="158" w:author="Cardwell, Marianne" w:date="2018-06-12T08:46:00Z">
        <w:r w:rsidRPr="00923F26" w:rsidDel="00923F26">
          <w:rPr>
            <w:noProof/>
            <w:rPrChange w:id="159" w:author="Cardwell, Marianne" w:date="2018-06-12T08:46:00Z">
              <w:rPr>
                <w:rStyle w:val="Hyperlink"/>
                <w:noProof/>
              </w:rPr>
            </w:rPrChange>
          </w:rPr>
          <w:delText>2.1 Foundation</w:delText>
        </w:r>
        <w:r w:rsidDel="00923F26">
          <w:rPr>
            <w:noProof/>
            <w:webHidden/>
          </w:rPr>
          <w:tab/>
        </w:r>
        <w:r w:rsidR="003328D6" w:rsidDel="00923F26">
          <w:rPr>
            <w:noProof/>
            <w:webHidden/>
          </w:rPr>
          <w:delText>8</w:delText>
        </w:r>
      </w:del>
    </w:p>
    <w:p w14:paraId="43D87906" w14:textId="5A018C95" w:rsidR="0000585F" w:rsidDel="00923F26" w:rsidRDefault="0000585F">
      <w:pPr>
        <w:pStyle w:val="TOC3"/>
        <w:tabs>
          <w:tab w:val="right" w:leader="dot" w:pos="9350"/>
        </w:tabs>
        <w:rPr>
          <w:del w:id="160" w:author="Cardwell, Marianne" w:date="2018-06-12T08:46:00Z"/>
          <w:noProof/>
          <w:color w:val="auto"/>
          <w:sz w:val="22"/>
          <w:szCs w:val="22"/>
        </w:rPr>
      </w:pPr>
      <w:del w:id="161" w:author="Cardwell, Marianne" w:date="2018-06-12T08:46:00Z">
        <w:r w:rsidRPr="00923F26" w:rsidDel="00923F26">
          <w:rPr>
            <w:noProof/>
            <w:rPrChange w:id="162" w:author="Cardwell, Marianne" w:date="2018-06-12T08:46:00Z">
              <w:rPr>
                <w:rStyle w:val="Hyperlink"/>
                <w:noProof/>
              </w:rPr>
            </w:rPrChange>
          </w:rPr>
          <w:delText>2.1.1 FAA AC 150/5300-18B</w:delText>
        </w:r>
        <w:r w:rsidDel="00923F26">
          <w:rPr>
            <w:noProof/>
            <w:webHidden/>
          </w:rPr>
          <w:tab/>
        </w:r>
        <w:r w:rsidR="003328D6" w:rsidDel="00923F26">
          <w:rPr>
            <w:noProof/>
            <w:webHidden/>
          </w:rPr>
          <w:delText>8</w:delText>
        </w:r>
      </w:del>
    </w:p>
    <w:p w14:paraId="62A7A369" w14:textId="5190DA2D" w:rsidR="0000585F" w:rsidDel="00923F26" w:rsidRDefault="0000585F">
      <w:pPr>
        <w:pStyle w:val="TOC3"/>
        <w:tabs>
          <w:tab w:val="right" w:leader="dot" w:pos="9350"/>
        </w:tabs>
        <w:rPr>
          <w:del w:id="163" w:author="Cardwell, Marianne" w:date="2018-06-12T08:46:00Z"/>
          <w:noProof/>
          <w:color w:val="auto"/>
          <w:sz w:val="22"/>
          <w:szCs w:val="22"/>
        </w:rPr>
      </w:pPr>
      <w:del w:id="164" w:author="Cardwell, Marianne" w:date="2018-06-12T08:46:00Z">
        <w:r w:rsidRPr="00923F26" w:rsidDel="00923F26">
          <w:rPr>
            <w:noProof/>
            <w:rPrChange w:id="165" w:author="Cardwell, Marianne" w:date="2018-06-12T08:46:00Z">
              <w:rPr>
                <w:rStyle w:val="Hyperlink"/>
                <w:noProof/>
              </w:rPr>
            </w:rPrChange>
          </w:rPr>
          <w:delText>2.1.2 National CAD Standard</w:delText>
        </w:r>
        <w:r w:rsidDel="00923F26">
          <w:rPr>
            <w:noProof/>
            <w:webHidden/>
          </w:rPr>
          <w:tab/>
        </w:r>
        <w:r w:rsidR="003328D6" w:rsidDel="00923F26">
          <w:rPr>
            <w:noProof/>
            <w:webHidden/>
          </w:rPr>
          <w:delText>8</w:delText>
        </w:r>
      </w:del>
    </w:p>
    <w:p w14:paraId="5434D0E1" w14:textId="2C37D3AE" w:rsidR="0000585F" w:rsidDel="00923F26" w:rsidRDefault="0000585F">
      <w:pPr>
        <w:pStyle w:val="TOC3"/>
        <w:tabs>
          <w:tab w:val="right" w:leader="dot" w:pos="9350"/>
        </w:tabs>
        <w:rPr>
          <w:del w:id="166" w:author="Cardwell, Marianne" w:date="2018-06-12T08:46:00Z"/>
          <w:noProof/>
          <w:color w:val="auto"/>
          <w:sz w:val="22"/>
          <w:szCs w:val="22"/>
        </w:rPr>
      </w:pPr>
      <w:del w:id="167" w:author="Cardwell, Marianne" w:date="2018-06-12T08:46:00Z">
        <w:r w:rsidRPr="00923F26" w:rsidDel="00923F26">
          <w:rPr>
            <w:noProof/>
            <w:rPrChange w:id="168" w:author="Cardwell, Marianne" w:date="2018-06-12T08:46:00Z">
              <w:rPr>
                <w:rStyle w:val="Hyperlink"/>
                <w:noProof/>
              </w:rPr>
            </w:rPrChange>
          </w:rPr>
          <w:delText>2.1.3 Esri Geodatabase Data Model</w:delText>
        </w:r>
        <w:r w:rsidDel="00923F26">
          <w:rPr>
            <w:noProof/>
            <w:webHidden/>
          </w:rPr>
          <w:tab/>
        </w:r>
        <w:r w:rsidR="003328D6" w:rsidDel="00923F26">
          <w:rPr>
            <w:noProof/>
            <w:webHidden/>
          </w:rPr>
          <w:delText>8</w:delText>
        </w:r>
      </w:del>
    </w:p>
    <w:p w14:paraId="093E2A7F" w14:textId="2D9990E6" w:rsidR="0000585F" w:rsidDel="00923F26" w:rsidRDefault="0000585F">
      <w:pPr>
        <w:pStyle w:val="TOC2"/>
        <w:tabs>
          <w:tab w:val="right" w:leader="dot" w:pos="9350"/>
        </w:tabs>
        <w:rPr>
          <w:del w:id="169" w:author="Cardwell, Marianne" w:date="2018-06-12T08:46:00Z"/>
          <w:noProof/>
          <w:color w:val="auto"/>
          <w:sz w:val="22"/>
          <w:szCs w:val="22"/>
        </w:rPr>
      </w:pPr>
      <w:del w:id="170" w:author="Cardwell, Marianne" w:date="2018-06-12T08:46:00Z">
        <w:r w:rsidRPr="00923F26" w:rsidDel="00923F26">
          <w:rPr>
            <w:noProof/>
            <w:rPrChange w:id="171" w:author="Cardwell, Marianne" w:date="2018-06-12T08:46:00Z">
              <w:rPr>
                <w:rStyle w:val="Hyperlink"/>
                <w:noProof/>
              </w:rPr>
            </w:rPrChange>
          </w:rPr>
          <w:delText>2.2 Data Schema</w:delText>
        </w:r>
        <w:r w:rsidDel="00923F26">
          <w:rPr>
            <w:noProof/>
            <w:webHidden/>
          </w:rPr>
          <w:tab/>
        </w:r>
        <w:r w:rsidR="003328D6" w:rsidDel="00923F26">
          <w:rPr>
            <w:noProof/>
            <w:webHidden/>
          </w:rPr>
          <w:delText>8</w:delText>
        </w:r>
      </w:del>
    </w:p>
    <w:p w14:paraId="30F10D0D" w14:textId="6F9D7CFC" w:rsidR="0000585F" w:rsidDel="00923F26" w:rsidRDefault="0000585F">
      <w:pPr>
        <w:pStyle w:val="TOC3"/>
        <w:tabs>
          <w:tab w:val="right" w:leader="dot" w:pos="9350"/>
        </w:tabs>
        <w:rPr>
          <w:del w:id="172" w:author="Cardwell, Marianne" w:date="2018-06-12T08:46:00Z"/>
          <w:noProof/>
          <w:color w:val="auto"/>
          <w:sz w:val="22"/>
          <w:szCs w:val="22"/>
        </w:rPr>
      </w:pPr>
      <w:del w:id="173" w:author="Cardwell, Marianne" w:date="2018-06-12T08:46:00Z">
        <w:r w:rsidRPr="00923F26" w:rsidDel="00923F26">
          <w:rPr>
            <w:noProof/>
            <w:rPrChange w:id="174" w:author="Cardwell, Marianne" w:date="2018-06-12T08:46:00Z">
              <w:rPr>
                <w:rStyle w:val="Hyperlink"/>
                <w:noProof/>
              </w:rPr>
            </w:rPrChange>
          </w:rPr>
          <w:delText>2.2.1 Terminology</w:delText>
        </w:r>
        <w:r w:rsidDel="00923F26">
          <w:rPr>
            <w:noProof/>
            <w:webHidden/>
          </w:rPr>
          <w:tab/>
        </w:r>
        <w:r w:rsidR="003328D6" w:rsidDel="00923F26">
          <w:rPr>
            <w:noProof/>
            <w:webHidden/>
          </w:rPr>
          <w:delText>8</w:delText>
        </w:r>
      </w:del>
    </w:p>
    <w:p w14:paraId="2A8E6711" w14:textId="71D73D11" w:rsidR="0000585F" w:rsidDel="00923F26" w:rsidRDefault="0000585F">
      <w:pPr>
        <w:pStyle w:val="TOC3"/>
        <w:tabs>
          <w:tab w:val="right" w:leader="dot" w:pos="9350"/>
        </w:tabs>
        <w:rPr>
          <w:del w:id="175" w:author="Cardwell, Marianne" w:date="2018-06-12T08:46:00Z"/>
          <w:noProof/>
          <w:color w:val="auto"/>
          <w:sz w:val="22"/>
          <w:szCs w:val="22"/>
        </w:rPr>
      </w:pPr>
      <w:del w:id="176" w:author="Cardwell, Marianne" w:date="2018-06-12T08:46:00Z">
        <w:r w:rsidRPr="00923F26" w:rsidDel="00923F26">
          <w:rPr>
            <w:noProof/>
            <w:rPrChange w:id="177" w:author="Cardwell, Marianne" w:date="2018-06-12T08:46:00Z">
              <w:rPr>
                <w:rStyle w:val="Hyperlink"/>
                <w:noProof/>
              </w:rPr>
            </w:rPrChange>
          </w:rPr>
          <w:delText>2.2.2 SFO GIS Data Schema</w:delText>
        </w:r>
        <w:r w:rsidDel="00923F26">
          <w:rPr>
            <w:noProof/>
            <w:webHidden/>
          </w:rPr>
          <w:tab/>
        </w:r>
        <w:r w:rsidR="003328D6" w:rsidDel="00923F26">
          <w:rPr>
            <w:noProof/>
            <w:webHidden/>
          </w:rPr>
          <w:delText>10</w:delText>
        </w:r>
      </w:del>
    </w:p>
    <w:p w14:paraId="3414CB9F" w14:textId="769742EF" w:rsidR="0000585F" w:rsidDel="00923F26" w:rsidRDefault="0000585F">
      <w:pPr>
        <w:pStyle w:val="TOC2"/>
        <w:tabs>
          <w:tab w:val="right" w:leader="dot" w:pos="9350"/>
        </w:tabs>
        <w:rPr>
          <w:del w:id="178" w:author="Cardwell, Marianne" w:date="2018-06-12T08:46:00Z"/>
          <w:noProof/>
          <w:color w:val="auto"/>
          <w:sz w:val="22"/>
          <w:szCs w:val="22"/>
        </w:rPr>
      </w:pPr>
      <w:del w:id="179" w:author="Cardwell, Marianne" w:date="2018-06-12T08:46:00Z">
        <w:r w:rsidRPr="00923F26" w:rsidDel="00923F26">
          <w:rPr>
            <w:noProof/>
            <w:rPrChange w:id="180" w:author="Cardwell, Marianne" w:date="2018-06-12T08:46:00Z">
              <w:rPr>
                <w:rStyle w:val="Hyperlink"/>
                <w:noProof/>
              </w:rPr>
            </w:rPrChange>
          </w:rPr>
          <w:delText>2.3 Software</w:delText>
        </w:r>
        <w:r w:rsidDel="00923F26">
          <w:rPr>
            <w:noProof/>
            <w:webHidden/>
          </w:rPr>
          <w:tab/>
        </w:r>
        <w:r w:rsidR="003328D6" w:rsidDel="00923F26">
          <w:rPr>
            <w:noProof/>
            <w:webHidden/>
          </w:rPr>
          <w:delText>10</w:delText>
        </w:r>
      </w:del>
    </w:p>
    <w:p w14:paraId="1CD46170" w14:textId="1321F911" w:rsidR="0000585F" w:rsidDel="00923F26" w:rsidRDefault="0000585F">
      <w:pPr>
        <w:pStyle w:val="TOC2"/>
        <w:tabs>
          <w:tab w:val="right" w:leader="dot" w:pos="9350"/>
        </w:tabs>
        <w:rPr>
          <w:del w:id="181" w:author="Cardwell, Marianne" w:date="2018-06-12T08:46:00Z"/>
          <w:noProof/>
          <w:color w:val="auto"/>
          <w:sz w:val="22"/>
          <w:szCs w:val="22"/>
        </w:rPr>
      </w:pPr>
      <w:del w:id="182" w:author="Cardwell, Marianne" w:date="2018-06-12T08:46:00Z">
        <w:r w:rsidRPr="00923F26" w:rsidDel="00923F26">
          <w:rPr>
            <w:noProof/>
            <w:rPrChange w:id="183" w:author="Cardwell, Marianne" w:date="2018-06-12T08:46:00Z">
              <w:rPr>
                <w:rStyle w:val="Hyperlink"/>
                <w:noProof/>
              </w:rPr>
            </w:rPrChange>
          </w:rPr>
          <w:delText>2.4 Coordinate System</w:delText>
        </w:r>
        <w:r w:rsidDel="00923F26">
          <w:rPr>
            <w:noProof/>
            <w:webHidden/>
          </w:rPr>
          <w:tab/>
        </w:r>
        <w:r w:rsidR="003328D6" w:rsidDel="00923F26">
          <w:rPr>
            <w:noProof/>
            <w:webHidden/>
          </w:rPr>
          <w:delText>10</w:delText>
        </w:r>
      </w:del>
    </w:p>
    <w:p w14:paraId="1AAAD4E4" w14:textId="4DFDF7ED" w:rsidR="0000585F" w:rsidDel="00923F26" w:rsidRDefault="0000585F">
      <w:pPr>
        <w:pStyle w:val="TOC2"/>
        <w:tabs>
          <w:tab w:val="right" w:leader="dot" w:pos="9350"/>
        </w:tabs>
        <w:rPr>
          <w:del w:id="184" w:author="Cardwell, Marianne" w:date="2018-06-12T08:46:00Z"/>
          <w:noProof/>
          <w:color w:val="auto"/>
          <w:sz w:val="22"/>
          <w:szCs w:val="22"/>
        </w:rPr>
      </w:pPr>
      <w:del w:id="185" w:author="Cardwell, Marianne" w:date="2018-06-12T08:46:00Z">
        <w:r w:rsidRPr="00923F26" w:rsidDel="00923F26">
          <w:rPr>
            <w:noProof/>
            <w:rPrChange w:id="186" w:author="Cardwell, Marianne" w:date="2018-06-12T08:46:00Z">
              <w:rPr>
                <w:rStyle w:val="Hyperlink"/>
                <w:noProof/>
              </w:rPr>
            </w:rPrChange>
          </w:rPr>
          <w:delText>2.5 Metadata Standards</w:delText>
        </w:r>
        <w:r w:rsidDel="00923F26">
          <w:rPr>
            <w:noProof/>
            <w:webHidden/>
          </w:rPr>
          <w:tab/>
        </w:r>
        <w:r w:rsidR="003328D6" w:rsidDel="00923F26">
          <w:rPr>
            <w:noProof/>
            <w:webHidden/>
          </w:rPr>
          <w:delText>10</w:delText>
        </w:r>
      </w:del>
    </w:p>
    <w:p w14:paraId="26B5E215" w14:textId="2CDEE40E" w:rsidR="0000585F" w:rsidDel="00923F26" w:rsidRDefault="0000585F">
      <w:pPr>
        <w:pStyle w:val="TOC2"/>
        <w:tabs>
          <w:tab w:val="right" w:leader="dot" w:pos="9350"/>
        </w:tabs>
        <w:rPr>
          <w:del w:id="187" w:author="Cardwell, Marianne" w:date="2018-06-12T08:46:00Z"/>
          <w:noProof/>
          <w:color w:val="auto"/>
          <w:sz w:val="22"/>
          <w:szCs w:val="22"/>
        </w:rPr>
      </w:pPr>
      <w:del w:id="188" w:author="Cardwell, Marianne" w:date="2018-06-12T08:46:00Z">
        <w:r w:rsidRPr="00923F26" w:rsidDel="00923F26">
          <w:rPr>
            <w:noProof/>
            <w:rPrChange w:id="189" w:author="Cardwell, Marianne" w:date="2018-06-12T08:46:00Z">
              <w:rPr>
                <w:rStyle w:val="Hyperlink"/>
                <w:noProof/>
              </w:rPr>
            </w:rPrChange>
          </w:rPr>
          <w:delText>2.6 Data Delivery</w:delText>
        </w:r>
        <w:r w:rsidDel="00923F26">
          <w:rPr>
            <w:noProof/>
            <w:webHidden/>
          </w:rPr>
          <w:tab/>
        </w:r>
        <w:r w:rsidR="003328D6" w:rsidDel="00923F26">
          <w:rPr>
            <w:noProof/>
            <w:webHidden/>
          </w:rPr>
          <w:delText>11</w:delText>
        </w:r>
      </w:del>
    </w:p>
    <w:p w14:paraId="2AAEFC66" w14:textId="00BC1785" w:rsidR="0000585F" w:rsidDel="00923F26" w:rsidRDefault="0000585F">
      <w:pPr>
        <w:pStyle w:val="TOC3"/>
        <w:tabs>
          <w:tab w:val="right" w:leader="dot" w:pos="9350"/>
        </w:tabs>
        <w:rPr>
          <w:del w:id="190" w:author="Cardwell, Marianne" w:date="2018-06-12T08:46:00Z"/>
          <w:noProof/>
          <w:color w:val="auto"/>
          <w:sz w:val="22"/>
          <w:szCs w:val="22"/>
        </w:rPr>
      </w:pPr>
      <w:del w:id="191" w:author="Cardwell, Marianne" w:date="2018-06-12T08:46:00Z">
        <w:r w:rsidRPr="00923F26" w:rsidDel="00923F26">
          <w:rPr>
            <w:noProof/>
            <w:rPrChange w:id="192" w:author="Cardwell, Marianne" w:date="2018-06-12T08:46:00Z">
              <w:rPr>
                <w:rStyle w:val="Hyperlink"/>
                <w:noProof/>
              </w:rPr>
            </w:rPrChange>
          </w:rPr>
          <w:delText>2.6.1 Formal Transmittal</w:delText>
        </w:r>
        <w:r w:rsidDel="00923F26">
          <w:rPr>
            <w:noProof/>
            <w:webHidden/>
          </w:rPr>
          <w:tab/>
        </w:r>
        <w:r w:rsidR="003328D6" w:rsidDel="00923F26">
          <w:rPr>
            <w:noProof/>
            <w:webHidden/>
          </w:rPr>
          <w:delText>11</w:delText>
        </w:r>
      </w:del>
    </w:p>
    <w:p w14:paraId="16159472" w14:textId="546A680A" w:rsidR="0000585F" w:rsidDel="00923F26" w:rsidRDefault="0000585F">
      <w:pPr>
        <w:pStyle w:val="TOC3"/>
        <w:tabs>
          <w:tab w:val="right" w:leader="dot" w:pos="9350"/>
        </w:tabs>
        <w:rPr>
          <w:del w:id="193" w:author="Cardwell, Marianne" w:date="2018-06-12T08:46:00Z"/>
          <w:noProof/>
          <w:color w:val="auto"/>
          <w:sz w:val="22"/>
          <w:szCs w:val="22"/>
        </w:rPr>
      </w:pPr>
      <w:del w:id="194" w:author="Cardwell, Marianne" w:date="2018-06-12T08:46:00Z">
        <w:r w:rsidRPr="00923F26" w:rsidDel="00923F26">
          <w:rPr>
            <w:noProof/>
            <w:rPrChange w:id="195" w:author="Cardwell, Marianne" w:date="2018-06-12T08:46:00Z">
              <w:rPr>
                <w:rStyle w:val="Hyperlink"/>
                <w:noProof/>
              </w:rPr>
            </w:rPrChange>
          </w:rPr>
          <w:delText>2.6.2 Acceptable GIS Data Formats</w:delText>
        </w:r>
        <w:r w:rsidDel="00923F26">
          <w:rPr>
            <w:noProof/>
            <w:webHidden/>
          </w:rPr>
          <w:tab/>
        </w:r>
        <w:r w:rsidR="003328D6" w:rsidDel="00923F26">
          <w:rPr>
            <w:noProof/>
            <w:webHidden/>
          </w:rPr>
          <w:delText>12</w:delText>
        </w:r>
      </w:del>
    </w:p>
    <w:p w14:paraId="54ECA684" w14:textId="224D88B5" w:rsidR="0000585F" w:rsidDel="00923F26" w:rsidRDefault="0000585F">
      <w:pPr>
        <w:pStyle w:val="TOC3"/>
        <w:tabs>
          <w:tab w:val="right" w:leader="dot" w:pos="9350"/>
        </w:tabs>
        <w:rPr>
          <w:del w:id="196" w:author="Cardwell, Marianne" w:date="2018-06-12T08:46:00Z"/>
          <w:noProof/>
          <w:color w:val="auto"/>
          <w:sz w:val="22"/>
          <w:szCs w:val="22"/>
        </w:rPr>
      </w:pPr>
      <w:del w:id="197" w:author="Cardwell, Marianne" w:date="2018-06-12T08:46:00Z">
        <w:r w:rsidRPr="00923F26" w:rsidDel="00923F26">
          <w:rPr>
            <w:noProof/>
            <w:rPrChange w:id="198" w:author="Cardwell, Marianne" w:date="2018-06-12T08:46:00Z">
              <w:rPr>
                <w:rStyle w:val="Hyperlink"/>
                <w:noProof/>
              </w:rPr>
            </w:rPrChange>
          </w:rPr>
          <w:delText>2.6.3 Acceptable Media</w:delText>
        </w:r>
        <w:r w:rsidDel="00923F26">
          <w:rPr>
            <w:noProof/>
            <w:webHidden/>
          </w:rPr>
          <w:tab/>
        </w:r>
        <w:r w:rsidR="003328D6" w:rsidDel="00923F26">
          <w:rPr>
            <w:noProof/>
            <w:webHidden/>
          </w:rPr>
          <w:delText>12</w:delText>
        </w:r>
      </w:del>
    </w:p>
    <w:p w14:paraId="15BCEC46" w14:textId="5A66A573" w:rsidR="0000585F" w:rsidDel="00923F26" w:rsidRDefault="0000585F">
      <w:pPr>
        <w:pStyle w:val="TOC1"/>
        <w:tabs>
          <w:tab w:val="right" w:leader="dot" w:pos="9350"/>
        </w:tabs>
        <w:rPr>
          <w:del w:id="199" w:author="Cardwell, Marianne" w:date="2018-06-12T08:46:00Z"/>
          <w:noProof/>
          <w:color w:val="auto"/>
          <w:sz w:val="22"/>
          <w:szCs w:val="22"/>
        </w:rPr>
      </w:pPr>
      <w:del w:id="200" w:author="Cardwell, Marianne" w:date="2018-06-12T08:46:00Z">
        <w:r w:rsidRPr="00923F26" w:rsidDel="00923F26">
          <w:rPr>
            <w:noProof/>
            <w:rPrChange w:id="201" w:author="Cardwell, Marianne" w:date="2018-06-12T08:46:00Z">
              <w:rPr>
                <w:rStyle w:val="Hyperlink"/>
                <w:noProof/>
              </w:rPr>
            </w:rPrChange>
          </w:rPr>
          <w:delText>3 FAA AGIS Data Update Compliance</w:delText>
        </w:r>
        <w:r w:rsidDel="00923F26">
          <w:rPr>
            <w:noProof/>
            <w:webHidden/>
          </w:rPr>
          <w:tab/>
        </w:r>
        <w:r w:rsidR="003328D6" w:rsidDel="00923F26">
          <w:rPr>
            <w:noProof/>
            <w:webHidden/>
          </w:rPr>
          <w:delText>13</w:delText>
        </w:r>
      </w:del>
    </w:p>
    <w:p w14:paraId="0BC0F680" w14:textId="0CA8F887" w:rsidR="0000585F" w:rsidDel="00923F26" w:rsidRDefault="0000585F">
      <w:pPr>
        <w:pStyle w:val="TOC2"/>
        <w:tabs>
          <w:tab w:val="right" w:leader="dot" w:pos="9350"/>
        </w:tabs>
        <w:rPr>
          <w:del w:id="202" w:author="Cardwell, Marianne" w:date="2018-06-12T08:46:00Z"/>
          <w:noProof/>
          <w:color w:val="auto"/>
          <w:sz w:val="22"/>
          <w:szCs w:val="22"/>
        </w:rPr>
      </w:pPr>
      <w:del w:id="203" w:author="Cardwell, Marianne" w:date="2018-06-12T08:46:00Z">
        <w:r w:rsidRPr="00923F26" w:rsidDel="00923F26">
          <w:rPr>
            <w:noProof/>
            <w:rPrChange w:id="204" w:author="Cardwell, Marianne" w:date="2018-06-12T08:46:00Z">
              <w:rPr>
                <w:rStyle w:val="Hyperlink"/>
                <w:noProof/>
              </w:rPr>
            </w:rPrChange>
          </w:rPr>
          <w:delText>3.1 Required AGIS Feature Classes</w:delText>
        </w:r>
        <w:r w:rsidDel="00923F26">
          <w:rPr>
            <w:noProof/>
            <w:webHidden/>
          </w:rPr>
          <w:tab/>
        </w:r>
        <w:r w:rsidR="003328D6" w:rsidDel="00923F26">
          <w:rPr>
            <w:noProof/>
            <w:webHidden/>
          </w:rPr>
          <w:delText>13</w:delText>
        </w:r>
      </w:del>
    </w:p>
    <w:p w14:paraId="04BD4167" w14:textId="419A073B" w:rsidR="0000585F" w:rsidDel="00923F26" w:rsidRDefault="0000585F">
      <w:pPr>
        <w:pStyle w:val="TOC2"/>
        <w:tabs>
          <w:tab w:val="right" w:leader="dot" w:pos="9350"/>
        </w:tabs>
        <w:rPr>
          <w:del w:id="205" w:author="Cardwell, Marianne" w:date="2018-06-12T08:46:00Z"/>
          <w:noProof/>
          <w:color w:val="auto"/>
          <w:sz w:val="22"/>
          <w:szCs w:val="22"/>
        </w:rPr>
      </w:pPr>
      <w:del w:id="206" w:author="Cardwell, Marianne" w:date="2018-06-12T08:46:00Z">
        <w:r w:rsidRPr="00923F26" w:rsidDel="00923F26">
          <w:rPr>
            <w:noProof/>
            <w:rPrChange w:id="207" w:author="Cardwell, Marianne" w:date="2018-06-12T08:46:00Z">
              <w:rPr>
                <w:rStyle w:val="Hyperlink"/>
                <w:noProof/>
              </w:rPr>
            </w:rPrChange>
          </w:rPr>
          <w:delText>3.2 Non-Required AGIS Feature Classes</w:delText>
        </w:r>
        <w:r w:rsidDel="00923F26">
          <w:rPr>
            <w:noProof/>
            <w:webHidden/>
          </w:rPr>
          <w:tab/>
        </w:r>
        <w:r w:rsidR="003328D6" w:rsidDel="00923F26">
          <w:rPr>
            <w:noProof/>
            <w:webHidden/>
          </w:rPr>
          <w:delText>14</w:delText>
        </w:r>
      </w:del>
    </w:p>
    <w:p w14:paraId="6B82C908" w14:textId="6EB9F19F" w:rsidR="0000585F" w:rsidDel="00923F26" w:rsidRDefault="0000585F">
      <w:pPr>
        <w:pStyle w:val="TOC2"/>
        <w:tabs>
          <w:tab w:val="right" w:leader="dot" w:pos="9350"/>
        </w:tabs>
        <w:rPr>
          <w:del w:id="208" w:author="Cardwell, Marianne" w:date="2018-06-12T08:46:00Z"/>
          <w:noProof/>
          <w:color w:val="auto"/>
          <w:sz w:val="22"/>
          <w:szCs w:val="22"/>
        </w:rPr>
      </w:pPr>
      <w:del w:id="209" w:author="Cardwell, Marianne" w:date="2018-06-12T08:46:00Z">
        <w:r w:rsidRPr="00923F26" w:rsidDel="00923F26">
          <w:rPr>
            <w:noProof/>
            <w:rPrChange w:id="210" w:author="Cardwell, Marianne" w:date="2018-06-12T08:46:00Z">
              <w:rPr>
                <w:rStyle w:val="Hyperlink"/>
                <w:noProof/>
              </w:rPr>
            </w:rPrChange>
          </w:rPr>
          <w:delText>3.3 Required AGIS Data Updates: Frequency and Contents</w:delText>
        </w:r>
        <w:r w:rsidDel="00923F26">
          <w:rPr>
            <w:noProof/>
            <w:webHidden/>
          </w:rPr>
          <w:tab/>
        </w:r>
        <w:r w:rsidR="003328D6" w:rsidDel="00923F26">
          <w:rPr>
            <w:noProof/>
            <w:webHidden/>
          </w:rPr>
          <w:delText>15</w:delText>
        </w:r>
      </w:del>
    </w:p>
    <w:p w14:paraId="13673617" w14:textId="4BB38D6D" w:rsidR="0000585F" w:rsidDel="00923F26" w:rsidRDefault="0000585F">
      <w:pPr>
        <w:pStyle w:val="TOC1"/>
        <w:tabs>
          <w:tab w:val="right" w:leader="dot" w:pos="9350"/>
        </w:tabs>
        <w:rPr>
          <w:del w:id="211" w:author="Cardwell, Marianne" w:date="2018-06-12T08:46:00Z"/>
          <w:noProof/>
          <w:color w:val="auto"/>
          <w:sz w:val="22"/>
          <w:szCs w:val="22"/>
        </w:rPr>
      </w:pPr>
      <w:del w:id="212" w:author="Cardwell, Marianne" w:date="2018-06-12T08:46:00Z">
        <w:r w:rsidRPr="00923F26" w:rsidDel="00923F26">
          <w:rPr>
            <w:noProof/>
            <w:rPrChange w:id="213" w:author="Cardwell, Marianne" w:date="2018-06-12T08:46:00Z">
              <w:rPr>
                <w:rStyle w:val="Hyperlink"/>
                <w:noProof/>
              </w:rPr>
            </w:rPrChange>
          </w:rPr>
          <w:delText>4 Data Quality Control and Acceptance</w:delText>
        </w:r>
        <w:r w:rsidDel="00923F26">
          <w:rPr>
            <w:noProof/>
            <w:webHidden/>
          </w:rPr>
          <w:tab/>
        </w:r>
        <w:r w:rsidR="003328D6" w:rsidDel="00923F26">
          <w:rPr>
            <w:noProof/>
            <w:webHidden/>
          </w:rPr>
          <w:delText>16</w:delText>
        </w:r>
      </w:del>
    </w:p>
    <w:p w14:paraId="7992BF55" w14:textId="4BD9612C" w:rsidR="0000585F" w:rsidDel="00923F26" w:rsidRDefault="0000585F">
      <w:pPr>
        <w:pStyle w:val="TOC2"/>
        <w:tabs>
          <w:tab w:val="right" w:leader="dot" w:pos="9350"/>
        </w:tabs>
        <w:rPr>
          <w:del w:id="214" w:author="Cardwell, Marianne" w:date="2018-06-12T08:46:00Z"/>
          <w:noProof/>
          <w:color w:val="auto"/>
          <w:sz w:val="22"/>
          <w:szCs w:val="22"/>
        </w:rPr>
      </w:pPr>
      <w:del w:id="215" w:author="Cardwell, Marianne" w:date="2018-06-12T08:46:00Z">
        <w:r w:rsidRPr="00923F26" w:rsidDel="00923F26">
          <w:rPr>
            <w:noProof/>
            <w:rPrChange w:id="216" w:author="Cardwell, Marianne" w:date="2018-06-12T08:46:00Z">
              <w:rPr>
                <w:rStyle w:val="Hyperlink"/>
                <w:noProof/>
              </w:rPr>
            </w:rPrChange>
          </w:rPr>
          <w:delText>4.1 Quality Assurance/Quality Checking (QA/QC)</w:delText>
        </w:r>
        <w:r w:rsidDel="00923F26">
          <w:rPr>
            <w:noProof/>
            <w:webHidden/>
          </w:rPr>
          <w:tab/>
        </w:r>
        <w:r w:rsidR="003328D6" w:rsidDel="00923F26">
          <w:rPr>
            <w:noProof/>
            <w:webHidden/>
          </w:rPr>
          <w:delText>16</w:delText>
        </w:r>
      </w:del>
    </w:p>
    <w:p w14:paraId="0DC31BD0" w14:textId="703F1875" w:rsidR="0000585F" w:rsidDel="00923F26" w:rsidRDefault="0000585F">
      <w:pPr>
        <w:pStyle w:val="TOC3"/>
        <w:tabs>
          <w:tab w:val="right" w:leader="dot" w:pos="9350"/>
        </w:tabs>
        <w:rPr>
          <w:del w:id="217" w:author="Cardwell, Marianne" w:date="2018-06-12T08:46:00Z"/>
          <w:noProof/>
          <w:color w:val="auto"/>
          <w:sz w:val="22"/>
          <w:szCs w:val="22"/>
        </w:rPr>
      </w:pPr>
      <w:del w:id="218" w:author="Cardwell, Marianne" w:date="2018-06-12T08:46:00Z">
        <w:r w:rsidRPr="00923F26" w:rsidDel="00923F26">
          <w:rPr>
            <w:noProof/>
            <w:rPrChange w:id="219" w:author="Cardwell, Marianne" w:date="2018-06-12T08:46:00Z">
              <w:rPr>
                <w:rStyle w:val="Hyperlink"/>
                <w:noProof/>
              </w:rPr>
            </w:rPrChange>
          </w:rPr>
          <w:delText>4.1.1 Spatial Data Accuracy</w:delText>
        </w:r>
        <w:r w:rsidDel="00923F26">
          <w:rPr>
            <w:noProof/>
            <w:webHidden/>
          </w:rPr>
          <w:tab/>
        </w:r>
        <w:r w:rsidR="003328D6" w:rsidDel="00923F26">
          <w:rPr>
            <w:noProof/>
            <w:webHidden/>
          </w:rPr>
          <w:delText>16</w:delText>
        </w:r>
      </w:del>
    </w:p>
    <w:p w14:paraId="110EBED3" w14:textId="2BF5FB14" w:rsidR="0000585F" w:rsidDel="00923F26" w:rsidRDefault="0000585F">
      <w:pPr>
        <w:pStyle w:val="TOC3"/>
        <w:tabs>
          <w:tab w:val="right" w:leader="dot" w:pos="9350"/>
        </w:tabs>
        <w:rPr>
          <w:del w:id="220" w:author="Cardwell, Marianne" w:date="2018-06-12T08:46:00Z"/>
          <w:noProof/>
          <w:color w:val="auto"/>
          <w:sz w:val="22"/>
          <w:szCs w:val="22"/>
        </w:rPr>
      </w:pPr>
      <w:del w:id="221" w:author="Cardwell, Marianne" w:date="2018-06-12T08:46:00Z">
        <w:r w:rsidRPr="00923F26" w:rsidDel="00923F26">
          <w:rPr>
            <w:noProof/>
            <w:rPrChange w:id="222" w:author="Cardwell, Marianne" w:date="2018-06-12T08:46:00Z">
              <w:rPr>
                <w:rStyle w:val="Hyperlink"/>
                <w:noProof/>
              </w:rPr>
            </w:rPrChange>
          </w:rPr>
          <w:delText>4.1.2 Attribute Data Accuracy</w:delText>
        </w:r>
        <w:r w:rsidDel="00923F26">
          <w:rPr>
            <w:noProof/>
            <w:webHidden/>
          </w:rPr>
          <w:tab/>
        </w:r>
        <w:r w:rsidR="003328D6" w:rsidDel="00923F26">
          <w:rPr>
            <w:noProof/>
            <w:webHidden/>
          </w:rPr>
          <w:delText>17</w:delText>
        </w:r>
      </w:del>
    </w:p>
    <w:p w14:paraId="7DBB6A55" w14:textId="70A25096" w:rsidR="0000585F" w:rsidDel="00923F26" w:rsidRDefault="0000585F">
      <w:pPr>
        <w:pStyle w:val="TOC2"/>
        <w:tabs>
          <w:tab w:val="right" w:leader="dot" w:pos="9350"/>
        </w:tabs>
        <w:rPr>
          <w:del w:id="223" w:author="Cardwell, Marianne" w:date="2018-06-12T08:46:00Z"/>
          <w:noProof/>
          <w:color w:val="auto"/>
          <w:sz w:val="22"/>
          <w:szCs w:val="22"/>
        </w:rPr>
      </w:pPr>
      <w:del w:id="224" w:author="Cardwell, Marianne" w:date="2018-06-12T08:46:00Z">
        <w:r w:rsidRPr="00923F26" w:rsidDel="00923F26">
          <w:rPr>
            <w:noProof/>
            <w:rPrChange w:id="225" w:author="Cardwell, Marianne" w:date="2018-06-12T08:46:00Z">
              <w:rPr>
                <w:rStyle w:val="Hyperlink"/>
                <w:noProof/>
              </w:rPr>
            </w:rPrChange>
          </w:rPr>
          <w:delText>4.2 Acceptance Testing Conformance Procedures</w:delText>
        </w:r>
        <w:r w:rsidDel="00923F26">
          <w:rPr>
            <w:noProof/>
            <w:webHidden/>
          </w:rPr>
          <w:tab/>
        </w:r>
        <w:r w:rsidR="003328D6" w:rsidDel="00923F26">
          <w:rPr>
            <w:noProof/>
            <w:webHidden/>
          </w:rPr>
          <w:delText>17</w:delText>
        </w:r>
      </w:del>
    </w:p>
    <w:p w14:paraId="19EB3C3D" w14:textId="6249A5FF" w:rsidR="0000585F" w:rsidDel="00923F26" w:rsidRDefault="0000585F">
      <w:pPr>
        <w:pStyle w:val="TOC3"/>
        <w:tabs>
          <w:tab w:val="right" w:leader="dot" w:pos="9350"/>
        </w:tabs>
        <w:rPr>
          <w:del w:id="226" w:author="Cardwell, Marianne" w:date="2018-06-12T08:46:00Z"/>
          <w:noProof/>
          <w:color w:val="auto"/>
          <w:sz w:val="22"/>
          <w:szCs w:val="22"/>
        </w:rPr>
      </w:pPr>
      <w:del w:id="227" w:author="Cardwell, Marianne" w:date="2018-06-12T08:46:00Z">
        <w:r w:rsidRPr="00923F26" w:rsidDel="00923F26">
          <w:rPr>
            <w:noProof/>
            <w:rPrChange w:id="228" w:author="Cardwell, Marianne" w:date="2018-06-12T08:46:00Z">
              <w:rPr>
                <w:rStyle w:val="Hyperlink"/>
                <w:noProof/>
              </w:rPr>
            </w:rPrChange>
          </w:rPr>
          <w:delText>4.2.1 Spatial Accuracy Review</w:delText>
        </w:r>
        <w:r w:rsidDel="00923F26">
          <w:rPr>
            <w:noProof/>
            <w:webHidden/>
          </w:rPr>
          <w:tab/>
        </w:r>
        <w:r w:rsidR="003328D6" w:rsidDel="00923F26">
          <w:rPr>
            <w:noProof/>
            <w:webHidden/>
          </w:rPr>
          <w:delText>17</w:delText>
        </w:r>
      </w:del>
    </w:p>
    <w:p w14:paraId="70729F4A" w14:textId="3D6C7834" w:rsidR="0000585F" w:rsidDel="00923F26" w:rsidRDefault="0000585F">
      <w:pPr>
        <w:pStyle w:val="TOC3"/>
        <w:tabs>
          <w:tab w:val="right" w:leader="dot" w:pos="9350"/>
        </w:tabs>
        <w:rPr>
          <w:del w:id="229" w:author="Cardwell, Marianne" w:date="2018-06-12T08:46:00Z"/>
          <w:noProof/>
          <w:color w:val="auto"/>
          <w:sz w:val="22"/>
          <w:szCs w:val="22"/>
        </w:rPr>
      </w:pPr>
      <w:del w:id="230" w:author="Cardwell, Marianne" w:date="2018-06-12T08:46:00Z">
        <w:r w:rsidRPr="00923F26" w:rsidDel="00923F26">
          <w:rPr>
            <w:noProof/>
            <w:rPrChange w:id="231" w:author="Cardwell, Marianne" w:date="2018-06-12T08:46:00Z">
              <w:rPr>
                <w:rStyle w:val="Hyperlink"/>
                <w:noProof/>
              </w:rPr>
            </w:rPrChange>
          </w:rPr>
          <w:delText>4.2.2 Geometry Accuracy Review</w:delText>
        </w:r>
        <w:r w:rsidDel="00923F26">
          <w:rPr>
            <w:noProof/>
            <w:webHidden/>
          </w:rPr>
          <w:tab/>
        </w:r>
      </w:del>
      <w:del w:id="232" w:author="Cardwell, Marianne" w:date="2018-06-12T08:43:00Z">
        <w:r w:rsidR="004F5164" w:rsidDel="003328D6">
          <w:rPr>
            <w:noProof/>
            <w:webHidden/>
          </w:rPr>
          <w:delText>18</w:delText>
        </w:r>
      </w:del>
    </w:p>
    <w:p w14:paraId="7855BD62" w14:textId="406DD3AA" w:rsidR="0000585F" w:rsidDel="00923F26" w:rsidRDefault="0000585F">
      <w:pPr>
        <w:pStyle w:val="TOC3"/>
        <w:tabs>
          <w:tab w:val="right" w:leader="dot" w:pos="9350"/>
        </w:tabs>
        <w:rPr>
          <w:del w:id="233" w:author="Cardwell, Marianne" w:date="2018-06-12T08:46:00Z"/>
          <w:noProof/>
          <w:color w:val="auto"/>
          <w:sz w:val="22"/>
          <w:szCs w:val="22"/>
        </w:rPr>
      </w:pPr>
      <w:del w:id="234" w:author="Cardwell, Marianne" w:date="2018-06-12T08:46:00Z">
        <w:r w:rsidRPr="00923F26" w:rsidDel="00923F26">
          <w:rPr>
            <w:noProof/>
            <w:rPrChange w:id="235" w:author="Cardwell, Marianne" w:date="2018-06-12T08:46:00Z">
              <w:rPr>
                <w:rStyle w:val="Hyperlink"/>
                <w:noProof/>
              </w:rPr>
            </w:rPrChange>
          </w:rPr>
          <w:delText>4.2.3 Attribute Integrity Review</w:delText>
        </w:r>
        <w:r w:rsidDel="00923F26">
          <w:rPr>
            <w:noProof/>
            <w:webHidden/>
          </w:rPr>
          <w:tab/>
        </w:r>
        <w:r w:rsidR="003328D6" w:rsidDel="00923F26">
          <w:rPr>
            <w:noProof/>
            <w:webHidden/>
          </w:rPr>
          <w:delText>18</w:delText>
        </w:r>
      </w:del>
    </w:p>
    <w:p w14:paraId="0C4F6133" w14:textId="2683C78F" w:rsidR="0000585F" w:rsidDel="00923F26" w:rsidRDefault="0000585F">
      <w:pPr>
        <w:pStyle w:val="TOC3"/>
        <w:tabs>
          <w:tab w:val="right" w:leader="dot" w:pos="9350"/>
        </w:tabs>
        <w:rPr>
          <w:del w:id="236" w:author="Cardwell, Marianne" w:date="2018-06-12T08:46:00Z"/>
          <w:noProof/>
          <w:color w:val="auto"/>
          <w:sz w:val="22"/>
          <w:szCs w:val="22"/>
        </w:rPr>
      </w:pPr>
      <w:del w:id="237" w:author="Cardwell, Marianne" w:date="2018-06-12T08:46:00Z">
        <w:r w:rsidRPr="00923F26" w:rsidDel="00923F26">
          <w:rPr>
            <w:noProof/>
            <w:rPrChange w:id="238" w:author="Cardwell, Marianne" w:date="2018-06-12T08:46:00Z">
              <w:rPr>
                <w:rStyle w:val="Hyperlink"/>
                <w:noProof/>
              </w:rPr>
            </w:rPrChange>
          </w:rPr>
          <w:delText>4.2.4 Attribute Domain Review</w:delText>
        </w:r>
        <w:r w:rsidDel="00923F26">
          <w:rPr>
            <w:noProof/>
            <w:webHidden/>
          </w:rPr>
          <w:tab/>
        </w:r>
        <w:r w:rsidR="003328D6" w:rsidDel="00923F26">
          <w:rPr>
            <w:noProof/>
            <w:webHidden/>
          </w:rPr>
          <w:delText>18</w:delText>
        </w:r>
      </w:del>
    </w:p>
    <w:p w14:paraId="5C509A19" w14:textId="1936C0D9" w:rsidR="0000585F" w:rsidDel="00923F26" w:rsidRDefault="0000585F">
      <w:pPr>
        <w:pStyle w:val="TOC3"/>
        <w:tabs>
          <w:tab w:val="right" w:leader="dot" w:pos="9350"/>
        </w:tabs>
        <w:rPr>
          <w:del w:id="239" w:author="Cardwell, Marianne" w:date="2018-06-12T08:46:00Z"/>
          <w:noProof/>
          <w:color w:val="auto"/>
          <w:sz w:val="22"/>
          <w:szCs w:val="22"/>
        </w:rPr>
      </w:pPr>
      <w:del w:id="240" w:author="Cardwell, Marianne" w:date="2018-06-12T08:46:00Z">
        <w:r w:rsidRPr="00923F26" w:rsidDel="00923F26">
          <w:rPr>
            <w:noProof/>
            <w:rPrChange w:id="241" w:author="Cardwell, Marianne" w:date="2018-06-12T08:46:00Z">
              <w:rPr>
                <w:rStyle w:val="Hyperlink"/>
                <w:noProof/>
              </w:rPr>
            </w:rPrChange>
          </w:rPr>
          <w:delText>4.2.5 Network Topology Review</w:delText>
        </w:r>
        <w:r w:rsidDel="00923F26">
          <w:rPr>
            <w:noProof/>
            <w:webHidden/>
          </w:rPr>
          <w:tab/>
        </w:r>
        <w:r w:rsidR="003328D6" w:rsidDel="00923F26">
          <w:rPr>
            <w:noProof/>
            <w:webHidden/>
          </w:rPr>
          <w:delText>18</w:delText>
        </w:r>
      </w:del>
    </w:p>
    <w:p w14:paraId="1B34903E" w14:textId="39FC219E" w:rsidR="0000585F" w:rsidDel="00923F26" w:rsidRDefault="0000585F">
      <w:pPr>
        <w:pStyle w:val="TOC3"/>
        <w:tabs>
          <w:tab w:val="right" w:leader="dot" w:pos="9350"/>
        </w:tabs>
        <w:rPr>
          <w:del w:id="242" w:author="Cardwell, Marianne" w:date="2018-06-12T08:46:00Z"/>
          <w:noProof/>
          <w:color w:val="auto"/>
          <w:sz w:val="22"/>
          <w:szCs w:val="22"/>
        </w:rPr>
      </w:pPr>
      <w:del w:id="243" w:author="Cardwell, Marianne" w:date="2018-06-12T08:46:00Z">
        <w:r w:rsidRPr="00923F26" w:rsidDel="00923F26">
          <w:rPr>
            <w:noProof/>
            <w:rPrChange w:id="244" w:author="Cardwell, Marianne" w:date="2018-06-12T08:46:00Z">
              <w:rPr>
                <w:rStyle w:val="Hyperlink"/>
                <w:noProof/>
              </w:rPr>
            </w:rPrChange>
          </w:rPr>
          <w:delText>4.2.6 Quality Control Findings</w:delText>
        </w:r>
        <w:r w:rsidDel="00923F26">
          <w:rPr>
            <w:noProof/>
            <w:webHidden/>
          </w:rPr>
          <w:tab/>
        </w:r>
        <w:r w:rsidR="003328D6" w:rsidDel="00923F26">
          <w:rPr>
            <w:noProof/>
            <w:webHidden/>
          </w:rPr>
          <w:delText>18</w:delText>
        </w:r>
      </w:del>
    </w:p>
    <w:p w14:paraId="4A8E6839" w14:textId="5096A613" w:rsidR="0000585F" w:rsidDel="00923F26" w:rsidRDefault="0000585F">
      <w:pPr>
        <w:pStyle w:val="TOC3"/>
        <w:tabs>
          <w:tab w:val="right" w:leader="dot" w:pos="9350"/>
        </w:tabs>
        <w:rPr>
          <w:del w:id="245" w:author="Cardwell, Marianne" w:date="2018-06-12T08:46:00Z"/>
          <w:noProof/>
          <w:color w:val="auto"/>
          <w:sz w:val="22"/>
          <w:szCs w:val="22"/>
        </w:rPr>
      </w:pPr>
      <w:del w:id="246" w:author="Cardwell, Marianne" w:date="2018-06-12T08:46:00Z">
        <w:r w:rsidRPr="00923F26" w:rsidDel="00923F26">
          <w:rPr>
            <w:noProof/>
            <w:rPrChange w:id="247" w:author="Cardwell, Marianne" w:date="2018-06-12T08:46:00Z">
              <w:rPr>
                <w:rStyle w:val="Hyperlink"/>
                <w:noProof/>
              </w:rPr>
            </w:rPrChange>
          </w:rPr>
          <w:delText>4.2.7 Accepted Data Report</w:delText>
        </w:r>
        <w:r w:rsidDel="00923F26">
          <w:rPr>
            <w:noProof/>
            <w:webHidden/>
          </w:rPr>
          <w:tab/>
        </w:r>
        <w:r w:rsidR="003328D6" w:rsidDel="00923F26">
          <w:rPr>
            <w:noProof/>
            <w:webHidden/>
          </w:rPr>
          <w:delText>18</w:delText>
        </w:r>
      </w:del>
    </w:p>
    <w:p w14:paraId="54413A68" w14:textId="217B6A91" w:rsidR="0000585F" w:rsidDel="00923F26" w:rsidRDefault="0000585F">
      <w:pPr>
        <w:pStyle w:val="TOC1"/>
        <w:tabs>
          <w:tab w:val="right" w:leader="dot" w:pos="9350"/>
        </w:tabs>
        <w:rPr>
          <w:del w:id="248" w:author="Cardwell, Marianne" w:date="2018-06-12T08:46:00Z"/>
          <w:noProof/>
          <w:color w:val="auto"/>
          <w:sz w:val="22"/>
          <w:szCs w:val="22"/>
        </w:rPr>
      </w:pPr>
      <w:del w:id="249" w:author="Cardwell, Marianne" w:date="2018-06-12T08:46:00Z">
        <w:r w:rsidRPr="00923F26" w:rsidDel="00923F26">
          <w:rPr>
            <w:noProof/>
            <w:rPrChange w:id="250" w:author="Cardwell, Marianne" w:date="2018-06-12T08:46:00Z">
              <w:rPr>
                <w:rStyle w:val="Hyperlink"/>
                <w:noProof/>
              </w:rPr>
            </w:rPrChange>
          </w:rPr>
          <w:delText>5 Data Security and Security Sensitive Information Procedures</w:delText>
        </w:r>
        <w:r w:rsidDel="00923F26">
          <w:rPr>
            <w:noProof/>
            <w:webHidden/>
          </w:rPr>
          <w:tab/>
        </w:r>
        <w:r w:rsidR="003328D6" w:rsidDel="00923F26">
          <w:rPr>
            <w:noProof/>
            <w:webHidden/>
          </w:rPr>
          <w:delText>19</w:delText>
        </w:r>
      </w:del>
    </w:p>
    <w:p w14:paraId="656A909B" w14:textId="69BC6332" w:rsidR="0000585F" w:rsidDel="00923F26" w:rsidRDefault="0000585F">
      <w:pPr>
        <w:pStyle w:val="TOC1"/>
        <w:tabs>
          <w:tab w:val="right" w:leader="dot" w:pos="9350"/>
        </w:tabs>
        <w:rPr>
          <w:del w:id="251" w:author="Cardwell, Marianne" w:date="2018-06-12T08:46:00Z"/>
          <w:noProof/>
          <w:color w:val="auto"/>
          <w:sz w:val="22"/>
          <w:szCs w:val="22"/>
        </w:rPr>
      </w:pPr>
      <w:del w:id="252" w:author="Cardwell, Marianne" w:date="2018-06-12T08:46:00Z">
        <w:r w:rsidRPr="00923F26" w:rsidDel="00923F26">
          <w:rPr>
            <w:noProof/>
            <w:rPrChange w:id="253" w:author="Cardwell, Marianne" w:date="2018-06-12T08:46:00Z">
              <w:rPr>
                <w:rStyle w:val="Hyperlink"/>
                <w:noProof/>
              </w:rPr>
            </w:rPrChange>
          </w:rPr>
          <w:delText>6 Data Distribution and Licensing</w:delText>
        </w:r>
        <w:r w:rsidDel="00923F26">
          <w:rPr>
            <w:noProof/>
            <w:webHidden/>
          </w:rPr>
          <w:tab/>
        </w:r>
        <w:r w:rsidR="003328D6" w:rsidDel="00923F26">
          <w:rPr>
            <w:noProof/>
            <w:webHidden/>
          </w:rPr>
          <w:delText>20</w:delText>
        </w:r>
      </w:del>
    </w:p>
    <w:p w14:paraId="443A6892" w14:textId="19B0B60F" w:rsidR="0000585F" w:rsidDel="00923F26" w:rsidRDefault="0000585F">
      <w:pPr>
        <w:pStyle w:val="TOC2"/>
        <w:tabs>
          <w:tab w:val="right" w:leader="dot" w:pos="9350"/>
        </w:tabs>
        <w:rPr>
          <w:del w:id="254" w:author="Cardwell, Marianne" w:date="2018-06-12T08:46:00Z"/>
          <w:noProof/>
          <w:color w:val="auto"/>
          <w:sz w:val="22"/>
          <w:szCs w:val="22"/>
        </w:rPr>
      </w:pPr>
      <w:del w:id="255" w:author="Cardwell, Marianne" w:date="2018-06-12T08:46:00Z">
        <w:r w:rsidRPr="00923F26" w:rsidDel="00923F26">
          <w:rPr>
            <w:noProof/>
            <w:rPrChange w:id="256" w:author="Cardwell, Marianne" w:date="2018-06-12T08:46:00Z">
              <w:rPr>
                <w:rStyle w:val="Hyperlink"/>
                <w:noProof/>
              </w:rPr>
            </w:rPrChange>
          </w:rPr>
          <w:delText>6.1 Airport Internal vs. External Distribution Policy</w:delText>
        </w:r>
        <w:r w:rsidDel="00923F26">
          <w:rPr>
            <w:noProof/>
            <w:webHidden/>
          </w:rPr>
          <w:tab/>
        </w:r>
        <w:r w:rsidR="003328D6" w:rsidDel="00923F26">
          <w:rPr>
            <w:noProof/>
            <w:webHidden/>
          </w:rPr>
          <w:delText>20</w:delText>
        </w:r>
      </w:del>
    </w:p>
    <w:p w14:paraId="0FCA6FD9" w14:textId="5015A2D8" w:rsidR="0000585F" w:rsidDel="00923F26" w:rsidRDefault="0000585F">
      <w:pPr>
        <w:pStyle w:val="TOC2"/>
        <w:tabs>
          <w:tab w:val="right" w:leader="dot" w:pos="9350"/>
        </w:tabs>
        <w:rPr>
          <w:del w:id="257" w:author="Cardwell, Marianne" w:date="2018-06-12T08:46:00Z"/>
          <w:noProof/>
          <w:color w:val="auto"/>
          <w:sz w:val="22"/>
          <w:szCs w:val="22"/>
        </w:rPr>
      </w:pPr>
      <w:del w:id="258" w:author="Cardwell, Marianne" w:date="2018-06-12T08:46:00Z">
        <w:r w:rsidRPr="00923F26" w:rsidDel="00923F26">
          <w:rPr>
            <w:noProof/>
            <w:rPrChange w:id="259" w:author="Cardwell, Marianne" w:date="2018-06-12T08:46:00Z">
              <w:rPr>
                <w:rStyle w:val="Hyperlink"/>
                <w:noProof/>
              </w:rPr>
            </w:rPrChange>
          </w:rPr>
          <w:delText>6.2 Digital Data License Agreement</w:delText>
        </w:r>
        <w:r w:rsidDel="00923F26">
          <w:rPr>
            <w:noProof/>
            <w:webHidden/>
          </w:rPr>
          <w:tab/>
        </w:r>
        <w:r w:rsidR="003328D6" w:rsidDel="00923F26">
          <w:rPr>
            <w:noProof/>
            <w:webHidden/>
          </w:rPr>
          <w:delText>20</w:delText>
        </w:r>
      </w:del>
    </w:p>
    <w:p w14:paraId="6431A442" w14:textId="7852DC78" w:rsidR="0000585F" w:rsidDel="00923F26" w:rsidRDefault="0000585F">
      <w:pPr>
        <w:pStyle w:val="TOC1"/>
        <w:tabs>
          <w:tab w:val="right" w:leader="dot" w:pos="9350"/>
        </w:tabs>
        <w:rPr>
          <w:del w:id="260" w:author="Cardwell, Marianne" w:date="2018-06-12T08:46:00Z"/>
          <w:noProof/>
          <w:color w:val="auto"/>
          <w:sz w:val="22"/>
          <w:szCs w:val="22"/>
        </w:rPr>
      </w:pPr>
      <w:del w:id="261" w:author="Cardwell, Marianne" w:date="2018-06-12T08:46:00Z">
        <w:r w:rsidRPr="00923F26" w:rsidDel="00923F26">
          <w:rPr>
            <w:noProof/>
            <w:rPrChange w:id="262" w:author="Cardwell, Marianne" w:date="2018-06-12T08:46:00Z">
              <w:rPr>
                <w:rStyle w:val="Hyperlink"/>
                <w:noProof/>
              </w:rPr>
            </w:rPrChange>
          </w:rPr>
          <w:delText>Appendix A – GIS Data Schema</w:delText>
        </w:r>
        <w:r w:rsidDel="00923F26">
          <w:rPr>
            <w:noProof/>
            <w:webHidden/>
          </w:rPr>
          <w:tab/>
        </w:r>
        <w:r w:rsidR="003328D6" w:rsidDel="00923F26">
          <w:rPr>
            <w:noProof/>
            <w:webHidden/>
          </w:rPr>
          <w:delText>21</w:delText>
        </w:r>
      </w:del>
    </w:p>
    <w:p w14:paraId="5F775C4E" w14:textId="7471E27E" w:rsidR="0000585F" w:rsidDel="00923F26" w:rsidRDefault="0000585F">
      <w:pPr>
        <w:pStyle w:val="TOC1"/>
        <w:tabs>
          <w:tab w:val="right" w:leader="dot" w:pos="9350"/>
        </w:tabs>
        <w:rPr>
          <w:del w:id="263" w:author="Cardwell, Marianne" w:date="2018-06-12T08:46:00Z"/>
          <w:noProof/>
          <w:color w:val="auto"/>
          <w:sz w:val="22"/>
          <w:szCs w:val="22"/>
        </w:rPr>
      </w:pPr>
      <w:del w:id="264" w:author="Cardwell, Marianne" w:date="2018-06-12T08:46:00Z">
        <w:r w:rsidRPr="00923F26" w:rsidDel="00923F26">
          <w:rPr>
            <w:noProof/>
            <w:rPrChange w:id="265" w:author="Cardwell, Marianne" w:date="2018-06-12T08:46:00Z">
              <w:rPr>
                <w:rStyle w:val="Hyperlink"/>
                <w:noProof/>
              </w:rPr>
            </w:rPrChange>
          </w:rPr>
          <w:delText>Appendix B – GIS Data Owners</w:delText>
        </w:r>
        <w:r w:rsidDel="00923F26">
          <w:rPr>
            <w:noProof/>
            <w:webHidden/>
          </w:rPr>
          <w:tab/>
        </w:r>
        <w:r w:rsidR="003328D6" w:rsidDel="00923F26">
          <w:rPr>
            <w:noProof/>
            <w:webHidden/>
          </w:rPr>
          <w:delText>128</w:delText>
        </w:r>
      </w:del>
    </w:p>
    <w:p w14:paraId="011CFE7F" w14:textId="02EFB63C" w:rsidR="0000585F" w:rsidDel="00923F26" w:rsidRDefault="0000585F">
      <w:pPr>
        <w:pStyle w:val="TOC1"/>
        <w:tabs>
          <w:tab w:val="right" w:leader="dot" w:pos="9350"/>
        </w:tabs>
        <w:rPr>
          <w:del w:id="266" w:author="Cardwell, Marianne" w:date="2018-06-12T08:46:00Z"/>
          <w:noProof/>
          <w:color w:val="auto"/>
          <w:sz w:val="22"/>
          <w:szCs w:val="22"/>
        </w:rPr>
      </w:pPr>
      <w:del w:id="267" w:author="Cardwell, Marianne" w:date="2018-06-12T08:46:00Z">
        <w:r w:rsidRPr="00923F26" w:rsidDel="00923F26">
          <w:rPr>
            <w:noProof/>
            <w:rPrChange w:id="268" w:author="Cardwell, Marianne" w:date="2018-06-12T08:46:00Z">
              <w:rPr>
                <w:rStyle w:val="Hyperlink"/>
                <w:noProof/>
              </w:rPr>
            </w:rPrChange>
          </w:rPr>
          <w:delText>Appendix C – Digital License and Non-Disclosure Agreement</w:delText>
        </w:r>
        <w:r w:rsidDel="00923F26">
          <w:rPr>
            <w:noProof/>
            <w:webHidden/>
          </w:rPr>
          <w:tab/>
        </w:r>
        <w:r w:rsidR="003328D6" w:rsidDel="00923F26">
          <w:rPr>
            <w:noProof/>
            <w:webHidden/>
          </w:rPr>
          <w:delText>131</w:delText>
        </w:r>
      </w:del>
    </w:p>
    <w:p w14:paraId="3B7D011C" w14:textId="791E1962" w:rsidR="003E77B7" w:rsidRPr="00F01FEB" w:rsidRDefault="007E22F1" w:rsidP="007F5F17">
      <w:pPr>
        <w:pStyle w:val="ReferenceHeader"/>
      </w:pPr>
      <w:r>
        <w:fldChar w:fldCharType="end"/>
      </w:r>
      <w:r w:rsidR="003E77B7" w:rsidRPr="00F01FEB">
        <w:t>List of Tables</w:t>
      </w:r>
    </w:p>
    <w:p w14:paraId="457853D1" w14:textId="11FFC4DB" w:rsidR="00923F26" w:rsidRDefault="007F5F17">
      <w:pPr>
        <w:pStyle w:val="TableofFigures"/>
        <w:tabs>
          <w:tab w:val="right" w:leader="dot" w:pos="9350"/>
        </w:tabs>
        <w:rPr>
          <w:ins w:id="269" w:author="Cardwell, Marianne" w:date="2018-06-12T08:46:00Z"/>
          <w:noProof/>
          <w:color w:val="auto"/>
          <w:sz w:val="22"/>
          <w:szCs w:val="22"/>
        </w:rPr>
      </w:pPr>
      <w:r>
        <w:fldChar w:fldCharType="begin"/>
      </w:r>
      <w:r>
        <w:instrText xml:space="preserve"> TOC \h \z \c "Table" </w:instrText>
      </w:r>
      <w:r>
        <w:fldChar w:fldCharType="separate"/>
      </w:r>
      <w:ins w:id="270" w:author="Cardwell, Marianne" w:date="2018-06-12T08:46:00Z">
        <w:r w:rsidR="00923F26" w:rsidRPr="00344D42">
          <w:rPr>
            <w:rStyle w:val="Hyperlink"/>
            <w:noProof/>
          </w:rPr>
          <w:fldChar w:fldCharType="begin"/>
        </w:r>
        <w:r w:rsidR="00923F26" w:rsidRPr="00344D42">
          <w:rPr>
            <w:rStyle w:val="Hyperlink"/>
            <w:noProof/>
          </w:rPr>
          <w:instrText xml:space="preserve"> </w:instrText>
        </w:r>
        <w:r w:rsidR="00923F26">
          <w:rPr>
            <w:noProof/>
          </w:rPr>
          <w:instrText>HYPERLINK \l "_Toc516556560"</w:instrText>
        </w:r>
        <w:r w:rsidR="00923F26" w:rsidRPr="00344D42">
          <w:rPr>
            <w:rStyle w:val="Hyperlink"/>
            <w:noProof/>
          </w:rPr>
          <w:instrText xml:space="preserve"> </w:instrText>
        </w:r>
        <w:r w:rsidR="00923F26" w:rsidRPr="00344D42">
          <w:rPr>
            <w:rStyle w:val="Hyperlink"/>
            <w:noProof/>
          </w:rPr>
        </w:r>
        <w:r w:rsidR="00923F26" w:rsidRPr="00344D42">
          <w:rPr>
            <w:rStyle w:val="Hyperlink"/>
            <w:noProof/>
          </w:rPr>
          <w:fldChar w:fldCharType="separate"/>
        </w:r>
        <w:r w:rsidR="00923F26" w:rsidRPr="00344D42">
          <w:rPr>
            <w:rStyle w:val="Hyperlink"/>
            <w:noProof/>
          </w:rPr>
          <w:t>Table 1 - Revision History</w:t>
        </w:r>
        <w:r w:rsidR="00923F26">
          <w:rPr>
            <w:noProof/>
            <w:webHidden/>
          </w:rPr>
          <w:tab/>
        </w:r>
        <w:r w:rsidR="00923F26">
          <w:rPr>
            <w:noProof/>
            <w:webHidden/>
          </w:rPr>
          <w:fldChar w:fldCharType="begin"/>
        </w:r>
        <w:r w:rsidR="00923F26">
          <w:rPr>
            <w:noProof/>
            <w:webHidden/>
          </w:rPr>
          <w:instrText xml:space="preserve"> PAGEREF _Toc516556560 \h </w:instrText>
        </w:r>
        <w:r w:rsidR="00923F26">
          <w:rPr>
            <w:noProof/>
            <w:webHidden/>
          </w:rPr>
        </w:r>
      </w:ins>
      <w:r w:rsidR="00923F26">
        <w:rPr>
          <w:noProof/>
          <w:webHidden/>
        </w:rPr>
        <w:fldChar w:fldCharType="separate"/>
      </w:r>
      <w:ins w:id="271" w:author="Cardwell, Marianne" w:date="2018-06-12T08:46:00Z">
        <w:r w:rsidR="006A5F94">
          <w:rPr>
            <w:noProof/>
            <w:webHidden/>
          </w:rPr>
          <w:t>5</w:t>
        </w:r>
        <w:r w:rsidR="00923F26">
          <w:rPr>
            <w:noProof/>
            <w:webHidden/>
          </w:rPr>
          <w:fldChar w:fldCharType="end"/>
        </w:r>
        <w:r w:rsidR="00923F26" w:rsidRPr="00344D42">
          <w:rPr>
            <w:rStyle w:val="Hyperlink"/>
            <w:noProof/>
          </w:rPr>
          <w:fldChar w:fldCharType="end"/>
        </w:r>
      </w:ins>
    </w:p>
    <w:p w14:paraId="34345EFB" w14:textId="6DE5DF6C" w:rsidR="00923F26" w:rsidRDefault="00923F26">
      <w:pPr>
        <w:pStyle w:val="TableofFigures"/>
        <w:tabs>
          <w:tab w:val="right" w:leader="dot" w:pos="9350"/>
        </w:tabs>
        <w:rPr>
          <w:ins w:id="272" w:author="Cardwell, Marianne" w:date="2018-06-12T08:46:00Z"/>
          <w:noProof/>
          <w:color w:val="auto"/>
          <w:sz w:val="22"/>
          <w:szCs w:val="22"/>
        </w:rPr>
      </w:pPr>
      <w:ins w:id="273" w:author="Cardwell, Marianne" w:date="2018-06-12T08:46:00Z">
        <w:r w:rsidRPr="00344D42">
          <w:rPr>
            <w:rStyle w:val="Hyperlink"/>
            <w:noProof/>
          </w:rPr>
          <w:lastRenderedPageBreak/>
          <w:fldChar w:fldCharType="begin"/>
        </w:r>
        <w:r w:rsidRPr="00344D42">
          <w:rPr>
            <w:rStyle w:val="Hyperlink"/>
            <w:noProof/>
          </w:rPr>
          <w:instrText xml:space="preserve"> </w:instrText>
        </w:r>
        <w:r>
          <w:rPr>
            <w:noProof/>
          </w:rPr>
          <w:instrText>HYPERLINK \l "_Toc516556561"</w:instrText>
        </w:r>
        <w:r w:rsidRPr="00344D42">
          <w:rPr>
            <w:rStyle w:val="Hyperlink"/>
            <w:noProof/>
          </w:rPr>
          <w:instrText xml:space="preserve"> </w:instrText>
        </w:r>
        <w:r w:rsidRPr="00344D42">
          <w:rPr>
            <w:rStyle w:val="Hyperlink"/>
            <w:noProof/>
          </w:rPr>
        </w:r>
        <w:r w:rsidRPr="00344D42">
          <w:rPr>
            <w:rStyle w:val="Hyperlink"/>
            <w:noProof/>
          </w:rPr>
          <w:fldChar w:fldCharType="separate"/>
        </w:r>
        <w:r w:rsidRPr="00344D42">
          <w:rPr>
            <w:rStyle w:val="Hyperlink"/>
            <w:noProof/>
          </w:rPr>
          <w:t>Table 2 - SFO Metadata Element Specifications</w:t>
        </w:r>
        <w:r>
          <w:rPr>
            <w:noProof/>
            <w:webHidden/>
          </w:rPr>
          <w:tab/>
        </w:r>
        <w:r>
          <w:rPr>
            <w:noProof/>
            <w:webHidden/>
          </w:rPr>
          <w:fldChar w:fldCharType="begin"/>
        </w:r>
        <w:r>
          <w:rPr>
            <w:noProof/>
            <w:webHidden/>
          </w:rPr>
          <w:instrText xml:space="preserve"> PAGEREF _Toc516556561 \h </w:instrText>
        </w:r>
        <w:r>
          <w:rPr>
            <w:noProof/>
            <w:webHidden/>
          </w:rPr>
        </w:r>
      </w:ins>
      <w:r>
        <w:rPr>
          <w:noProof/>
          <w:webHidden/>
        </w:rPr>
        <w:fldChar w:fldCharType="separate"/>
      </w:r>
      <w:ins w:id="274" w:author="Cardwell, Marianne" w:date="2018-06-12T08:46:00Z">
        <w:r w:rsidR="006A5F94">
          <w:rPr>
            <w:noProof/>
            <w:webHidden/>
          </w:rPr>
          <w:t>11</w:t>
        </w:r>
        <w:r>
          <w:rPr>
            <w:noProof/>
            <w:webHidden/>
          </w:rPr>
          <w:fldChar w:fldCharType="end"/>
        </w:r>
        <w:r w:rsidRPr="00344D42">
          <w:rPr>
            <w:rStyle w:val="Hyperlink"/>
            <w:noProof/>
          </w:rPr>
          <w:fldChar w:fldCharType="end"/>
        </w:r>
      </w:ins>
    </w:p>
    <w:p w14:paraId="582C9142" w14:textId="274721AA" w:rsidR="00923F26" w:rsidRDefault="00923F26">
      <w:pPr>
        <w:pStyle w:val="TableofFigures"/>
        <w:tabs>
          <w:tab w:val="right" w:leader="dot" w:pos="9350"/>
        </w:tabs>
        <w:rPr>
          <w:ins w:id="275" w:author="Cardwell, Marianne" w:date="2018-06-12T08:46:00Z"/>
          <w:noProof/>
          <w:color w:val="auto"/>
          <w:sz w:val="22"/>
          <w:szCs w:val="22"/>
        </w:rPr>
      </w:pPr>
      <w:ins w:id="276" w:author="Cardwell, Marianne" w:date="2018-06-12T08:46:00Z">
        <w:r w:rsidRPr="00344D42">
          <w:rPr>
            <w:rStyle w:val="Hyperlink"/>
            <w:noProof/>
          </w:rPr>
          <w:fldChar w:fldCharType="begin"/>
        </w:r>
        <w:r w:rsidRPr="00344D42">
          <w:rPr>
            <w:rStyle w:val="Hyperlink"/>
            <w:noProof/>
          </w:rPr>
          <w:instrText xml:space="preserve"> </w:instrText>
        </w:r>
        <w:r>
          <w:rPr>
            <w:noProof/>
          </w:rPr>
          <w:instrText>HYPERLINK \l "_Toc516556562"</w:instrText>
        </w:r>
        <w:r w:rsidRPr="00344D42">
          <w:rPr>
            <w:rStyle w:val="Hyperlink"/>
            <w:noProof/>
          </w:rPr>
          <w:instrText xml:space="preserve"> </w:instrText>
        </w:r>
        <w:r w:rsidRPr="00344D42">
          <w:rPr>
            <w:rStyle w:val="Hyperlink"/>
            <w:noProof/>
          </w:rPr>
        </w:r>
        <w:r w:rsidRPr="00344D42">
          <w:rPr>
            <w:rStyle w:val="Hyperlink"/>
            <w:noProof/>
          </w:rPr>
          <w:fldChar w:fldCharType="separate"/>
        </w:r>
        <w:r w:rsidRPr="00344D42">
          <w:rPr>
            <w:rStyle w:val="Hyperlink"/>
            <w:noProof/>
          </w:rPr>
          <w:t>Table 3 - FAA AGIS Safety Critical Features</w:t>
        </w:r>
        <w:r>
          <w:rPr>
            <w:noProof/>
            <w:webHidden/>
          </w:rPr>
          <w:tab/>
        </w:r>
        <w:r>
          <w:rPr>
            <w:noProof/>
            <w:webHidden/>
          </w:rPr>
          <w:fldChar w:fldCharType="begin"/>
        </w:r>
        <w:r>
          <w:rPr>
            <w:noProof/>
            <w:webHidden/>
          </w:rPr>
          <w:instrText xml:space="preserve"> PAGEREF _Toc516556562 \h </w:instrText>
        </w:r>
        <w:r>
          <w:rPr>
            <w:noProof/>
            <w:webHidden/>
          </w:rPr>
        </w:r>
      </w:ins>
      <w:r>
        <w:rPr>
          <w:noProof/>
          <w:webHidden/>
        </w:rPr>
        <w:fldChar w:fldCharType="separate"/>
      </w:r>
      <w:ins w:id="277" w:author="Cardwell, Marianne" w:date="2018-06-12T08:46:00Z">
        <w:r w:rsidR="006A5F94">
          <w:rPr>
            <w:noProof/>
            <w:webHidden/>
          </w:rPr>
          <w:t>13</w:t>
        </w:r>
        <w:r>
          <w:rPr>
            <w:noProof/>
            <w:webHidden/>
          </w:rPr>
          <w:fldChar w:fldCharType="end"/>
        </w:r>
        <w:r w:rsidRPr="00344D42">
          <w:rPr>
            <w:rStyle w:val="Hyperlink"/>
            <w:noProof/>
          </w:rPr>
          <w:fldChar w:fldCharType="end"/>
        </w:r>
      </w:ins>
    </w:p>
    <w:p w14:paraId="40CD7528" w14:textId="1E6A53DB" w:rsidR="00923F26" w:rsidRDefault="00923F26">
      <w:pPr>
        <w:pStyle w:val="TableofFigures"/>
        <w:tabs>
          <w:tab w:val="right" w:leader="dot" w:pos="9350"/>
        </w:tabs>
        <w:rPr>
          <w:ins w:id="278" w:author="Cardwell, Marianne" w:date="2018-06-12T08:46:00Z"/>
          <w:noProof/>
          <w:color w:val="auto"/>
          <w:sz w:val="22"/>
          <w:szCs w:val="22"/>
        </w:rPr>
      </w:pPr>
      <w:ins w:id="279" w:author="Cardwell, Marianne" w:date="2018-06-12T08:46:00Z">
        <w:r w:rsidRPr="00344D42">
          <w:rPr>
            <w:rStyle w:val="Hyperlink"/>
            <w:noProof/>
          </w:rPr>
          <w:fldChar w:fldCharType="begin"/>
        </w:r>
        <w:r w:rsidRPr="00344D42">
          <w:rPr>
            <w:rStyle w:val="Hyperlink"/>
            <w:noProof/>
          </w:rPr>
          <w:instrText xml:space="preserve"> </w:instrText>
        </w:r>
        <w:r>
          <w:rPr>
            <w:noProof/>
          </w:rPr>
          <w:instrText>HYPERLINK \l "_Toc516556563"</w:instrText>
        </w:r>
        <w:r w:rsidRPr="00344D42">
          <w:rPr>
            <w:rStyle w:val="Hyperlink"/>
            <w:noProof/>
          </w:rPr>
          <w:instrText xml:space="preserve"> </w:instrText>
        </w:r>
        <w:r w:rsidRPr="00344D42">
          <w:rPr>
            <w:rStyle w:val="Hyperlink"/>
            <w:noProof/>
          </w:rPr>
        </w:r>
        <w:r w:rsidRPr="00344D42">
          <w:rPr>
            <w:rStyle w:val="Hyperlink"/>
            <w:noProof/>
          </w:rPr>
          <w:fldChar w:fldCharType="separate"/>
        </w:r>
        <w:r w:rsidRPr="00344D42">
          <w:rPr>
            <w:rStyle w:val="Hyperlink"/>
            <w:noProof/>
          </w:rPr>
          <w:t>Table 4 - GIS Data Owners</w:t>
        </w:r>
        <w:r>
          <w:rPr>
            <w:noProof/>
            <w:webHidden/>
          </w:rPr>
          <w:tab/>
        </w:r>
        <w:r>
          <w:rPr>
            <w:noProof/>
            <w:webHidden/>
          </w:rPr>
          <w:fldChar w:fldCharType="begin"/>
        </w:r>
        <w:r>
          <w:rPr>
            <w:noProof/>
            <w:webHidden/>
          </w:rPr>
          <w:instrText xml:space="preserve"> PAGEREF _Toc516556563 \h </w:instrText>
        </w:r>
        <w:r>
          <w:rPr>
            <w:noProof/>
            <w:webHidden/>
          </w:rPr>
        </w:r>
      </w:ins>
      <w:r>
        <w:rPr>
          <w:noProof/>
          <w:webHidden/>
        </w:rPr>
        <w:fldChar w:fldCharType="separate"/>
      </w:r>
      <w:ins w:id="280" w:author="Cardwell, Marianne" w:date="2018-06-12T08:46:00Z">
        <w:r w:rsidR="006A5F94">
          <w:rPr>
            <w:noProof/>
            <w:webHidden/>
          </w:rPr>
          <w:t>128</w:t>
        </w:r>
        <w:r>
          <w:rPr>
            <w:noProof/>
            <w:webHidden/>
          </w:rPr>
          <w:fldChar w:fldCharType="end"/>
        </w:r>
        <w:r w:rsidRPr="00344D42">
          <w:rPr>
            <w:rStyle w:val="Hyperlink"/>
            <w:noProof/>
          </w:rPr>
          <w:fldChar w:fldCharType="end"/>
        </w:r>
      </w:ins>
    </w:p>
    <w:p w14:paraId="1832717E" w14:textId="00728C2D" w:rsidR="0000585F" w:rsidDel="00923F26" w:rsidRDefault="0000585F">
      <w:pPr>
        <w:pStyle w:val="TableofFigures"/>
        <w:tabs>
          <w:tab w:val="right" w:leader="dot" w:pos="9350"/>
        </w:tabs>
        <w:rPr>
          <w:del w:id="281" w:author="Cardwell, Marianne" w:date="2018-06-12T08:46:00Z"/>
          <w:noProof/>
          <w:color w:val="auto"/>
          <w:sz w:val="22"/>
          <w:szCs w:val="22"/>
        </w:rPr>
      </w:pPr>
      <w:del w:id="282" w:author="Cardwell, Marianne" w:date="2018-06-12T08:46:00Z">
        <w:r w:rsidRPr="00923F26" w:rsidDel="00923F26">
          <w:rPr>
            <w:noProof/>
            <w:rPrChange w:id="283" w:author="Cardwell, Marianne" w:date="2018-06-12T08:46:00Z">
              <w:rPr>
                <w:rStyle w:val="Hyperlink"/>
                <w:noProof/>
              </w:rPr>
            </w:rPrChange>
          </w:rPr>
          <w:delText>Table 1 - Revision History</w:delText>
        </w:r>
        <w:r w:rsidDel="00923F26">
          <w:rPr>
            <w:noProof/>
            <w:webHidden/>
          </w:rPr>
          <w:tab/>
        </w:r>
        <w:r w:rsidR="003328D6" w:rsidDel="00923F26">
          <w:rPr>
            <w:noProof/>
            <w:webHidden/>
          </w:rPr>
          <w:delText>5</w:delText>
        </w:r>
      </w:del>
    </w:p>
    <w:p w14:paraId="6238BC66" w14:textId="0F3FA225" w:rsidR="0000585F" w:rsidDel="00923F26" w:rsidRDefault="0000585F">
      <w:pPr>
        <w:pStyle w:val="TableofFigures"/>
        <w:tabs>
          <w:tab w:val="right" w:leader="dot" w:pos="9350"/>
        </w:tabs>
        <w:rPr>
          <w:del w:id="284" w:author="Cardwell, Marianne" w:date="2018-06-12T08:46:00Z"/>
          <w:noProof/>
          <w:color w:val="auto"/>
          <w:sz w:val="22"/>
          <w:szCs w:val="22"/>
        </w:rPr>
      </w:pPr>
      <w:del w:id="285" w:author="Cardwell, Marianne" w:date="2018-06-12T08:46:00Z">
        <w:r w:rsidRPr="00923F26" w:rsidDel="00923F26">
          <w:rPr>
            <w:noProof/>
            <w:rPrChange w:id="286" w:author="Cardwell, Marianne" w:date="2018-06-12T08:46:00Z">
              <w:rPr>
                <w:rStyle w:val="Hyperlink"/>
                <w:noProof/>
              </w:rPr>
            </w:rPrChange>
          </w:rPr>
          <w:delText>Table 2 - SFO Metadata Element Specifications</w:delText>
        </w:r>
        <w:r w:rsidDel="00923F26">
          <w:rPr>
            <w:noProof/>
            <w:webHidden/>
          </w:rPr>
          <w:tab/>
        </w:r>
        <w:r w:rsidR="003328D6" w:rsidDel="00923F26">
          <w:rPr>
            <w:noProof/>
            <w:webHidden/>
          </w:rPr>
          <w:delText>11</w:delText>
        </w:r>
      </w:del>
    </w:p>
    <w:p w14:paraId="35A075CA" w14:textId="28D9A2B2" w:rsidR="0000585F" w:rsidDel="00923F26" w:rsidRDefault="0000585F">
      <w:pPr>
        <w:pStyle w:val="TableofFigures"/>
        <w:tabs>
          <w:tab w:val="right" w:leader="dot" w:pos="9350"/>
        </w:tabs>
        <w:rPr>
          <w:del w:id="287" w:author="Cardwell, Marianne" w:date="2018-06-12T08:46:00Z"/>
          <w:noProof/>
          <w:color w:val="auto"/>
          <w:sz w:val="22"/>
          <w:szCs w:val="22"/>
        </w:rPr>
      </w:pPr>
      <w:del w:id="288" w:author="Cardwell, Marianne" w:date="2018-06-12T08:46:00Z">
        <w:r w:rsidRPr="00923F26" w:rsidDel="00923F26">
          <w:rPr>
            <w:noProof/>
            <w:rPrChange w:id="289" w:author="Cardwell, Marianne" w:date="2018-06-12T08:46:00Z">
              <w:rPr>
                <w:rStyle w:val="Hyperlink"/>
                <w:noProof/>
              </w:rPr>
            </w:rPrChange>
          </w:rPr>
          <w:delText>Table 3 - FAA AGIS Safety Critical Features</w:delText>
        </w:r>
        <w:r w:rsidDel="00923F26">
          <w:rPr>
            <w:noProof/>
            <w:webHidden/>
          </w:rPr>
          <w:tab/>
        </w:r>
        <w:r w:rsidR="003328D6" w:rsidDel="00923F26">
          <w:rPr>
            <w:noProof/>
            <w:webHidden/>
          </w:rPr>
          <w:delText>13</w:delText>
        </w:r>
      </w:del>
    </w:p>
    <w:p w14:paraId="67D38CF7" w14:textId="3AE95479" w:rsidR="0000585F" w:rsidDel="00923F26" w:rsidRDefault="0000585F">
      <w:pPr>
        <w:pStyle w:val="TableofFigures"/>
        <w:tabs>
          <w:tab w:val="right" w:leader="dot" w:pos="9350"/>
        </w:tabs>
        <w:rPr>
          <w:del w:id="290" w:author="Cardwell, Marianne" w:date="2018-06-12T08:46:00Z"/>
          <w:noProof/>
          <w:color w:val="auto"/>
          <w:sz w:val="22"/>
          <w:szCs w:val="22"/>
        </w:rPr>
      </w:pPr>
      <w:del w:id="291" w:author="Cardwell, Marianne" w:date="2018-06-12T08:46:00Z">
        <w:r w:rsidRPr="00923F26" w:rsidDel="00923F26">
          <w:rPr>
            <w:noProof/>
            <w:rPrChange w:id="292" w:author="Cardwell, Marianne" w:date="2018-06-12T08:46:00Z">
              <w:rPr>
                <w:rStyle w:val="Hyperlink"/>
                <w:noProof/>
              </w:rPr>
            </w:rPrChange>
          </w:rPr>
          <w:delText>Table 4 - GIS Data Owners</w:delText>
        </w:r>
        <w:r w:rsidDel="00923F26">
          <w:rPr>
            <w:noProof/>
            <w:webHidden/>
          </w:rPr>
          <w:tab/>
        </w:r>
        <w:r w:rsidR="003328D6" w:rsidDel="00923F26">
          <w:rPr>
            <w:noProof/>
            <w:webHidden/>
          </w:rPr>
          <w:delText>128</w:delText>
        </w:r>
      </w:del>
    </w:p>
    <w:p w14:paraId="45A071B4" w14:textId="2FB4CD98" w:rsidR="003E77B7" w:rsidRDefault="007F5F17" w:rsidP="007C201D">
      <w:pPr>
        <w:pStyle w:val="Normalwithspaceafter"/>
      </w:pPr>
      <w:r>
        <w:fldChar w:fldCharType="end"/>
      </w:r>
    </w:p>
    <w:p w14:paraId="3736DAC3" w14:textId="77777777" w:rsidR="003E77B7" w:rsidRDefault="003E77B7" w:rsidP="007C201D">
      <w:pPr>
        <w:pStyle w:val="Normalwithspaceafter"/>
      </w:pPr>
    </w:p>
    <w:p w14:paraId="30A80A1D" w14:textId="68F3CA6F" w:rsidR="00094528" w:rsidRDefault="00B3014F" w:rsidP="00094528">
      <w:pPr>
        <w:pStyle w:val="NumHeading1"/>
        <w:numPr>
          <w:ilvl w:val="0"/>
          <w:numId w:val="0"/>
        </w:numPr>
        <w:ind w:left="360" w:hanging="360"/>
      </w:pPr>
      <w:bookmarkStart w:id="293" w:name="_Toc516556516"/>
      <w:r>
        <w:lastRenderedPageBreak/>
        <w:t>Revision History</w:t>
      </w:r>
      <w:bookmarkEnd w:id="293"/>
    </w:p>
    <w:p w14:paraId="6BA9E25B" w14:textId="74C5D3FB" w:rsidR="00B3014F" w:rsidRDefault="00B3014F" w:rsidP="00B3014F">
      <w:pPr>
        <w:pStyle w:val="Normalwithspaceafter"/>
      </w:pPr>
      <w:r w:rsidRPr="00B3014F">
        <w:t xml:space="preserve">As changes to </w:t>
      </w:r>
      <w:r>
        <w:t>this document</w:t>
      </w:r>
      <w:r w:rsidRPr="00B3014F">
        <w:t xml:space="preserve"> are indicated and accepted, this document will be updated accordingly. The following revision history will log when these revisions occur, why they will occur, and who documented them.</w:t>
      </w:r>
    </w:p>
    <w:p w14:paraId="1BB25383" w14:textId="10420813" w:rsidR="00B3014F" w:rsidRDefault="00B3014F" w:rsidP="00B3014F">
      <w:pPr>
        <w:pStyle w:val="Caption"/>
        <w:keepNext/>
      </w:pPr>
      <w:bookmarkStart w:id="294" w:name="_Toc516556560"/>
      <w:r>
        <w:t xml:space="preserve">Table </w:t>
      </w:r>
      <w:fldSimple w:instr=" SEQ Table \* ARABIC ">
        <w:r w:rsidR="006A5F94">
          <w:rPr>
            <w:noProof/>
          </w:rPr>
          <w:t>1</w:t>
        </w:r>
      </w:fldSimple>
      <w:r>
        <w:t xml:space="preserve"> - </w:t>
      </w:r>
      <w:r w:rsidRPr="002D509A">
        <w:t>Revision History</w:t>
      </w:r>
      <w:bookmarkEnd w:id="294"/>
    </w:p>
    <w:tbl>
      <w:tblPr>
        <w:tblpPr w:leftFromText="180" w:rightFromText="180" w:vertAnchor="text" w:horzAnchor="margin" w:tblpY="17"/>
        <w:tblW w:w="9468"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ook w:val="01E0" w:firstRow="1" w:lastRow="1" w:firstColumn="1" w:lastColumn="1" w:noHBand="0" w:noVBand="0"/>
      </w:tblPr>
      <w:tblGrid>
        <w:gridCol w:w="2281"/>
        <w:gridCol w:w="2390"/>
        <w:gridCol w:w="3807"/>
        <w:gridCol w:w="990"/>
      </w:tblGrid>
      <w:tr w:rsidR="00B3014F" w:rsidRPr="000176B3" w14:paraId="5266A11A" w14:textId="77777777" w:rsidTr="00B3014F">
        <w:tc>
          <w:tcPr>
            <w:tcW w:w="2281" w:type="dxa"/>
            <w:shd w:val="clear" w:color="auto" w:fill="006892"/>
            <w:vAlign w:val="bottom"/>
          </w:tcPr>
          <w:p w14:paraId="522CA1CB"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Name</w:t>
            </w:r>
          </w:p>
        </w:tc>
        <w:tc>
          <w:tcPr>
            <w:tcW w:w="2390" w:type="dxa"/>
            <w:shd w:val="clear" w:color="auto" w:fill="006892"/>
            <w:vAlign w:val="bottom"/>
          </w:tcPr>
          <w:p w14:paraId="1547D77E"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Date</w:t>
            </w:r>
          </w:p>
        </w:tc>
        <w:tc>
          <w:tcPr>
            <w:tcW w:w="3807" w:type="dxa"/>
            <w:shd w:val="clear" w:color="auto" w:fill="006892"/>
            <w:vAlign w:val="bottom"/>
          </w:tcPr>
          <w:p w14:paraId="0022C216"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Reason for Change</w:t>
            </w:r>
          </w:p>
        </w:tc>
        <w:tc>
          <w:tcPr>
            <w:tcW w:w="990" w:type="dxa"/>
            <w:shd w:val="clear" w:color="auto" w:fill="006892"/>
            <w:vAlign w:val="bottom"/>
          </w:tcPr>
          <w:p w14:paraId="507C7A24"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Version</w:t>
            </w:r>
          </w:p>
        </w:tc>
      </w:tr>
      <w:tr w:rsidR="00B3014F" w:rsidRPr="000176B3" w14:paraId="3260AD34" w14:textId="77777777" w:rsidTr="00B3014F">
        <w:tc>
          <w:tcPr>
            <w:tcW w:w="2281" w:type="dxa"/>
          </w:tcPr>
          <w:p w14:paraId="463F4B7F" w14:textId="6F14D11F" w:rsidR="00B3014F" w:rsidRPr="001758A0" w:rsidRDefault="00672734" w:rsidP="009C725C">
            <w:pPr>
              <w:rPr>
                <w:rFonts w:eastAsia="Times New Roman" w:cstheme="minorHAnsi"/>
                <w:color w:val="3C3D3C" w:themeColor="text2"/>
                <w:szCs w:val="20"/>
              </w:rPr>
            </w:pPr>
            <w:r w:rsidRPr="001758A0">
              <w:rPr>
                <w:rFonts w:eastAsia="Times New Roman" w:cstheme="minorHAnsi"/>
                <w:color w:val="3C3D3C" w:themeColor="text2"/>
                <w:szCs w:val="20"/>
              </w:rPr>
              <w:t>Marianne Cardwell</w:t>
            </w:r>
          </w:p>
        </w:tc>
        <w:tc>
          <w:tcPr>
            <w:tcW w:w="2390" w:type="dxa"/>
          </w:tcPr>
          <w:p w14:paraId="054013F1" w14:textId="4BEE2024" w:rsidR="00B3014F" w:rsidRPr="001758A0" w:rsidRDefault="00F423DD" w:rsidP="009C725C">
            <w:pPr>
              <w:rPr>
                <w:rFonts w:eastAsia="Times New Roman" w:cstheme="minorHAnsi"/>
                <w:color w:val="3C3D3C" w:themeColor="text2"/>
                <w:szCs w:val="20"/>
              </w:rPr>
            </w:pPr>
            <w:del w:id="295" w:author="Cardwell, Marianne" w:date="2018-06-12T08:46:00Z">
              <w:r w:rsidDel="00923F26">
                <w:rPr>
                  <w:rFonts w:eastAsia="Times New Roman" w:cstheme="minorHAnsi"/>
                  <w:color w:val="3C3D3C" w:themeColor="text2"/>
                  <w:szCs w:val="20"/>
                </w:rPr>
                <w:delText>5/7</w:delText>
              </w:r>
            </w:del>
            <w:ins w:id="296" w:author="Cardwell, Marianne" w:date="2018-06-12T08:46:00Z">
              <w:r w:rsidR="00923F26">
                <w:rPr>
                  <w:rFonts w:eastAsia="Times New Roman" w:cstheme="minorHAnsi"/>
                  <w:color w:val="3C3D3C" w:themeColor="text2"/>
                  <w:szCs w:val="20"/>
                </w:rPr>
                <w:t>6/12</w:t>
              </w:r>
            </w:ins>
            <w:r w:rsidR="00672734" w:rsidRPr="001758A0">
              <w:rPr>
                <w:rFonts w:eastAsia="Times New Roman" w:cstheme="minorHAnsi"/>
                <w:color w:val="3C3D3C" w:themeColor="text2"/>
                <w:szCs w:val="20"/>
              </w:rPr>
              <w:t>/2018</w:t>
            </w:r>
          </w:p>
        </w:tc>
        <w:tc>
          <w:tcPr>
            <w:tcW w:w="3807" w:type="dxa"/>
          </w:tcPr>
          <w:p w14:paraId="0649BF00" w14:textId="77777777" w:rsidR="00B3014F" w:rsidRPr="001758A0" w:rsidRDefault="00B3014F" w:rsidP="009C725C">
            <w:pPr>
              <w:rPr>
                <w:rFonts w:eastAsia="Times New Roman" w:cstheme="minorHAnsi"/>
                <w:color w:val="3C3D3C" w:themeColor="text2"/>
                <w:szCs w:val="20"/>
              </w:rPr>
            </w:pPr>
            <w:r w:rsidRPr="001758A0">
              <w:rPr>
                <w:rFonts w:eastAsia="Times New Roman" w:cstheme="minorHAnsi"/>
                <w:color w:val="3C3D3C" w:themeColor="text2"/>
                <w:szCs w:val="20"/>
              </w:rPr>
              <w:t>Initial draft</w:t>
            </w:r>
          </w:p>
        </w:tc>
        <w:tc>
          <w:tcPr>
            <w:tcW w:w="990" w:type="dxa"/>
          </w:tcPr>
          <w:p w14:paraId="56310A30" w14:textId="77777777" w:rsidR="00B3014F" w:rsidRPr="001758A0" w:rsidRDefault="00B3014F" w:rsidP="009C725C">
            <w:pPr>
              <w:rPr>
                <w:rFonts w:eastAsia="Times New Roman" w:cstheme="minorHAnsi"/>
                <w:color w:val="3C3D3C" w:themeColor="text2"/>
                <w:szCs w:val="20"/>
              </w:rPr>
            </w:pPr>
            <w:r w:rsidRPr="001758A0">
              <w:rPr>
                <w:rFonts w:eastAsia="Times New Roman" w:cstheme="minorHAnsi"/>
                <w:color w:val="3C3D3C" w:themeColor="text2"/>
                <w:szCs w:val="20"/>
              </w:rPr>
              <w:t>1.0</w:t>
            </w:r>
          </w:p>
        </w:tc>
      </w:tr>
    </w:tbl>
    <w:p w14:paraId="64624A3A" w14:textId="77777777" w:rsidR="00B3014F" w:rsidRPr="00B3014F" w:rsidRDefault="00B3014F" w:rsidP="00B3014F">
      <w:pPr>
        <w:pStyle w:val="Normalwithspaceafter"/>
      </w:pPr>
    </w:p>
    <w:p w14:paraId="0ABB75C1" w14:textId="77777777" w:rsidR="00094528" w:rsidRPr="00094528" w:rsidRDefault="00094528" w:rsidP="00094528">
      <w:pPr>
        <w:pStyle w:val="Normalwithspaceafter"/>
      </w:pPr>
    </w:p>
    <w:p w14:paraId="4E73328C" w14:textId="5D7D72C0" w:rsidR="00601945" w:rsidRDefault="00856D09" w:rsidP="00601945">
      <w:pPr>
        <w:pStyle w:val="NumHeading1"/>
      </w:pPr>
      <w:bookmarkStart w:id="297" w:name="_Toc516556517"/>
      <w:r>
        <w:lastRenderedPageBreak/>
        <w:t>Introduction</w:t>
      </w:r>
      <w:bookmarkEnd w:id="297"/>
    </w:p>
    <w:p w14:paraId="3466F82E" w14:textId="77777777" w:rsidR="00601945" w:rsidRDefault="00601945" w:rsidP="00601945">
      <w:pPr>
        <w:pStyle w:val="NumHeading2"/>
      </w:pPr>
      <w:bookmarkStart w:id="298" w:name="_Toc495335540"/>
      <w:bookmarkStart w:id="299" w:name="_Toc516556518"/>
      <w:r w:rsidRPr="00775193">
        <w:t>Purpose</w:t>
      </w:r>
      <w:bookmarkEnd w:id="298"/>
      <w:bookmarkEnd w:id="299"/>
    </w:p>
    <w:p w14:paraId="2638D45D" w14:textId="575991FB" w:rsidR="00672734" w:rsidRDefault="00672734" w:rsidP="00672734">
      <w:pPr>
        <w:pStyle w:val="Normalwithspaceafter"/>
      </w:pPr>
      <w:r>
        <w:t>San Francisco International Airport (SFO) Infrastructure Information Management (IIM) and Geographic Information System (GIS) staff (SFO GIS)</w:t>
      </w:r>
      <w:r w:rsidR="00EB34F2">
        <w:t xml:space="preserve"> maintains the airport’s geospatial data and corresponding attributes. This document details the specifications and processes that must be followed by both SFO employees and outside consultants during the development of SFO geospatial data. </w:t>
      </w:r>
      <w:r>
        <w:t xml:space="preserve"> </w:t>
      </w:r>
    </w:p>
    <w:p w14:paraId="6D37B216" w14:textId="77777777" w:rsidR="00672734" w:rsidRDefault="00672734" w:rsidP="00672734">
      <w:pPr>
        <w:pStyle w:val="Normalwithspaceafter"/>
      </w:pPr>
      <w:r>
        <w:t xml:space="preserve">SFO GIS serves as the Airport’s primary central digital GIS Enterprise database repository of primary and secondary facility asset and infrastructure information originating from multiple airport sources, systems and stakeholders, serving as a critical foundation for the preventative maintenance and preliminary planning of future design and construction work at SFO. </w:t>
      </w:r>
    </w:p>
    <w:p w14:paraId="0CB7E454" w14:textId="77777777" w:rsidR="00672734" w:rsidRDefault="00672734" w:rsidP="00672734">
      <w:pPr>
        <w:pStyle w:val="Normalwithspaceafter"/>
      </w:pPr>
      <w:r>
        <w:t>The availability of standardized data products and drawing files for use on future projects enhances the value of the original data creation effort in addition to providing one central source of truth to represent the Airport’s current geographical configuration. Standardization of this data allows drawing files and individual data layers to be integrated with other data components, ensuring consistency in the planning and design of SFO facilities infrastructure and presents a “common operational picture” of the Airport in GIS and mapping formats that can be incorporated into many airport data management systems and business processes.</w:t>
      </w:r>
    </w:p>
    <w:p w14:paraId="5D31B34C" w14:textId="05BF1CCC" w:rsidR="00672734" w:rsidRPr="00D44515" w:rsidRDefault="00672734" w:rsidP="00672734">
      <w:pPr>
        <w:pStyle w:val="Normalwithspaceafter"/>
      </w:pPr>
      <w:r>
        <w:t>Ensuring high quality data at the Airport is crucial not just for design and management purposes but also for safe flight operations.  The Federal Aviation Administration (FAA) requires standardized airport geospatial data to be shared and distributed with other airports and their constituents, as well as internally within the FAA. Therefore, the FAA has developed GIS Data Standards governed by three advisory circulars, especially FAA Advisory Circular (AC) 150/5300-18B – General Guidance and specifications for Submission of Aeronautical Surveys to NGS: Field Data Collection and Geographic Information System (GIS) Standards. The geospatial data described in these documents are intended to support those standards and keep the Airport in compliance with FAA GIS data submittal requirements.</w:t>
      </w:r>
    </w:p>
    <w:p w14:paraId="56374BA4" w14:textId="77777777" w:rsidR="00601945" w:rsidRDefault="00601945" w:rsidP="00601945">
      <w:pPr>
        <w:pStyle w:val="NumHeading2"/>
      </w:pPr>
      <w:bookmarkStart w:id="300" w:name="_Toc495335545"/>
      <w:bookmarkStart w:id="301" w:name="_Toc516556519"/>
      <w:r>
        <w:t>Document Scope</w:t>
      </w:r>
      <w:bookmarkEnd w:id="300"/>
      <w:bookmarkEnd w:id="301"/>
    </w:p>
    <w:p w14:paraId="225DAAB2" w14:textId="22423230" w:rsidR="00740AA8" w:rsidRPr="00740AA8" w:rsidRDefault="00C74A13" w:rsidP="00740AA8">
      <w:pPr>
        <w:pStyle w:val="Normalwithspaceafter"/>
      </w:pPr>
      <w:bookmarkStart w:id="302" w:name="_Hlk511288716"/>
      <w:r w:rsidRPr="00C74A13">
        <w:t xml:space="preserve"> </w:t>
      </w:r>
      <w:r w:rsidRPr="0093154D">
        <w:t xml:space="preserve">This </w:t>
      </w:r>
      <w:r>
        <w:t>document</w:t>
      </w:r>
      <w:r w:rsidR="00EB34F2">
        <w:t xml:space="preserve"> describes and</w:t>
      </w:r>
      <w:r>
        <w:t xml:space="preserve"> details</w:t>
      </w:r>
      <w:r w:rsidR="00EB34F2">
        <w:t xml:space="preserve"> the GIS standards and requirements at the Airport. A related document is the Airport’s GIS Data Maintenance and Procedures, which documents all aspects of the maintenance and procedures currently being utilized by SFO GIS.</w:t>
      </w:r>
      <w:bookmarkEnd w:id="302"/>
    </w:p>
    <w:p w14:paraId="7E6A3984" w14:textId="77777777" w:rsidR="00601945" w:rsidRDefault="00601945" w:rsidP="00601945">
      <w:pPr>
        <w:pStyle w:val="NumHeading2"/>
      </w:pPr>
      <w:bookmarkStart w:id="303" w:name="_Toc495335546"/>
      <w:bookmarkStart w:id="304" w:name="_Toc516556520"/>
      <w:r>
        <w:t>Intended Audience</w:t>
      </w:r>
      <w:bookmarkEnd w:id="303"/>
      <w:bookmarkEnd w:id="304"/>
    </w:p>
    <w:p w14:paraId="2A5DE3BC" w14:textId="0AB2069B" w:rsidR="00C74A13" w:rsidRDefault="00C74A13" w:rsidP="00703103">
      <w:pPr>
        <w:pStyle w:val="Normalwithspaceafter"/>
      </w:pPr>
      <w:r w:rsidRPr="007C1120">
        <w:t>This document is intended to be used</w:t>
      </w:r>
      <w:r>
        <w:t xml:space="preserve"> internally to the Airport</w:t>
      </w:r>
      <w:r w:rsidRPr="007C1120">
        <w:t xml:space="preserve"> by SFO GIS staff</w:t>
      </w:r>
      <w:r>
        <w:t>.</w:t>
      </w:r>
    </w:p>
    <w:p w14:paraId="119F8550" w14:textId="77777777" w:rsidR="00BC1131" w:rsidRDefault="00BC1131" w:rsidP="00BC1131">
      <w:pPr>
        <w:pStyle w:val="NumHeading2"/>
      </w:pPr>
      <w:bookmarkStart w:id="305" w:name="_Toc516556521"/>
      <w:r>
        <w:t>References to Parties</w:t>
      </w:r>
      <w:bookmarkEnd w:id="305"/>
    </w:p>
    <w:p w14:paraId="1C8C5D5D" w14:textId="5DB717DE" w:rsidR="00C74A13" w:rsidRDefault="00C74A13" w:rsidP="00C74A13">
      <w:pPr>
        <w:pStyle w:val="Normalwithspaceafter"/>
      </w:pPr>
      <w:r>
        <w:t xml:space="preserve">The San Francisco International Airport’s Infrastructure Information Management Department is responsible for collecting and receiving all GIS related spatial and attribute information and content in accordance with the SFO GIS Standards. </w:t>
      </w:r>
    </w:p>
    <w:p w14:paraId="4FE67301" w14:textId="77777777" w:rsidR="00C74A13" w:rsidRDefault="00C74A13" w:rsidP="00C74A13">
      <w:pPr>
        <w:pStyle w:val="Normalwithspaceafter"/>
      </w:pPr>
      <w:r>
        <w:lastRenderedPageBreak/>
        <w:t xml:space="preserve">The third party responsible for developing spatial data is referred to as the “Data Provider”. The Data Provider may be internal or external to SFO. If external, then the submittal is usually controlled by contract, and submitted through the Project Manager for the Airport. Other construction or survey design and as-built data submitted to SFO GIS may have originated from other Airport departments, city stakeholders, surveyors, planners, surrounding cities, counties, and municipalities. </w:t>
      </w:r>
    </w:p>
    <w:p w14:paraId="3F9ABB2F" w14:textId="56D6CC5F" w:rsidR="00C74A13" w:rsidRPr="00BC1131" w:rsidRDefault="00C74A13" w:rsidP="00C74A13">
      <w:pPr>
        <w:pStyle w:val="Normalwithspaceafter"/>
      </w:pPr>
      <w:r>
        <w:t>The SFO employee who is responsible for updating and maintaining a certain feather class of geospatial and attribute data such as buildings, marking lines, or utilities is referred to as the “Data Owner”. Data Owners shall coordinate with the GIS Coordinator to ensure that all infrastructure changes in the field (both airside and landside) are properly updated and reflected within the central GIS Enterprise database in a timely fashion based upon proper data accuracy requirements.</w:t>
      </w:r>
    </w:p>
    <w:p w14:paraId="5B155C41" w14:textId="77777777" w:rsidR="00856D09" w:rsidRDefault="00B661BE" w:rsidP="00601945">
      <w:pPr>
        <w:pStyle w:val="NumHeading1"/>
      </w:pPr>
      <w:bookmarkStart w:id="306" w:name="_Toc495335547"/>
      <w:bookmarkStart w:id="307" w:name="_Toc516556522"/>
      <w:r>
        <w:lastRenderedPageBreak/>
        <w:t>GIS Data Standard</w:t>
      </w:r>
      <w:bookmarkEnd w:id="307"/>
    </w:p>
    <w:p w14:paraId="5D810E2A" w14:textId="77777777" w:rsidR="00B661BE" w:rsidRDefault="00B661BE" w:rsidP="00B661BE">
      <w:pPr>
        <w:pStyle w:val="NumHeading2"/>
      </w:pPr>
      <w:bookmarkStart w:id="308" w:name="_Toc516556523"/>
      <w:r>
        <w:t>Foundation</w:t>
      </w:r>
      <w:bookmarkEnd w:id="308"/>
    </w:p>
    <w:p w14:paraId="3B095852" w14:textId="541B9283" w:rsidR="00B661BE" w:rsidRPr="007C54C6" w:rsidRDefault="00D10BA7" w:rsidP="00B661BE">
      <w:pPr>
        <w:pStyle w:val="Normalwithspaceafter"/>
      </w:pPr>
      <w:r>
        <w:t>SFO</w:t>
      </w:r>
      <w:r w:rsidR="00B661BE">
        <w:t>’s Standard was built upon two main industry data standards: FAA AC 150/5300-18B and National CAD Standards. Additionally, the standard leverages Esri’s geodatabase data model.</w:t>
      </w:r>
    </w:p>
    <w:p w14:paraId="708E0D50" w14:textId="77777777" w:rsidR="00B661BE" w:rsidRDefault="00B661BE" w:rsidP="00B661BE">
      <w:pPr>
        <w:pStyle w:val="NumHeading3"/>
      </w:pPr>
      <w:bookmarkStart w:id="309" w:name="_Toc495335542"/>
      <w:bookmarkStart w:id="310" w:name="_Toc516556524"/>
      <w:r w:rsidRPr="00775193">
        <w:t>FAA</w:t>
      </w:r>
      <w:r>
        <w:t xml:space="preserve"> AC 150/5300-18</w:t>
      </w:r>
      <w:bookmarkEnd w:id="309"/>
      <w:r>
        <w:t>B</w:t>
      </w:r>
      <w:bookmarkEnd w:id="310"/>
    </w:p>
    <w:p w14:paraId="14A1B9DD" w14:textId="40D096E3" w:rsidR="00B661BE" w:rsidRDefault="00B661BE" w:rsidP="00B661BE">
      <w:pPr>
        <w:pStyle w:val="Normalwithspaceafter"/>
      </w:pPr>
      <w:r>
        <w:t>AC 150/5300-18B is a comprehensive standard that details the horizontal and vertical accuracy of geographic data, acceptable formats, geometric requirements, data layers and attributes. It contains information for both Computer-Aided Drafting and Design (CADD) and GIS environments. This standard focuses on</w:t>
      </w:r>
      <w:r w:rsidR="00D735F8">
        <w:t xml:space="preserve"> both Airside and Landside</w:t>
      </w:r>
      <w:r>
        <w:t xml:space="preserve"> features and generally does not apply to features inside a building.</w:t>
      </w:r>
    </w:p>
    <w:p w14:paraId="6A4F96E2" w14:textId="3C7134EB" w:rsidR="00B661BE" w:rsidRDefault="00B661BE" w:rsidP="00DF34B2">
      <w:pPr>
        <w:pStyle w:val="Normalwithspaceafter"/>
      </w:pPr>
      <w:r>
        <w:t xml:space="preserve">This standard is available online at </w:t>
      </w:r>
      <w:hyperlink r:id="rId12" w:history="1">
        <w:r w:rsidRPr="001E50AB">
          <w:rPr>
            <w:rStyle w:val="Hyperlink"/>
          </w:rPr>
          <w:t>https://www.faa.gov/documentLibrary/media/Advisory_Circular/150-5300-18B-chg1-consolidated.pdf</w:t>
        </w:r>
      </w:hyperlink>
      <w:r>
        <w:t>.</w:t>
      </w:r>
      <w:bookmarkStart w:id="311" w:name="_Toc495335543"/>
    </w:p>
    <w:p w14:paraId="0A5C5E8E" w14:textId="77777777" w:rsidR="00B661BE" w:rsidRDefault="00B661BE" w:rsidP="00B661BE">
      <w:pPr>
        <w:pStyle w:val="NumHeading3"/>
      </w:pPr>
      <w:bookmarkStart w:id="312" w:name="_Toc516556525"/>
      <w:r>
        <w:t>National CAD Standard</w:t>
      </w:r>
      <w:bookmarkEnd w:id="311"/>
      <w:bookmarkEnd w:id="312"/>
    </w:p>
    <w:p w14:paraId="14A42A22" w14:textId="043B290C" w:rsidR="00B661BE" w:rsidRPr="00A87046" w:rsidRDefault="00D735F8" w:rsidP="00B661BE">
      <w:pPr>
        <w:pStyle w:val="Normalwithspaceafter"/>
      </w:pPr>
      <w:r w:rsidRPr="00D735F8">
        <w:t xml:space="preserve"> The </w:t>
      </w:r>
      <w:r>
        <w:t>National CAD Standard (</w:t>
      </w:r>
      <w:r w:rsidRPr="00D735F8">
        <w:t>NCS</w:t>
      </w:r>
      <w:r>
        <w:t>)</w:t>
      </w:r>
      <w:r w:rsidRPr="00D735F8">
        <w:t xml:space="preserve"> is the foundation that </w:t>
      </w:r>
      <w:r>
        <w:t>the SFO</w:t>
      </w:r>
      <w:r w:rsidRPr="00D735F8">
        <w:t xml:space="preserve"> Surveying Department uses for capturing data in the field using GPS and Total Station technology (Leica Syst</w:t>
      </w:r>
      <w:r>
        <w:t xml:space="preserve">ems standard software/hardware), </w:t>
      </w:r>
      <w:r w:rsidRPr="00D735F8">
        <w:t>field surveys for descriptor key acronyms/terminology, horizontal, and vertical accuracy requirements, acceptable formats, CAD symbology (blocks) layering, coordinate systems, etc.</w:t>
      </w:r>
    </w:p>
    <w:p w14:paraId="78F104D5" w14:textId="77777777" w:rsidR="00B661BE" w:rsidRDefault="00B661BE" w:rsidP="00B661BE">
      <w:pPr>
        <w:pStyle w:val="NumHeading3"/>
      </w:pPr>
      <w:bookmarkStart w:id="313" w:name="_Toc495335544"/>
      <w:bookmarkStart w:id="314" w:name="_Toc516556526"/>
      <w:r>
        <w:t>Esri Geodatabase Data Model</w:t>
      </w:r>
      <w:bookmarkEnd w:id="313"/>
      <w:bookmarkEnd w:id="314"/>
    </w:p>
    <w:p w14:paraId="55FBC4C9" w14:textId="284800C2" w:rsidR="009F07EB" w:rsidRPr="0072532D" w:rsidRDefault="00D10BA7" w:rsidP="00B661BE">
      <w:pPr>
        <w:pStyle w:val="Normalwithspaceafter"/>
      </w:pPr>
      <w:r>
        <w:t>SFO</w:t>
      </w:r>
      <w:r w:rsidR="00B661BE">
        <w:t xml:space="preserve">’s GIS data is stored in an enterprise geodatabase and as such takes advantage of some of the geodatabase’s capabilities, such as the use of attributes, domains, spatial references, and topology rules. Additionally, </w:t>
      </w:r>
      <w:r>
        <w:t>SFO’s</w:t>
      </w:r>
      <w:r w:rsidR="00B661BE">
        <w:t xml:space="preserve"> </w:t>
      </w:r>
      <w:del w:id="315" w:author="Cardwell, Marianne" w:date="2018-06-12T08:32:00Z">
        <w:r w:rsidR="00B661BE" w:rsidDel="003675E5">
          <w:delText>i</w:delText>
        </w:r>
      </w:del>
      <w:ins w:id="316" w:author="Cardwell, Marianne" w:date="2018-06-12T08:32:00Z">
        <w:r w:rsidR="003675E5">
          <w:t>I</w:t>
        </w:r>
      </w:ins>
      <w:r w:rsidR="00B661BE">
        <w:t xml:space="preserve">nterior </w:t>
      </w:r>
      <w:del w:id="317" w:author="Cardwell, Marianne" w:date="2018-06-12T08:32:00Z">
        <w:r w:rsidR="00B661BE" w:rsidDel="003675E5">
          <w:delText>d</w:delText>
        </w:r>
      </w:del>
      <w:ins w:id="318" w:author="Cardwell, Marianne" w:date="2018-06-12T08:32:00Z">
        <w:r w:rsidR="003675E5">
          <w:t>D</w:t>
        </w:r>
      </w:ins>
      <w:r w:rsidR="00B661BE">
        <w:t>ata</w:t>
      </w:r>
      <w:ins w:id="319" w:author="Cardwell, Marianne" w:date="2018-06-12T08:32:00Z">
        <w:r w:rsidR="003675E5">
          <w:t xml:space="preserve"> Model (SIDM) is based upon </w:t>
        </w:r>
      </w:ins>
      <w:del w:id="320" w:author="Cardwell, Marianne" w:date="2018-06-12T08:32:00Z">
        <w:r w:rsidR="00B661BE" w:rsidDel="003675E5">
          <w:delText xml:space="preserve"> structure is inspired by </w:delText>
        </w:r>
      </w:del>
      <w:r w:rsidR="00B661BE">
        <w:t>Esri’s Building Interior</w:t>
      </w:r>
      <w:ins w:id="321" w:author="Cardwell, Marianne" w:date="2018-06-12T08:32:00Z">
        <w:r w:rsidR="003675E5">
          <w:t>s Spatial Data</w:t>
        </w:r>
      </w:ins>
      <w:del w:id="322" w:author="Cardwell, Marianne" w:date="2018-06-12T08:32:00Z">
        <w:r w:rsidR="00B661BE" w:rsidDel="003675E5">
          <w:delText xml:space="preserve"> Space</w:delText>
        </w:r>
      </w:del>
      <w:r w:rsidR="00B661BE">
        <w:t xml:space="preserve"> Model</w:t>
      </w:r>
      <w:del w:id="323" w:author="Cardwell, Marianne" w:date="2018-06-12T08:33:00Z">
        <w:r w:rsidR="00B661BE" w:rsidDel="003675E5">
          <w:delText xml:space="preserve"> (BISDM 2.0/3.0)</w:delText>
        </w:r>
      </w:del>
      <w:ins w:id="324" w:author="Cardwell, Marianne" w:date="2018-06-12T08:33:00Z">
        <w:r w:rsidR="003675E5">
          <w:t xml:space="preserve"> in conjunction with SFO’s own internal Interior GIS Standards.</w:t>
        </w:r>
      </w:ins>
      <w:del w:id="325" w:author="Cardwell, Marianne" w:date="2018-06-12T08:33:00Z">
        <w:r w:rsidR="00B661BE" w:rsidDel="003675E5">
          <w:delText xml:space="preserve">. Additional information about this model can be found at </w:delText>
        </w:r>
        <w:r w:rsidR="009C0FB5" w:rsidDel="003675E5">
          <w:fldChar w:fldCharType="begin"/>
        </w:r>
        <w:r w:rsidR="009C0FB5" w:rsidDel="003675E5">
          <w:delInstrText xml:space="preserve"> HYPERLINK "http://downloads2.esri.com/support/TechArticles/Building_Interior_Space_Data_Model.pdf" </w:delInstrText>
        </w:r>
        <w:r w:rsidR="009C0FB5" w:rsidDel="003675E5">
          <w:fldChar w:fldCharType="separate"/>
        </w:r>
        <w:r w:rsidR="004C5CEF" w:rsidRPr="001E50AB" w:rsidDel="003675E5">
          <w:rPr>
            <w:rStyle w:val="Hyperlink"/>
          </w:rPr>
          <w:delText>http://downloads2.esri.com/support/TechArticles/Building_Interior_Space_Data_Model.pdf</w:delText>
        </w:r>
        <w:r w:rsidR="009C0FB5" w:rsidDel="003675E5">
          <w:rPr>
            <w:rStyle w:val="Hyperlink"/>
          </w:rPr>
          <w:fldChar w:fldCharType="end"/>
        </w:r>
        <w:r w:rsidR="009F07EB" w:rsidDel="003675E5">
          <w:delText>.</w:delText>
        </w:r>
      </w:del>
    </w:p>
    <w:p w14:paraId="787B1BF7" w14:textId="77777777" w:rsidR="009E6294" w:rsidRDefault="009E6294" w:rsidP="009E6294">
      <w:pPr>
        <w:pStyle w:val="NumHeading2"/>
      </w:pPr>
      <w:bookmarkStart w:id="326" w:name="_Toc516556527"/>
      <w:r>
        <w:t>Data Schema</w:t>
      </w:r>
      <w:bookmarkEnd w:id="326"/>
    </w:p>
    <w:p w14:paraId="25ECC5BF" w14:textId="77777777" w:rsidR="009E6294" w:rsidRDefault="009E6294" w:rsidP="009E6294">
      <w:pPr>
        <w:pStyle w:val="NumHeading3"/>
      </w:pPr>
      <w:bookmarkStart w:id="327" w:name="_Toc516556528"/>
      <w:r>
        <w:t>Terminology</w:t>
      </w:r>
      <w:bookmarkEnd w:id="327"/>
    </w:p>
    <w:p w14:paraId="076B0356" w14:textId="1272C608" w:rsidR="009E6294" w:rsidRDefault="00D735F8" w:rsidP="009E6294">
      <w:pPr>
        <w:pStyle w:val="Normalwithspaceafter"/>
      </w:pPr>
      <w:r>
        <w:t>T</w:t>
      </w:r>
      <w:r w:rsidR="009E6294">
        <w:t>his</w:t>
      </w:r>
      <w:r w:rsidR="009E6294" w:rsidRPr="00B92DC5">
        <w:t xml:space="preserve"> section provides basic information on the central GIS data elements maintained by SFO. Additional “GIS 101”</w:t>
      </w:r>
      <w:r w:rsidR="0031289B">
        <w:t xml:space="preserve"> terms and</w:t>
      </w:r>
      <w:r w:rsidR="009E6294" w:rsidRPr="00B92DC5">
        <w:t xml:space="preserve"> definitions can be found at the ESRI on-line GIS Data Dictionary at: </w:t>
      </w:r>
      <w:hyperlink r:id="rId13" w:history="1">
        <w:r w:rsidR="009E6294" w:rsidRPr="001E50AB">
          <w:rPr>
            <w:rStyle w:val="Hyperlink"/>
          </w:rPr>
          <w:t>http://support.esri.com/en/other-resources/gis-dictionary</w:t>
        </w:r>
      </w:hyperlink>
      <w:r w:rsidR="009E6294" w:rsidRPr="00B92DC5">
        <w:t>.</w:t>
      </w:r>
    </w:p>
    <w:p w14:paraId="2F6BB0A4" w14:textId="77777777" w:rsidR="009E6294" w:rsidRDefault="009E6294" w:rsidP="009E6294">
      <w:pPr>
        <w:pStyle w:val="NumHeading4"/>
      </w:pPr>
      <w:r>
        <w:t>Feature</w:t>
      </w:r>
    </w:p>
    <w:p w14:paraId="51645879" w14:textId="77777777" w:rsidR="009E6294" w:rsidRDefault="009E6294" w:rsidP="009E6294">
      <w:pPr>
        <w:pStyle w:val="Normalwithspaceafter"/>
      </w:pPr>
      <w:r>
        <w:t>A Feature is a representation of a real-world object on a map. GIS features have “spatial” information such as location, length, area, elevation, etc. A GIS feature at SFO could be any number of things such as:</w:t>
      </w:r>
    </w:p>
    <w:p w14:paraId="11A2EC15" w14:textId="77777777" w:rsidR="009E6294" w:rsidRDefault="009E6294" w:rsidP="009E6294">
      <w:pPr>
        <w:pStyle w:val="Bulletlist"/>
      </w:pPr>
      <w:r>
        <w:t>A polygon to represent the runway</w:t>
      </w:r>
    </w:p>
    <w:p w14:paraId="3247981A" w14:textId="77777777" w:rsidR="009E6294" w:rsidRDefault="009E6294" w:rsidP="009E6294">
      <w:pPr>
        <w:pStyle w:val="Bulletlist"/>
      </w:pPr>
      <w:r>
        <w:t>A polygon to represent the NAVAID critical area</w:t>
      </w:r>
    </w:p>
    <w:p w14:paraId="7FA2F94E" w14:textId="77777777" w:rsidR="009E6294" w:rsidRDefault="009E6294" w:rsidP="009E6294">
      <w:pPr>
        <w:pStyle w:val="Bulletlist"/>
      </w:pPr>
      <w:r>
        <w:t>A polygon to represent a leasehold or easement area</w:t>
      </w:r>
    </w:p>
    <w:p w14:paraId="2A4319B4" w14:textId="77777777" w:rsidR="009E6294" w:rsidRDefault="009E6294" w:rsidP="009E6294">
      <w:pPr>
        <w:pStyle w:val="Bulletlist"/>
      </w:pPr>
      <w:r>
        <w:lastRenderedPageBreak/>
        <w:t>A polyline to represent a paint marking for a non-movement area line</w:t>
      </w:r>
    </w:p>
    <w:p w14:paraId="6B3DC550" w14:textId="5823DB46" w:rsidR="009E6294" w:rsidRDefault="009E6294" w:rsidP="009E6294">
      <w:pPr>
        <w:pStyle w:val="Bulletlist"/>
      </w:pPr>
      <w:r>
        <w:t>A polyline to represent the airport property acquired and added to the airport property</w:t>
      </w:r>
    </w:p>
    <w:p w14:paraId="3BC76D5F" w14:textId="77777777" w:rsidR="009E6294" w:rsidRDefault="009E6294" w:rsidP="009E6294">
      <w:pPr>
        <w:pStyle w:val="Bulletlist"/>
      </w:pPr>
      <w:r>
        <w:t>A polyline to represent an underground utility line</w:t>
      </w:r>
    </w:p>
    <w:p w14:paraId="6CBBB126" w14:textId="77777777" w:rsidR="009E6294" w:rsidRDefault="009E6294" w:rsidP="009E6294">
      <w:pPr>
        <w:pStyle w:val="Bulletlist"/>
      </w:pPr>
      <w:r>
        <w:t>A point to represent a utility valve feature</w:t>
      </w:r>
    </w:p>
    <w:p w14:paraId="7787DE43" w14:textId="77777777" w:rsidR="009E6294" w:rsidRDefault="009E6294" w:rsidP="009E6294">
      <w:pPr>
        <w:pStyle w:val="Bulletlist"/>
      </w:pPr>
      <w:r>
        <w:t>A point to represent an airfield light</w:t>
      </w:r>
    </w:p>
    <w:p w14:paraId="32669A11" w14:textId="77777777" w:rsidR="009E6294" w:rsidRDefault="009E6294" w:rsidP="009E6294">
      <w:pPr>
        <w:pStyle w:val="NumHeading4"/>
      </w:pPr>
      <w:r w:rsidRPr="001B59D2">
        <w:t>Feature</w:t>
      </w:r>
      <w:r>
        <w:t xml:space="preserve"> Class</w:t>
      </w:r>
    </w:p>
    <w:p w14:paraId="25313D0B" w14:textId="77777777" w:rsidR="009E6294" w:rsidRDefault="009E6294" w:rsidP="009E6294">
      <w:pPr>
        <w:pStyle w:val="Normalwithspaceafter"/>
      </w:pPr>
      <w:r>
        <w:t>A feature class, often called a layer, contains geographic features that have the same geometry (point, line, polygon), attributes, and spatial reference.</w:t>
      </w:r>
    </w:p>
    <w:p w14:paraId="6CFF91AE" w14:textId="77777777" w:rsidR="009E6294" w:rsidRDefault="009E6294" w:rsidP="009E6294">
      <w:pPr>
        <w:pStyle w:val="NumHeading4"/>
      </w:pPr>
      <w:r>
        <w:t>Table</w:t>
      </w:r>
    </w:p>
    <w:p w14:paraId="2384B361" w14:textId="741AA5EA" w:rsidR="009E6294" w:rsidRDefault="009E6294" w:rsidP="009E6294">
      <w:pPr>
        <w:pStyle w:val="Normalwithspaceafter"/>
      </w:pPr>
      <w:bookmarkStart w:id="328" w:name="_Hlk502659754"/>
      <w:r>
        <w:t>A</w:t>
      </w:r>
      <w:r w:rsidR="00DF2FDC">
        <w:t>n Esri</w:t>
      </w:r>
      <w:r>
        <w:t xml:space="preserve"> table contains tabular information organized in rows and columns. A column represent</w:t>
      </w:r>
      <w:r w:rsidR="0031289B">
        <w:t>s</w:t>
      </w:r>
      <w:r>
        <w:t xml:space="preserve"> a certain type of attribute while a row represents a different item. A table does not contain geometry (point/line/polygon).</w:t>
      </w:r>
      <w:r w:rsidR="00DF2FDC">
        <w:t xml:space="preserve"> This is not to be confused with the more standard definition of a table, which could contain geographic information.</w:t>
      </w:r>
    </w:p>
    <w:bookmarkEnd w:id="328"/>
    <w:p w14:paraId="34E24AC2" w14:textId="77777777" w:rsidR="009E6294" w:rsidRDefault="009E6294" w:rsidP="009E6294">
      <w:pPr>
        <w:pStyle w:val="NumHeading4"/>
      </w:pPr>
      <w:r>
        <w:t>Attributes</w:t>
      </w:r>
    </w:p>
    <w:p w14:paraId="685AC8FE" w14:textId="034145C5" w:rsidR="009E6294" w:rsidRDefault="009E6294" w:rsidP="009E6294">
      <w:pPr>
        <w:pStyle w:val="Normalwithspaceafter"/>
      </w:pPr>
      <w:r>
        <w:t xml:space="preserve">Attributes are description information about a feature in a GIS. Attribute data is typically not </w:t>
      </w:r>
      <w:r w:rsidR="00DF2FDC">
        <w:t xml:space="preserve">geographical or </w:t>
      </w:r>
      <w:r>
        <w:t>spatial in nature but provides descriptive information about the feature</w:t>
      </w:r>
      <w:r w:rsidR="00DF2FDC">
        <w:t xml:space="preserve"> itself</w:t>
      </w:r>
      <w:r>
        <w:t xml:space="preserve">. </w:t>
      </w:r>
    </w:p>
    <w:p w14:paraId="7DDDB447" w14:textId="77777777" w:rsidR="009E6294" w:rsidRPr="00B92DC5" w:rsidRDefault="009E6294" w:rsidP="009E6294">
      <w:pPr>
        <w:pStyle w:val="Normalwithspaceafter"/>
      </w:pPr>
      <w:r>
        <w:t>For example, attributes of a taxiway might include its NAME, LENGTH and PAVEMENT CONDITION. Each distinct taxiway feature would have a similar attribute record as a “row” in the attribute table for the Taxiway Feature Class.</w:t>
      </w:r>
    </w:p>
    <w:p w14:paraId="3D59F93C" w14:textId="77777777" w:rsidR="009E6294" w:rsidRDefault="009E6294" w:rsidP="009E6294">
      <w:pPr>
        <w:pStyle w:val="NumHeading4"/>
      </w:pPr>
      <w:r>
        <w:t>Domain</w:t>
      </w:r>
    </w:p>
    <w:p w14:paraId="3FBB4CF0" w14:textId="729FF95F" w:rsidR="009E6294" w:rsidRDefault="00DF2FDC" w:rsidP="001758A0">
      <w:pPr>
        <w:pStyle w:val="Normalwithspaceafter"/>
      </w:pPr>
      <w:r w:rsidRPr="00DF2FDC">
        <w:t>A domain defines and limits each distinct attribute value allowed to be entered in as data for each feature. This limitation reduces the amount of error in entering data by enforcing hard data constraints and ensuring data integrity.</w:t>
      </w:r>
    </w:p>
    <w:p w14:paraId="0F835A5F" w14:textId="77777777" w:rsidR="009E6294" w:rsidRDefault="009E6294" w:rsidP="009E6294">
      <w:pPr>
        <w:pStyle w:val="NumHeading4"/>
      </w:pPr>
      <w:r>
        <w:t xml:space="preserve">Feature Dataset </w:t>
      </w:r>
    </w:p>
    <w:p w14:paraId="031691AD" w14:textId="6B704D61" w:rsidR="00DF2FDC" w:rsidRDefault="00DF2FDC" w:rsidP="009E6294">
      <w:pPr>
        <w:pStyle w:val="Normalwithspaceafter"/>
      </w:pPr>
      <w:r w:rsidRPr="00DF2FDC">
        <w:t>A feature dataset is like a folder used for organizing a collection of feature classes sharing a common coordinate system. They can be used to spatially and thematically integrate related features by creating an interconnected topological network or building terrain datasets.</w:t>
      </w:r>
    </w:p>
    <w:p w14:paraId="443F5398" w14:textId="4F186699" w:rsidR="009E6294" w:rsidRDefault="009E6294" w:rsidP="009E6294">
      <w:pPr>
        <w:pStyle w:val="Normalwithspaceafter"/>
      </w:pPr>
      <w:r>
        <w:t xml:space="preserve">FAA Advisory Circular 150/5300-18B defines many GIS data feature classes </w:t>
      </w:r>
      <w:r w:rsidR="00DF2FDC">
        <w:t xml:space="preserve">that may be </w:t>
      </w:r>
      <w:r>
        <w:t xml:space="preserve">useful for </w:t>
      </w:r>
      <w:r w:rsidR="00DF2FDC">
        <w:t xml:space="preserve">different </w:t>
      </w:r>
      <w:r>
        <w:t>airports.</w:t>
      </w:r>
      <w:r w:rsidR="00DF2FDC" w:rsidRPr="00DF2FDC">
        <w:t xml:space="preserve"> There are over 10 primary feature datasets such as Airfield, Airspace, Environmental, Security, Utilities, etc. including over 60 different feature classes within these groups. </w:t>
      </w:r>
      <w:r>
        <w:t>These “AC-18B Feature Classes” are data that must be maintained and submitted to the FAA AGIS website to maintain compliance with FAA GIS data submittal requirements.</w:t>
      </w:r>
    </w:p>
    <w:p w14:paraId="4C76D23F" w14:textId="7624E0E2" w:rsidR="009E6294" w:rsidRDefault="009E6294" w:rsidP="009E6294">
      <w:pPr>
        <w:pStyle w:val="Normalwithspaceafter"/>
      </w:pPr>
      <w:r>
        <w:t>Feature classes that are not AC-18B feature classes but are maintained primarily to serve</w:t>
      </w:r>
      <w:r w:rsidR="00DF2FDC">
        <w:t xml:space="preserve"> daily operations and other</w:t>
      </w:r>
      <w:r>
        <w:t xml:space="preserve"> business needs</w:t>
      </w:r>
      <w:r w:rsidR="00DF2FDC">
        <w:t xml:space="preserve"> at SFO</w:t>
      </w:r>
      <w:r>
        <w:t xml:space="preserve"> do not need to be submitted to the FAA.</w:t>
      </w:r>
    </w:p>
    <w:p w14:paraId="056CA789" w14:textId="77777777" w:rsidR="009E6294" w:rsidRPr="00B92DC5" w:rsidRDefault="009E6294" w:rsidP="009E6294">
      <w:pPr>
        <w:pStyle w:val="NumHeading4"/>
      </w:pPr>
      <w:r>
        <w:lastRenderedPageBreak/>
        <w:t>Geodatabase</w:t>
      </w:r>
    </w:p>
    <w:p w14:paraId="3463F4C8" w14:textId="77777777" w:rsidR="009E6294" w:rsidRDefault="009E6294" w:rsidP="009E6294">
      <w:pPr>
        <w:pStyle w:val="Normalwithspaceafter"/>
      </w:pPr>
      <w:r>
        <w:t>A geodatabase refers to a database that stores geographic data. It was developed by Esri and is used throughout Esri’s ArcGIS software suite. It is available in several formats, detailed below:</w:t>
      </w:r>
    </w:p>
    <w:p w14:paraId="79B27777" w14:textId="77777777" w:rsidR="009E6294" w:rsidRDefault="009E6294" w:rsidP="009E6294">
      <w:pPr>
        <w:pStyle w:val="Bulletlist"/>
      </w:pPr>
      <w:r>
        <w:t>Personal Geodatabase, stored in Microsoft Access</w:t>
      </w:r>
    </w:p>
    <w:p w14:paraId="4E9E1620" w14:textId="77777777" w:rsidR="009E6294" w:rsidRDefault="009E6294" w:rsidP="009E6294">
      <w:pPr>
        <w:pStyle w:val="Bulletlist"/>
      </w:pPr>
      <w:r>
        <w:t>File geodatabase, stored as a set of files and folders</w:t>
      </w:r>
    </w:p>
    <w:p w14:paraId="21C3BA3F" w14:textId="77777777" w:rsidR="009E6294" w:rsidRDefault="009E6294" w:rsidP="009E6294">
      <w:pPr>
        <w:pStyle w:val="Bulletlist"/>
        <w:spacing w:after="240"/>
      </w:pPr>
      <w:r>
        <w:t>Enterprise geodatabase, stored in a relational database such as Oracle, Microsoft SQL Server, PostgreSQL, Informix, or IBM DB2</w:t>
      </w:r>
    </w:p>
    <w:p w14:paraId="6CCCB696" w14:textId="38F9DD28" w:rsidR="009E6294" w:rsidRDefault="009E6294" w:rsidP="009E6294">
      <w:pPr>
        <w:pStyle w:val="Normalwithspaceafter"/>
      </w:pPr>
      <w:r>
        <w:t>A geodatabase holds a number of objects, including feature datasets, feature classes, tables, and domains.</w:t>
      </w:r>
    </w:p>
    <w:p w14:paraId="64A62A49" w14:textId="7FA650C6" w:rsidR="00DF2FDC" w:rsidRDefault="00DF2FDC" w:rsidP="009E6294">
      <w:pPr>
        <w:pStyle w:val="Normalwithspaceafter"/>
      </w:pPr>
      <w:r w:rsidRPr="00DF2FDC">
        <w:t>The Airport currently utilizes Oracle 12G Standard as the central SFO GIS Enterprise Geodatabase used for development, staging, and production environments.</w:t>
      </w:r>
    </w:p>
    <w:p w14:paraId="04857F13" w14:textId="77777777" w:rsidR="009E6294" w:rsidRDefault="009E6294" w:rsidP="009E6294">
      <w:pPr>
        <w:pStyle w:val="NumHeading3"/>
      </w:pPr>
      <w:bookmarkStart w:id="329" w:name="_Toc516556529"/>
      <w:r>
        <w:t>SFO GIS Data Schema</w:t>
      </w:r>
      <w:bookmarkEnd w:id="329"/>
    </w:p>
    <w:p w14:paraId="1068A2A5" w14:textId="5C4495AD" w:rsidR="009E6294" w:rsidRPr="009A5602" w:rsidRDefault="009E6294" w:rsidP="009E6294">
      <w:pPr>
        <w:pStyle w:val="Normalwithspaceafter"/>
      </w:pPr>
      <w:r>
        <w:t xml:space="preserve">Appendix A details </w:t>
      </w:r>
      <w:r w:rsidR="00D10BA7">
        <w:t>SFO</w:t>
      </w:r>
      <w:r>
        <w:t xml:space="preserve">’s GIS data schema. All data delivered to </w:t>
      </w:r>
      <w:r w:rsidR="00D10BA7">
        <w:t>SFO</w:t>
      </w:r>
      <w:r>
        <w:t xml:space="preserve"> must be stored in</w:t>
      </w:r>
      <w:r w:rsidR="00DF2FDC">
        <w:t xml:space="preserve"> compliance with</w:t>
      </w:r>
      <w:r>
        <w:t xml:space="preserve"> this data schema.</w:t>
      </w:r>
    </w:p>
    <w:p w14:paraId="0678499A" w14:textId="0DB90C95" w:rsidR="00B661BE" w:rsidRDefault="00CF0BE5" w:rsidP="00CF0BE5">
      <w:pPr>
        <w:pStyle w:val="NumHeading2"/>
      </w:pPr>
      <w:bookmarkStart w:id="330" w:name="_Toc516556530"/>
      <w:r>
        <w:t>Software</w:t>
      </w:r>
      <w:bookmarkEnd w:id="330"/>
    </w:p>
    <w:p w14:paraId="1CFF44DF" w14:textId="22B2ADDF" w:rsidR="009D40D4" w:rsidRDefault="009D40D4" w:rsidP="00CF0BE5">
      <w:pPr>
        <w:pStyle w:val="Normalwithspaceafter"/>
      </w:pPr>
      <w:r w:rsidRPr="009D40D4">
        <w:t>SFO GIS currently utilizes a variety of GIS and CAD based products from industry standard software companies E</w:t>
      </w:r>
      <w:r>
        <w:t>sri</w:t>
      </w:r>
      <w:r w:rsidRPr="009D40D4">
        <w:t xml:space="preserve"> and Autodesk. </w:t>
      </w:r>
      <w:r>
        <w:t xml:space="preserve">Esri’s </w:t>
      </w:r>
      <w:r w:rsidRPr="009D40D4">
        <w:t xml:space="preserve">ArcGIS Enterprise Suite is primarily used for all desktop, server, online, and mobile applications and components. </w:t>
      </w:r>
      <w:r>
        <w:t xml:space="preserve">Latitude Geographics’ </w:t>
      </w:r>
      <w:r w:rsidRPr="009D40D4">
        <w:t xml:space="preserve">Geocortex is also being used for more complex GIS online development. </w:t>
      </w:r>
      <w:r>
        <w:t xml:space="preserve">Autodesk’s </w:t>
      </w:r>
      <w:r w:rsidRPr="009D40D4">
        <w:t>AutoCAD M</w:t>
      </w:r>
      <w:r>
        <w:t>ap</w:t>
      </w:r>
      <w:r w:rsidRPr="009D40D4">
        <w:t xml:space="preserve"> 3D is being used for receiving design and as-built construction drawings</w:t>
      </w:r>
      <w:r>
        <w:t>, which are</w:t>
      </w:r>
      <w:r w:rsidRPr="009D40D4">
        <w:t xml:space="preserve"> converted to GIS</w:t>
      </w:r>
      <w:r>
        <w:t>. Open Spatial’s</w:t>
      </w:r>
      <w:r w:rsidRPr="009D40D4">
        <w:t xml:space="preserve"> Munsys</w:t>
      </w:r>
      <w:r>
        <w:t xml:space="preserve"> is used with </w:t>
      </w:r>
      <w:r w:rsidRPr="009D40D4">
        <w:t>AutoCAD based products for all utilities updating and maintenance within Oracle.</w:t>
      </w:r>
    </w:p>
    <w:p w14:paraId="0F2462BF" w14:textId="335087C1" w:rsidR="00CF0BE5" w:rsidRDefault="00CF0BE5" w:rsidP="00CF0BE5">
      <w:pPr>
        <w:pStyle w:val="NumHeading2"/>
      </w:pPr>
      <w:bookmarkStart w:id="331" w:name="_Toc511288522"/>
      <w:bookmarkStart w:id="332" w:name="_Toc511399155"/>
      <w:bookmarkStart w:id="333" w:name="_Toc516556531"/>
      <w:bookmarkEnd w:id="331"/>
      <w:bookmarkEnd w:id="332"/>
      <w:r>
        <w:t>Coordinate System</w:t>
      </w:r>
      <w:bookmarkEnd w:id="333"/>
    </w:p>
    <w:p w14:paraId="3374B6BA" w14:textId="2B0A7BC7" w:rsidR="00CF0BE5" w:rsidRDefault="00987435" w:rsidP="00CF0BE5">
      <w:pPr>
        <w:pStyle w:val="Normalwithspaceafter"/>
      </w:pPr>
      <w:r>
        <w:t xml:space="preserve">In general, all data delivered to </w:t>
      </w:r>
      <w:r w:rsidR="00D10BA7">
        <w:t>SFO</w:t>
      </w:r>
      <w:r>
        <w:t xml:space="preserve"> should be developed in the California State Plane Coordinate System (US Feet) – </w:t>
      </w:r>
      <w:r w:rsidR="009D40D4">
        <w:t xml:space="preserve">NAD83 2011 </w:t>
      </w:r>
      <w:r>
        <w:t>Zone III using NAVD 88 for vertical measurements, NAD 83 for horizontal measurements, and US Survey Feet as the units of measurements.</w:t>
      </w:r>
    </w:p>
    <w:p w14:paraId="58D86776" w14:textId="3487D70D" w:rsidR="00987435" w:rsidRDefault="00987435" w:rsidP="00987435">
      <w:pPr>
        <w:pStyle w:val="Normalwithspaceafter"/>
      </w:pPr>
      <w:r>
        <w:t>At times, SFO GIS may request data to be developed in the SFO Local B coordinate system. The SFO-B coordinate system, both horizontally and vertically, is defined by Record of Survey #2925 (Vol. 43 of LLS Maps, Pages 44-45, San Mateo County Records). SFO-B establishes the horizontal axis (x-axis) as the centerline of Runway 10L-28R. Axes x and y, respectively, are parallel and perpendicular to the centerline of this runway. Vertical (z coordinates) coordinates shall be based on the North American Vertical Datum of 1988 (NAVD88). The origin of SFO-B is located 180 feet left of the threshold of Runway 10L on center.</w:t>
      </w:r>
    </w:p>
    <w:p w14:paraId="5A51EB75" w14:textId="3AFA90DD" w:rsidR="00DE7678" w:rsidRDefault="00DE7678" w:rsidP="00DE7678">
      <w:pPr>
        <w:pStyle w:val="NumHeading2"/>
      </w:pPr>
      <w:bookmarkStart w:id="334" w:name="_Toc516556532"/>
      <w:r>
        <w:t>Metadata Standards</w:t>
      </w:r>
      <w:bookmarkEnd w:id="334"/>
    </w:p>
    <w:p w14:paraId="399434DE" w14:textId="4C3B4793" w:rsidR="00DE7678" w:rsidRDefault="00DE7678" w:rsidP="00DE7678">
      <w:pPr>
        <w:pStyle w:val="Normalwithspaceafter"/>
      </w:pPr>
      <w:r>
        <w:t xml:space="preserve">All GIS data developed for </w:t>
      </w:r>
      <w:r w:rsidR="00D10BA7">
        <w:t>SFO</w:t>
      </w:r>
      <w:r>
        <w:t xml:space="preserve"> should include metadata using the Federal Geographic Data Committee’s (FGDC) geospatial metadata standards, specifically the FGDC Content Standard for Digital Geospatial </w:t>
      </w:r>
      <w:r>
        <w:lastRenderedPageBreak/>
        <w:t xml:space="preserve">Metadata (CSDGM). Detailed information about this standard can be found at </w:t>
      </w:r>
      <w:hyperlink r:id="rId14" w:history="1">
        <w:r w:rsidRPr="001E50AB">
          <w:rPr>
            <w:rStyle w:val="Hyperlink"/>
          </w:rPr>
          <w:t>https://www.fgdc.gov/metadata/csdgm-standard</w:t>
        </w:r>
      </w:hyperlink>
      <w:r>
        <w:t>. This metadata can be easily created through Esri’s ArcGIS Desktop software suite by selecting the FGDC CSDGM Metadata style when populating a layer’s metadata.</w:t>
      </w:r>
    </w:p>
    <w:p w14:paraId="46DFC27F" w14:textId="1935BAC8" w:rsidR="00950E83" w:rsidRDefault="00DE7678" w:rsidP="00DE7678">
      <w:pPr>
        <w:pStyle w:val="Normalwithspaceafter"/>
      </w:pPr>
      <w:r>
        <w:t>In addition to the FGDC CSDGM metadata, stored as a separate file, attribute-based metadata, stored at the feature level, should be included. The following table details the fields that should be included for each data layer submitted to SFO.</w:t>
      </w:r>
    </w:p>
    <w:p w14:paraId="41CC3680" w14:textId="269786F6" w:rsidR="00A803A3" w:rsidRDefault="00A803A3" w:rsidP="00A803A3">
      <w:pPr>
        <w:pStyle w:val="Caption"/>
        <w:keepNext/>
      </w:pPr>
      <w:bookmarkStart w:id="335" w:name="_Toc516556561"/>
      <w:r>
        <w:t xml:space="preserve">Table </w:t>
      </w:r>
      <w:fldSimple w:instr=" SEQ Table \* ARABIC ">
        <w:r w:rsidR="006A5F94">
          <w:rPr>
            <w:noProof/>
          </w:rPr>
          <w:t>2</w:t>
        </w:r>
      </w:fldSimple>
      <w:r>
        <w:t xml:space="preserve"> - </w:t>
      </w:r>
      <w:r w:rsidRPr="00A803A3">
        <w:t>SFO Metadata Element Specifications</w:t>
      </w:r>
      <w:bookmarkEnd w:id="335"/>
    </w:p>
    <w:tbl>
      <w:tblPr>
        <w:tblW w:w="9352" w:type="dxa"/>
        <w:tblInd w:w="93" w:type="dxa"/>
        <w:tblLook w:val="04A0" w:firstRow="1" w:lastRow="0" w:firstColumn="1" w:lastColumn="0" w:noHBand="0" w:noVBand="1"/>
      </w:tblPr>
      <w:tblGrid>
        <w:gridCol w:w="2530"/>
        <w:gridCol w:w="3222"/>
        <w:gridCol w:w="3600"/>
      </w:tblGrid>
      <w:tr w:rsidR="00DE7678" w:rsidRPr="00C852F2" w14:paraId="68077617" w14:textId="77777777" w:rsidTr="001758A0">
        <w:trPr>
          <w:trHeight w:val="300"/>
        </w:trPr>
        <w:tc>
          <w:tcPr>
            <w:tcW w:w="2530" w:type="dxa"/>
            <w:tcBorders>
              <w:top w:val="single" w:sz="4" w:space="0" w:color="auto"/>
              <w:left w:val="single" w:sz="4" w:space="0" w:color="auto"/>
              <w:bottom w:val="single" w:sz="4" w:space="0" w:color="auto"/>
              <w:right w:val="single" w:sz="4" w:space="0" w:color="FFFFFF" w:themeColor="background1"/>
            </w:tcBorders>
            <w:shd w:val="clear" w:color="000000" w:fill="000000"/>
            <w:noWrap/>
            <w:vAlign w:val="bottom"/>
            <w:hideMark/>
          </w:tcPr>
          <w:p w14:paraId="3160A01E" w14:textId="77777777" w:rsidR="00DE7678" w:rsidRPr="00C852F2" w:rsidRDefault="00DE7678" w:rsidP="00DE7678">
            <w:pPr>
              <w:rPr>
                <w:rFonts w:ascii="Calibri" w:hAnsi="Calibri" w:cs="Calibri"/>
                <w:b/>
                <w:bCs/>
                <w:color w:val="FFFFFF"/>
                <w:szCs w:val="22"/>
              </w:rPr>
            </w:pPr>
            <w:r w:rsidRPr="00C852F2">
              <w:rPr>
                <w:rFonts w:ascii="Calibri" w:hAnsi="Calibri" w:cs="Calibri"/>
                <w:b/>
                <w:bCs/>
                <w:color w:val="FFFFFF"/>
                <w:szCs w:val="22"/>
              </w:rPr>
              <w:t>METADATA FIELD</w:t>
            </w:r>
          </w:p>
        </w:tc>
        <w:tc>
          <w:tcPr>
            <w:tcW w:w="3222" w:type="dxa"/>
            <w:tcBorders>
              <w:top w:val="single" w:sz="4" w:space="0" w:color="auto"/>
              <w:left w:val="single" w:sz="4" w:space="0" w:color="FFFFFF" w:themeColor="background1"/>
              <w:bottom w:val="single" w:sz="4" w:space="0" w:color="auto"/>
              <w:right w:val="single" w:sz="4" w:space="0" w:color="FFFFFF" w:themeColor="background1"/>
            </w:tcBorders>
            <w:shd w:val="clear" w:color="000000" w:fill="000000"/>
            <w:noWrap/>
            <w:vAlign w:val="bottom"/>
            <w:hideMark/>
          </w:tcPr>
          <w:p w14:paraId="62EB6C86" w14:textId="77777777" w:rsidR="00DE7678" w:rsidRPr="00C852F2" w:rsidRDefault="00DE7678" w:rsidP="00DE7678">
            <w:pPr>
              <w:rPr>
                <w:rFonts w:ascii="Calibri" w:hAnsi="Calibri" w:cs="Calibri"/>
                <w:b/>
                <w:bCs/>
                <w:color w:val="FFFFFF"/>
                <w:szCs w:val="22"/>
              </w:rPr>
            </w:pPr>
            <w:r w:rsidRPr="00C852F2">
              <w:rPr>
                <w:rFonts w:ascii="Calibri" w:hAnsi="Calibri" w:cs="Calibri"/>
                <w:b/>
                <w:bCs/>
                <w:color w:val="FFFFFF"/>
                <w:szCs w:val="22"/>
              </w:rPr>
              <w:t>DESCRIPTION</w:t>
            </w:r>
          </w:p>
        </w:tc>
        <w:tc>
          <w:tcPr>
            <w:tcW w:w="3600" w:type="dxa"/>
            <w:tcBorders>
              <w:top w:val="single" w:sz="4" w:space="0" w:color="auto"/>
              <w:left w:val="single" w:sz="4" w:space="0" w:color="FFFFFF" w:themeColor="background1"/>
              <w:bottom w:val="single" w:sz="4" w:space="0" w:color="auto"/>
              <w:right w:val="single" w:sz="4" w:space="0" w:color="auto"/>
            </w:tcBorders>
            <w:shd w:val="clear" w:color="000000" w:fill="000000"/>
            <w:noWrap/>
            <w:vAlign w:val="bottom"/>
            <w:hideMark/>
          </w:tcPr>
          <w:p w14:paraId="7CAF3169" w14:textId="77777777" w:rsidR="00DE7678" w:rsidRPr="00C852F2" w:rsidRDefault="00DE7678" w:rsidP="00DE7678">
            <w:pPr>
              <w:rPr>
                <w:rFonts w:ascii="Calibri" w:hAnsi="Calibri" w:cs="Calibri"/>
                <w:b/>
                <w:bCs/>
                <w:color w:val="FFFFFF"/>
                <w:szCs w:val="22"/>
              </w:rPr>
            </w:pPr>
            <w:r w:rsidRPr="00C852F2">
              <w:rPr>
                <w:rFonts w:ascii="Calibri" w:hAnsi="Calibri" w:cs="Calibri"/>
                <w:b/>
                <w:bCs/>
                <w:color w:val="FFFFFF"/>
                <w:szCs w:val="22"/>
              </w:rPr>
              <w:t>METADATA DOMAIN VALUES</w:t>
            </w:r>
          </w:p>
        </w:tc>
      </w:tr>
      <w:tr w:rsidR="009D40D4" w:rsidRPr="00C852F2" w14:paraId="41F52D6A"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792CE177" w14:textId="1BCB8648" w:rsidR="009D40D4" w:rsidRPr="00C852F2" w:rsidRDefault="009D40D4" w:rsidP="00DE7678">
            <w:pPr>
              <w:rPr>
                <w:rFonts w:ascii="Calibri" w:hAnsi="Calibri" w:cs="Calibri"/>
                <w:color w:val="000000"/>
                <w:szCs w:val="22"/>
              </w:rPr>
            </w:pPr>
            <w:r>
              <w:rPr>
                <w:rFonts w:ascii="Calibri" w:hAnsi="Calibri" w:cs="Calibri"/>
                <w:color w:val="000000"/>
                <w:szCs w:val="22"/>
              </w:rPr>
              <w:t>Title (Heading)</w:t>
            </w:r>
          </w:p>
        </w:tc>
        <w:tc>
          <w:tcPr>
            <w:tcW w:w="3222" w:type="dxa"/>
            <w:tcBorders>
              <w:top w:val="nil"/>
              <w:left w:val="nil"/>
              <w:bottom w:val="single" w:sz="4" w:space="0" w:color="auto"/>
              <w:right w:val="single" w:sz="4" w:space="0" w:color="auto"/>
            </w:tcBorders>
            <w:shd w:val="clear" w:color="auto" w:fill="auto"/>
            <w:noWrap/>
            <w:vAlign w:val="bottom"/>
          </w:tcPr>
          <w:p w14:paraId="49D28B50" w14:textId="383D33D4" w:rsidR="009D40D4" w:rsidRPr="00C852F2" w:rsidRDefault="00921319" w:rsidP="00DE7678">
            <w:pPr>
              <w:rPr>
                <w:rFonts w:ascii="Calibri" w:hAnsi="Calibri" w:cs="Calibri"/>
                <w:color w:val="000000"/>
                <w:szCs w:val="22"/>
              </w:rPr>
            </w:pPr>
            <w:r>
              <w:rPr>
                <w:rFonts w:ascii="Calibri" w:hAnsi="Calibri" w:cs="Calibri"/>
                <w:color w:val="000000"/>
                <w:szCs w:val="22"/>
              </w:rPr>
              <w:t>A brief name of the dataset</w:t>
            </w:r>
          </w:p>
        </w:tc>
        <w:tc>
          <w:tcPr>
            <w:tcW w:w="3600" w:type="dxa"/>
            <w:tcBorders>
              <w:top w:val="nil"/>
              <w:left w:val="nil"/>
              <w:bottom w:val="single" w:sz="4" w:space="0" w:color="auto"/>
              <w:right w:val="single" w:sz="4" w:space="0" w:color="auto"/>
            </w:tcBorders>
            <w:shd w:val="clear" w:color="auto" w:fill="auto"/>
            <w:noWrap/>
            <w:vAlign w:val="bottom"/>
          </w:tcPr>
          <w:p w14:paraId="2D376A49" w14:textId="3563B67F" w:rsidR="009D40D4" w:rsidRPr="00C852F2" w:rsidRDefault="00921319" w:rsidP="00DE7678">
            <w:pPr>
              <w:rPr>
                <w:rFonts w:ascii="Calibri" w:hAnsi="Calibri" w:cs="Calibri"/>
                <w:color w:val="000000"/>
                <w:szCs w:val="22"/>
              </w:rPr>
            </w:pPr>
            <w:r>
              <w:rPr>
                <w:rFonts w:ascii="Calibri" w:hAnsi="Calibri" w:cs="Calibri"/>
                <w:color w:val="000000"/>
                <w:szCs w:val="22"/>
              </w:rPr>
              <w:t>“Building Footprints”</w:t>
            </w:r>
          </w:p>
        </w:tc>
      </w:tr>
      <w:tr w:rsidR="009D40D4" w:rsidRPr="00C852F2" w14:paraId="53553669"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75DC0C81" w14:textId="68B46EEE" w:rsidR="009D40D4" w:rsidRPr="00C852F2" w:rsidRDefault="009D40D4" w:rsidP="00DE7678">
            <w:pPr>
              <w:rPr>
                <w:rFonts w:ascii="Calibri" w:hAnsi="Calibri" w:cs="Calibri"/>
                <w:color w:val="000000"/>
                <w:szCs w:val="22"/>
              </w:rPr>
            </w:pPr>
            <w:r>
              <w:rPr>
                <w:rFonts w:ascii="Calibri" w:hAnsi="Calibri" w:cs="Calibri"/>
                <w:color w:val="000000"/>
                <w:szCs w:val="22"/>
              </w:rPr>
              <w:t>Format Type</w:t>
            </w:r>
          </w:p>
        </w:tc>
        <w:tc>
          <w:tcPr>
            <w:tcW w:w="3222" w:type="dxa"/>
            <w:tcBorders>
              <w:top w:val="nil"/>
              <w:left w:val="nil"/>
              <w:bottom w:val="single" w:sz="4" w:space="0" w:color="auto"/>
              <w:right w:val="single" w:sz="4" w:space="0" w:color="auto"/>
            </w:tcBorders>
            <w:shd w:val="clear" w:color="auto" w:fill="auto"/>
            <w:noWrap/>
            <w:vAlign w:val="bottom"/>
          </w:tcPr>
          <w:p w14:paraId="15D89844" w14:textId="1CE8D8AF" w:rsidR="009D40D4" w:rsidRPr="00C852F2" w:rsidRDefault="00921319" w:rsidP="00DE7678">
            <w:pPr>
              <w:rPr>
                <w:rFonts w:ascii="Calibri" w:hAnsi="Calibri" w:cs="Calibri"/>
                <w:color w:val="000000"/>
                <w:szCs w:val="22"/>
              </w:rPr>
            </w:pPr>
            <w:r>
              <w:rPr>
                <w:rFonts w:ascii="Calibri" w:hAnsi="Calibri" w:cs="Calibri"/>
                <w:color w:val="000000"/>
                <w:szCs w:val="22"/>
              </w:rPr>
              <w:t>The format in which the data is stored</w:t>
            </w:r>
          </w:p>
        </w:tc>
        <w:tc>
          <w:tcPr>
            <w:tcW w:w="3600" w:type="dxa"/>
            <w:tcBorders>
              <w:top w:val="nil"/>
              <w:left w:val="nil"/>
              <w:bottom w:val="single" w:sz="4" w:space="0" w:color="auto"/>
              <w:right w:val="single" w:sz="4" w:space="0" w:color="auto"/>
            </w:tcBorders>
            <w:shd w:val="clear" w:color="auto" w:fill="auto"/>
            <w:noWrap/>
            <w:vAlign w:val="bottom"/>
          </w:tcPr>
          <w:p w14:paraId="315635A8" w14:textId="1205230D" w:rsidR="009D40D4" w:rsidRPr="00C852F2" w:rsidRDefault="00921319" w:rsidP="00DE7678">
            <w:pPr>
              <w:rPr>
                <w:rFonts w:ascii="Calibri" w:hAnsi="Calibri" w:cs="Calibri"/>
                <w:color w:val="000000"/>
                <w:szCs w:val="22"/>
              </w:rPr>
            </w:pPr>
            <w:r>
              <w:rPr>
                <w:rFonts w:ascii="Calibri" w:hAnsi="Calibri" w:cs="Calibri"/>
                <w:color w:val="000000"/>
                <w:szCs w:val="22"/>
              </w:rPr>
              <w:t>“Shapefile”, “AutoCAD drawing”, “File geodatabase”, etc.</w:t>
            </w:r>
          </w:p>
        </w:tc>
      </w:tr>
      <w:tr w:rsidR="009D40D4" w:rsidRPr="00C852F2" w14:paraId="43DAAFC8"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071545D2" w14:textId="68A7FD1E" w:rsidR="009D40D4" w:rsidRPr="00C852F2" w:rsidRDefault="009D40D4" w:rsidP="00DE7678">
            <w:pPr>
              <w:rPr>
                <w:rFonts w:ascii="Calibri" w:hAnsi="Calibri" w:cs="Calibri"/>
                <w:color w:val="000000"/>
                <w:szCs w:val="22"/>
              </w:rPr>
            </w:pPr>
            <w:r>
              <w:rPr>
                <w:rFonts w:ascii="Calibri" w:hAnsi="Calibri" w:cs="Calibri"/>
                <w:color w:val="000000"/>
                <w:szCs w:val="22"/>
              </w:rPr>
              <w:t>Thumbnail</w:t>
            </w:r>
          </w:p>
        </w:tc>
        <w:tc>
          <w:tcPr>
            <w:tcW w:w="3222" w:type="dxa"/>
            <w:tcBorders>
              <w:top w:val="nil"/>
              <w:left w:val="nil"/>
              <w:bottom w:val="single" w:sz="4" w:space="0" w:color="auto"/>
              <w:right w:val="single" w:sz="4" w:space="0" w:color="auto"/>
            </w:tcBorders>
            <w:shd w:val="clear" w:color="auto" w:fill="auto"/>
            <w:noWrap/>
            <w:vAlign w:val="bottom"/>
          </w:tcPr>
          <w:p w14:paraId="56243D70" w14:textId="1C73A06D" w:rsidR="009D40D4" w:rsidRPr="00C852F2" w:rsidRDefault="00921319" w:rsidP="00DE7678">
            <w:pPr>
              <w:rPr>
                <w:rFonts w:ascii="Calibri" w:hAnsi="Calibri" w:cs="Calibri"/>
                <w:color w:val="000000"/>
                <w:szCs w:val="22"/>
              </w:rPr>
            </w:pPr>
            <w:r>
              <w:rPr>
                <w:rFonts w:ascii="Calibri" w:hAnsi="Calibri" w:cs="Calibri"/>
                <w:color w:val="000000"/>
                <w:szCs w:val="22"/>
              </w:rPr>
              <w:t>A graphic representation of the entire dataset, as a small image</w:t>
            </w:r>
          </w:p>
        </w:tc>
        <w:tc>
          <w:tcPr>
            <w:tcW w:w="3600" w:type="dxa"/>
            <w:tcBorders>
              <w:top w:val="nil"/>
              <w:left w:val="nil"/>
              <w:bottom w:val="single" w:sz="4" w:space="0" w:color="auto"/>
              <w:right w:val="single" w:sz="4" w:space="0" w:color="auto"/>
            </w:tcBorders>
            <w:shd w:val="clear" w:color="auto" w:fill="auto"/>
            <w:noWrap/>
            <w:vAlign w:val="bottom"/>
          </w:tcPr>
          <w:p w14:paraId="4755DBB6" w14:textId="77777777" w:rsidR="009D40D4" w:rsidRPr="00C852F2" w:rsidRDefault="009D40D4" w:rsidP="00DE7678">
            <w:pPr>
              <w:rPr>
                <w:rFonts w:ascii="Calibri" w:hAnsi="Calibri" w:cs="Calibri"/>
                <w:color w:val="000000"/>
                <w:szCs w:val="22"/>
              </w:rPr>
            </w:pPr>
          </w:p>
        </w:tc>
      </w:tr>
      <w:tr w:rsidR="009D40D4" w:rsidRPr="00C852F2" w14:paraId="1C4AF8C7"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37965D41" w14:textId="38739BE6" w:rsidR="009D40D4" w:rsidRPr="00C852F2" w:rsidRDefault="009D40D4" w:rsidP="00DE7678">
            <w:pPr>
              <w:rPr>
                <w:rFonts w:ascii="Calibri" w:hAnsi="Calibri" w:cs="Calibri"/>
                <w:color w:val="000000"/>
                <w:szCs w:val="22"/>
              </w:rPr>
            </w:pPr>
            <w:r>
              <w:rPr>
                <w:rFonts w:ascii="Calibri" w:hAnsi="Calibri" w:cs="Calibri"/>
                <w:color w:val="000000"/>
                <w:szCs w:val="22"/>
              </w:rPr>
              <w:t>Tags</w:t>
            </w:r>
          </w:p>
        </w:tc>
        <w:tc>
          <w:tcPr>
            <w:tcW w:w="3222" w:type="dxa"/>
            <w:tcBorders>
              <w:top w:val="nil"/>
              <w:left w:val="nil"/>
              <w:bottom w:val="single" w:sz="4" w:space="0" w:color="auto"/>
              <w:right w:val="single" w:sz="4" w:space="0" w:color="auto"/>
            </w:tcBorders>
            <w:shd w:val="clear" w:color="auto" w:fill="auto"/>
            <w:noWrap/>
            <w:vAlign w:val="bottom"/>
          </w:tcPr>
          <w:p w14:paraId="1E845909" w14:textId="33A531FF" w:rsidR="009D40D4" w:rsidRPr="00C852F2" w:rsidRDefault="00921319" w:rsidP="00DE7678">
            <w:pPr>
              <w:rPr>
                <w:rFonts w:ascii="Calibri" w:hAnsi="Calibri" w:cs="Calibri"/>
                <w:color w:val="000000"/>
                <w:szCs w:val="22"/>
              </w:rPr>
            </w:pPr>
            <w:r>
              <w:rPr>
                <w:rFonts w:ascii="Calibri" w:hAnsi="Calibri" w:cs="Calibri"/>
                <w:color w:val="000000"/>
                <w:szCs w:val="22"/>
              </w:rPr>
              <w:t>A list of keywords applicable for this dataset</w:t>
            </w:r>
          </w:p>
        </w:tc>
        <w:tc>
          <w:tcPr>
            <w:tcW w:w="3600" w:type="dxa"/>
            <w:tcBorders>
              <w:top w:val="nil"/>
              <w:left w:val="nil"/>
              <w:bottom w:val="single" w:sz="4" w:space="0" w:color="auto"/>
              <w:right w:val="single" w:sz="4" w:space="0" w:color="auto"/>
            </w:tcBorders>
            <w:shd w:val="clear" w:color="auto" w:fill="auto"/>
            <w:noWrap/>
            <w:vAlign w:val="bottom"/>
          </w:tcPr>
          <w:p w14:paraId="5658809D" w14:textId="08FAF04D" w:rsidR="009D40D4" w:rsidRPr="00C852F2" w:rsidRDefault="00921319" w:rsidP="00DE7678">
            <w:pPr>
              <w:rPr>
                <w:rFonts w:ascii="Calibri" w:hAnsi="Calibri" w:cs="Calibri"/>
                <w:color w:val="000000"/>
                <w:szCs w:val="22"/>
              </w:rPr>
            </w:pPr>
            <w:r>
              <w:rPr>
                <w:rFonts w:ascii="Calibri" w:hAnsi="Calibri" w:cs="Calibri"/>
                <w:color w:val="000000"/>
                <w:szCs w:val="22"/>
              </w:rPr>
              <w:t>“Buildings”</w:t>
            </w:r>
          </w:p>
        </w:tc>
      </w:tr>
      <w:tr w:rsidR="009D40D4" w:rsidRPr="00C852F2" w14:paraId="285C7B4A"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0336B9CC" w14:textId="40DD77BF" w:rsidR="009D40D4" w:rsidRPr="00C852F2" w:rsidRDefault="009D40D4" w:rsidP="00DE7678">
            <w:pPr>
              <w:rPr>
                <w:rFonts w:ascii="Calibri" w:hAnsi="Calibri" w:cs="Calibri"/>
                <w:color w:val="000000"/>
                <w:szCs w:val="22"/>
              </w:rPr>
            </w:pPr>
            <w:r>
              <w:rPr>
                <w:rFonts w:ascii="Calibri" w:hAnsi="Calibri" w:cs="Calibri"/>
                <w:color w:val="000000"/>
                <w:szCs w:val="22"/>
              </w:rPr>
              <w:t>Summary</w:t>
            </w:r>
          </w:p>
        </w:tc>
        <w:tc>
          <w:tcPr>
            <w:tcW w:w="3222" w:type="dxa"/>
            <w:tcBorders>
              <w:top w:val="nil"/>
              <w:left w:val="nil"/>
              <w:bottom w:val="single" w:sz="4" w:space="0" w:color="auto"/>
              <w:right w:val="single" w:sz="4" w:space="0" w:color="auto"/>
            </w:tcBorders>
            <w:shd w:val="clear" w:color="auto" w:fill="auto"/>
            <w:noWrap/>
            <w:vAlign w:val="bottom"/>
          </w:tcPr>
          <w:p w14:paraId="65826FDE" w14:textId="542BAA12" w:rsidR="009D40D4" w:rsidRPr="00C852F2" w:rsidRDefault="00921319" w:rsidP="00DE7678">
            <w:pPr>
              <w:rPr>
                <w:rFonts w:ascii="Calibri" w:hAnsi="Calibri" w:cs="Calibri"/>
                <w:color w:val="000000"/>
                <w:szCs w:val="22"/>
              </w:rPr>
            </w:pPr>
            <w:r>
              <w:rPr>
                <w:rFonts w:ascii="Calibri" w:hAnsi="Calibri" w:cs="Calibri"/>
                <w:color w:val="000000"/>
                <w:szCs w:val="22"/>
              </w:rPr>
              <w:t>A brief description of the data</w:t>
            </w:r>
          </w:p>
        </w:tc>
        <w:tc>
          <w:tcPr>
            <w:tcW w:w="3600" w:type="dxa"/>
            <w:tcBorders>
              <w:top w:val="nil"/>
              <w:left w:val="nil"/>
              <w:bottom w:val="single" w:sz="4" w:space="0" w:color="auto"/>
              <w:right w:val="single" w:sz="4" w:space="0" w:color="auto"/>
            </w:tcBorders>
            <w:shd w:val="clear" w:color="auto" w:fill="auto"/>
            <w:noWrap/>
            <w:vAlign w:val="bottom"/>
          </w:tcPr>
          <w:p w14:paraId="580A90A9" w14:textId="27E11D6B" w:rsidR="009D40D4" w:rsidRPr="00C852F2" w:rsidRDefault="00921319" w:rsidP="00DE7678">
            <w:pPr>
              <w:rPr>
                <w:rFonts w:ascii="Calibri" w:hAnsi="Calibri" w:cs="Calibri"/>
                <w:color w:val="000000"/>
                <w:szCs w:val="22"/>
              </w:rPr>
            </w:pPr>
            <w:r>
              <w:rPr>
                <w:rFonts w:ascii="Calibri" w:hAnsi="Calibri" w:cs="Calibri"/>
                <w:color w:val="000000"/>
                <w:szCs w:val="22"/>
              </w:rPr>
              <w:t>“Building footprints of the San Francisco International Airport”</w:t>
            </w:r>
          </w:p>
        </w:tc>
      </w:tr>
      <w:tr w:rsidR="009D40D4" w:rsidRPr="00C852F2" w14:paraId="0366B0F7"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7EF27BD4" w14:textId="6A77BE8B" w:rsidR="009D40D4" w:rsidRPr="00C852F2" w:rsidRDefault="009D40D4" w:rsidP="00DE7678">
            <w:pPr>
              <w:rPr>
                <w:rFonts w:ascii="Calibri" w:hAnsi="Calibri" w:cs="Calibri"/>
                <w:color w:val="000000"/>
                <w:szCs w:val="22"/>
              </w:rPr>
            </w:pPr>
            <w:r>
              <w:rPr>
                <w:rFonts w:ascii="Calibri" w:hAnsi="Calibri" w:cs="Calibri"/>
                <w:color w:val="000000"/>
                <w:szCs w:val="22"/>
              </w:rPr>
              <w:t>Description</w:t>
            </w:r>
          </w:p>
        </w:tc>
        <w:tc>
          <w:tcPr>
            <w:tcW w:w="3222" w:type="dxa"/>
            <w:tcBorders>
              <w:top w:val="nil"/>
              <w:left w:val="nil"/>
              <w:bottom w:val="single" w:sz="4" w:space="0" w:color="auto"/>
              <w:right w:val="single" w:sz="4" w:space="0" w:color="auto"/>
            </w:tcBorders>
            <w:shd w:val="clear" w:color="auto" w:fill="auto"/>
            <w:noWrap/>
            <w:vAlign w:val="bottom"/>
          </w:tcPr>
          <w:p w14:paraId="37856BD4" w14:textId="25FC8651" w:rsidR="009D40D4" w:rsidRPr="00C852F2" w:rsidRDefault="00921319" w:rsidP="00DE7678">
            <w:pPr>
              <w:rPr>
                <w:rFonts w:ascii="Calibri" w:hAnsi="Calibri" w:cs="Calibri"/>
                <w:color w:val="000000"/>
                <w:szCs w:val="22"/>
              </w:rPr>
            </w:pPr>
            <w:r>
              <w:rPr>
                <w:rFonts w:ascii="Calibri" w:hAnsi="Calibri" w:cs="Calibri"/>
                <w:color w:val="000000"/>
                <w:szCs w:val="22"/>
              </w:rPr>
              <w:t>A more detailed description of the data</w:t>
            </w:r>
          </w:p>
        </w:tc>
        <w:tc>
          <w:tcPr>
            <w:tcW w:w="3600" w:type="dxa"/>
            <w:tcBorders>
              <w:top w:val="nil"/>
              <w:left w:val="nil"/>
              <w:bottom w:val="single" w:sz="4" w:space="0" w:color="auto"/>
              <w:right w:val="single" w:sz="4" w:space="0" w:color="auto"/>
            </w:tcBorders>
            <w:shd w:val="clear" w:color="auto" w:fill="auto"/>
            <w:noWrap/>
            <w:vAlign w:val="bottom"/>
          </w:tcPr>
          <w:p w14:paraId="14866894" w14:textId="7F7630EA" w:rsidR="009D40D4" w:rsidRPr="00C852F2" w:rsidRDefault="00921319" w:rsidP="00DE7678">
            <w:pPr>
              <w:rPr>
                <w:rFonts w:ascii="Calibri" w:hAnsi="Calibri" w:cs="Calibri"/>
                <w:color w:val="000000"/>
                <w:szCs w:val="22"/>
              </w:rPr>
            </w:pPr>
            <w:r>
              <w:rPr>
                <w:rFonts w:ascii="Calibri" w:hAnsi="Calibri" w:cs="Calibri"/>
                <w:color w:val="000000"/>
                <w:szCs w:val="22"/>
              </w:rPr>
              <w:t>“Building footprints for all buildings located on the grounds of the San Francisco International Airport. Original building footprints were obtained from 3-inch 2016 aerial photography.</w:t>
            </w:r>
          </w:p>
        </w:tc>
      </w:tr>
      <w:tr w:rsidR="009D40D4" w:rsidRPr="00C852F2" w14:paraId="76B31352"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159F93E1" w14:textId="73ACFDA2" w:rsidR="009D40D4" w:rsidRPr="00C852F2" w:rsidRDefault="009D40D4" w:rsidP="00DE7678">
            <w:pPr>
              <w:rPr>
                <w:rFonts w:ascii="Calibri" w:hAnsi="Calibri" w:cs="Calibri"/>
                <w:color w:val="000000"/>
                <w:szCs w:val="22"/>
              </w:rPr>
            </w:pPr>
            <w:r>
              <w:rPr>
                <w:rFonts w:ascii="Calibri" w:hAnsi="Calibri" w:cs="Calibri"/>
                <w:color w:val="000000"/>
                <w:szCs w:val="22"/>
              </w:rPr>
              <w:t>Credits</w:t>
            </w:r>
          </w:p>
        </w:tc>
        <w:tc>
          <w:tcPr>
            <w:tcW w:w="3222" w:type="dxa"/>
            <w:tcBorders>
              <w:top w:val="nil"/>
              <w:left w:val="nil"/>
              <w:bottom w:val="single" w:sz="4" w:space="0" w:color="auto"/>
              <w:right w:val="single" w:sz="4" w:space="0" w:color="auto"/>
            </w:tcBorders>
            <w:shd w:val="clear" w:color="auto" w:fill="auto"/>
            <w:noWrap/>
            <w:vAlign w:val="bottom"/>
          </w:tcPr>
          <w:p w14:paraId="25F8CF4B" w14:textId="4EA2842B" w:rsidR="009D40D4" w:rsidRPr="00C852F2" w:rsidRDefault="00921319" w:rsidP="00DE7678">
            <w:pPr>
              <w:rPr>
                <w:rFonts w:ascii="Calibri" w:hAnsi="Calibri" w:cs="Calibri"/>
                <w:color w:val="000000"/>
                <w:szCs w:val="22"/>
              </w:rPr>
            </w:pPr>
            <w:r>
              <w:rPr>
                <w:rFonts w:ascii="Calibri" w:hAnsi="Calibri" w:cs="Calibri"/>
                <w:color w:val="000000"/>
                <w:szCs w:val="22"/>
              </w:rPr>
              <w:t>A general listing or description of the source of the imagery</w:t>
            </w:r>
          </w:p>
        </w:tc>
        <w:tc>
          <w:tcPr>
            <w:tcW w:w="3600" w:type="dxa"/>
            <w:tcBorders>
              <w:top w:val="nil"/>
              <w:left w:val="nil"/>
              <w:bottom w:val="single" w:sz="4" w:space="0" w:color="auto"/>
              <w:right w:val="single" w:sz="4" w:space="0" w:color="auto"/>
            </w:tcBorders>
            <w:shd w:val="clear" w:color="auto" w:fill="auto"/>
            <w:noWrap/>
            <w:vAlign w:val="bottom"/>
          </w:tcPr>
          <w:p w14:paraId="55353EB2" w14:textId="07EDBEF6" w:rsidR="009D40D4" w:rsidRPr="00C852F2" w:rsidRDefault="00921319" w:rsidP="00DE7678">
            <w:pPr>
              <w:rPr>
                <w:rFonts w:ascii="Calibri" w:hAnsi="Calibri" w:cs="Calibri"/>
                <w:color w:val="000000"/>
                <w:szCs w:val="22"/>
              </w:rPr>
            </w:pPr>
            <w:r>
              <w:rPr>
                <w:rFonts w:ascii="Calibri" w:hAnsi="Calibri" w:cs="Calibri"/>
                <w:color w:val="000000"/>
                <w:szCs w:val="22"/>
              </w:rPr>
              <w:t>“SFO GIS, Woolpert”</w:t>
            </w:r>
          </w:p>
        </w:tc>
      </w:tr>
      <w:tr w:rsidR="00921319" w:rsidRPr="00C852F2" w14:paraId="449C637C"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4EF916C4" w14:textId="7C631B40" w:rsidR="00921319" w:rsidRPr="00C852F2" w:rsidRDefault="00921319" w:rsidP="00921319">
            <w:pPr>
              <w:rPr>
                <w:rFonts w:ascii="Calibri" w:hAnsi="Calibri" w:cs="Calibri"/>
                <w:color w:val="000000"/>
                <w:szCs w:val="22"/>
              </w:rPr>
            </w:pPr>
            <w:r>
              <w:rPr>
                <w:rFonts w:ascii="Calibri" w:hAnsi="Calibri" w:cs="Calibri"/>
                <w:color w:val="000000"/>
                <w:szCs w:val="22"/>
              </w:rPr>
              <w:t>Use Limitations</w:t>
            </w:r>
          </w:p>
        </w:tc>
        <w:tc>
          <w:tcPr>
            <w:tcW w:w="3222" w:type="dxa"/>
            <w:tcBorders>
              <w:top w:val="nil"/>
              <w:left w:val="nil"/>
              <w:bottom w:val="single" w:sz="4" w:space="0" w:color="auto"/>
              <w:right w:val="single" w:sz="4" w:space="0" w:color="auto"/>
            </w:tcBorders>
            <w:shd w:val="clear" w:color="auto" w:fill="auto"/>
            <w:noWrap/>
            <w:vAlign w:val="bottom"/>
          </w:tcPr>
          <w:p w14:paraId="44EB3F49" w14:textId="413ECA6E" w:rsidR="00921319" w:rsidRPr="00C852F2" w:rsidRDefault="00921319" w:rsidP="00921319">
            <w:pPr>
              <w:rPr>
                <w:rFonts w:ascii="Calibri" w:hAnsi="Calibri" w:cs="Calibri"/>
                <w:color w:val="000000"/>
                <w:szCs w:val="22"/>
              </w:rPr>
            </w:pPr>
            <w:r w:rsidRPr="00C852F2">
              <w:rPr>
                <w:rFonts w:ascii="Calibri" w:hAnsi="Calibri" w:cs="Calibri"/>
                <w:color w:val="000000"/>
                <w:szCs w:val="22"/>
              </w:rPr>
              <w:t xml:space="preserve">General </w:t>
            </w:r>
            <w:r>
              <w:rPr>
                <w:rFonts w:ascii="Calibri" w:hAnsi="Calibri" w:cs="Calibri"/>
                <w:color w:val="000000"/>
                <w:szCs w:val="22"/>
              </w:rPr>
              <w:t xml:space="preserve">limitations for </w:t>
            </w:r>
            <w:r w:rsidRPr="00C852F2">
              <w:rPr>
                <w:rFonts w:ascii="Calibri" w:hAnsi="Calibri" w:cs="Calibri"/>
                <w:color w:val="000000"/>
                <w:szCs w:val="22"/>
              </w:rPr>
              <w:t>use</w:t>
            </w:r>
          </w:p>
        </w:tc>
        <w:tc>
          <w:tcPr>
            <w:tcW w:w="3600" w:type="dxa"/>
            <w:tcBorders>
              <w:top w:val="nil"/>
              <w:left w:val="nil"/>
              <w:bottom w:val="single" w:sz="4" w:space="0" w:color="auto"/>
              <w:right w:val="single" w:sz="4" w:space="0" w:color="auto"/>
            </w:tcBorders>
            <w:shd w:val="clear" w:color="auto" w:fill="auto"/>
            <w:noWrap/>
            <w:vAlign w:val="bottom"/>
          </w:tcPr>
          <w:p w14:paraId="0FE7A472" w14:textId="65877E45" w:rsidR="00921319" w:rsidRPr="00C852F2" w:rsidRDefault="00921319" w:rsidP="00921319">
            <w:pPr>
              <w:rPr>
                <w:rFonts w:ascii="Calibri" w:hAnsi="Calibri" w:cs="Calibri"/>
                <w:color w:val="000000"/>
                <w:szCs w:val="22"/>
              </w:rPr>
            </w:pPr>
            <w:r>
              <w:rPr>
                <w:rFonts w:ascii="Calibri" w:hAnsi="Calibri" w:cs="Calibri"/>
                <w:color w:val="000000"/>
                <w:szCs w:val="22"/>
              </w:rPr>
              <w:t>“</w:t>
            </w:r>
            <w:r w:rsidRPr="00C852F2">
              <w:rPr>
                <w:rFonts w:ascii="Calibri" w:hAnsi="Calibri" w:cs="Calibri"/>
                <w:color w:val="000000"/>
                <w:szCs w:val="22"/>
              </w:rPr>
              <w:t>Internal Use (SFO) Only Access Granted through Signed Agreement</w:t>
            </w:r>
            <w:r>
              <w:rPr>
                <w:rFonts w:ascii="Calibri" w:hAnsi="Calibri" w:cs="Calibri"/>
                <w:color w:val="000000"/>
                <w:szCs w:val="22"/>
              </w:rPr>
              <w:t>”</w:t>
            </w:r>
          </w:p>
        </w:tc>
      </w:tr>
      <w:tr w:rsidR="00921319" w:rsidRPr="00C852F2" w14:paraId="4325E94F"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3EA15D1F" w14:textId="2143A678" w:rsidR="00921319" w:rsidRPr="00C852F2" w:rsidRDefault="00921319" w:rsidP="00921319">
            <w:pPr>
              <w:rPr>
                <w:rFonts w:ascii="Calibri" w:hAnsi="Calibri" w:cs="Calibri"/>
                <w:color w:val="000000"/>
                <w:szCs w:val="22"/>
              </w:rPr>
            </w:pPr>
            <w:r>
              <w:rPr>
                <w:rFonts w:ascii="Calibri" w:hAnsi="Calibri" w:cs="Calibri"/>
                <w:color w:val="000000"/>
                <w:szCs w:val="22"/>
              </w:rPr>
              <w:t>Extent (N, S, E, W)</w:t>
            </w:r>
          </w:p>
        </w:tc>
        <w:tc>
          <w:tcPr>
            <w:tcW w:w="3222" w:type="dxa"/>
            <w:tcBorders>
              <w:top w:val="nil"/>
              <w:left w:val="nil"/>
              <w:bottom w:val="single" w:sz="4" w:space="0" w:color="auto"/>
              <w:right w:val="single" w:sz="4" w:space="0" w:color="auto"/>
            </w:tcBorders>
            <w:shd w:val="clear" w:color="auto" w:fill="auto"/>
            <w:noWrap/>
            <w:vAlign w:val="bottom"/>
          </w:tcPr>
          <w:p w14:paraId="4F7E3644" w14:textId="7C3EAFC5" w:rsidR="00921319" w:rsidRPr="00C852F2" w:rsidRDefault="00921319" w:rsidP="00921319">
            <w:pPr>
              <w:rPr>
                <w:rFonts w:ascii="Calibri" w:hAnsi="Calibri" w:cs="Calibri"/>
                <w:color w:val="000000"/>
                <w:szCs w:val="22"/>
              </w:rPr>
            </w:pPr>
            <w:r w:rsidRPr="00C852F2">
              <w:rPr>
                <w:rFonts w:ascii="Calibri" w:hAnsi="Calibri" w:cs="Calibri"/>
                <w:color w:val="000000"/>
                <w:szCs w:val="22"/>
              </w:rPr>
              <w:t>Extent of largest data set</w:t>
            </w:r>
          </w:p>
        </w:tc>
        <w:tc>
          <w:tcPr>
            <w:tcW w:w="3600" w:type="dxa"/>
            <w:tcBorders>
              <w:top w:val="nil"/>
              <w:left w:val="nil"/>
              <w:bottom w:val="single" w:sz="4" w:space="0" w:color="auto"/>
              <w:right w:val="single" w:sz="4" w:space="0" w:color="auto"/>
            </w:tcBorders>
            <w:shd w:val="clear" w:color="auto" w:fill="auto"/>
            <w:noWrap/>
            <w:vAlign w:val="bottom"/>
          </w:tcPr>
          <w:p w14:paraId="37F4BDE6" w14:textId="77777777" w:rsidR="00921319" w:rsidRPr="00C852F2" w:rsidRDefault="00921319" w:rsidP="00921319">
            <w:pPr>
              <w:rPr>
                <w:rFonts w:ascii="Calibri" w:hAnsi="Calibri" w:cs="Calibri"/>
                <w:color w:val="000000"/>
                <w:szCs w:val="22"/>
              </w:rPr>
            </w:pPr>
          </w:p>
        </w:tc>
      </w:tr>
      <w:tr w:rsidR="00921319" w:rsidRPr="00C852F2" w14:paraId="49F48E06"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207463DA" w14:textId="5A2EDB8B" w:rsidR="00921319" w:rsidRPr="00C852F2" w:rsidRDefault="00921319" w:rsidP="00921319">
            <w:pPr>
              <w:rPr>
                <w:rFonts w:ascii="Calibri" w:hAnsi="Calibri" w:cs="Calibri"/>
                <w:color w:val="000000"/>
                <w:szCs w:val="22"/>
              </w:rPr>
            </w:pPr>
            <w:r>
              <w:rPr>
                <w:rFonts w:ascii="Calibri" w:hAnsi="Calibri" w:cs="Calibri"/>
                <w:color w:val="000000"/>
                <w:szCs w:val="22"/>
              </w:rPr>
              <w:t>Scale Range</w:t>
            </w:r>
          </w:p>
        </w:tc>
        <w:tc>
          <w:tcPr>
            <w:tcW w:w="3222" w:type="dxa"/>
            <w:tcBorders>
              <w:top w:val="nil"/>
              <w:left w:val="nil"/>
              <w:bottom w:val="single" w:sz="4" w:space="0" w:color="auto"/>
              <w:right w:val="single" w:sz="4" w:space="0" w:color="auto"/>
            </w:tcBorders>
            <w:shd w:val="clear" w:color="auto" w:fill="auto"/>
            <w:noWrap/>
            <w:vAlign w:val="bottom"/>
          </w:tcPr>
          <w:p w14:paraId="2C27681B" w14:textId="5C106369" w:rsidR="00921319" w:rsidRPr="00C852F2" w:rsidRDefault="00921319" w:rsidP="00921319">
            <w:pPr>
              <w:rPr>
                <w:rFonts w:ascii="Calibri" w:hAnsi="Calibri" w:cs="Calibri"/>
                <w:color w:val="000000"/>
                <w:szCs w:val="22"/>
              </w:rPr>
            </w:pPr>
            <w:r>
              <w:rPr>
                <w:rFonts w:ascii="Calibri" w:hAnsi="Calibri" w:cs="Calibri"/>
                <w:color w:val="000000"/>
                <w:szCs w:val="22"/>
              </w:rPr>
              <w:t>The range of scales at which this data should be used</w:t>
            </w:r>
          </w:p>
        </w:tc>
        <w:tc>
          <w:tcPr>
            <w:tcW w:w="3600" w:type="dxa"/>
            <w:tcBorders>
              <w:top w:val="nil"/>
              <w:left w:val="nil"/>
              <w:bottom w:val="single" w:sz="4" w:space="0" w:color="auto"/>
              <w:right w:val="single" w:sz="4" w:space="0" w:color="auto"/>
            </w:tcBorders>
            <w:shd w:val="clear" w:color="auto" w:fill="auto"/>
            <w:noWrap/>
            <w:vAlign w:val="bottom"/>
          </w:tcPr>
          <w:p w14:paraId="7ED19957" w14:textId="39B61BE5" w:rsidR="00921319" w:rsidRPr="00C852F2" w:rsidRDefault="00921319" w:rsidP="00921319">
            <w:pPr>
              <w:rPr>
                <w:rFonts w:ascii="Calibri" w:hAnsi="Calibri" w:cs="Calibri"/>
                <w:color w:val="000000"/>
                <w:szCs w:val="22"/>
              </w:rPr>
            </w:pPr>
            <w:r>
              <w:rPr>
                <w:rFonts w:ascii="Calibri" w:hAnsi="Calibri" w:cs="Calibri"/>
                <w:color w:val="000000"/>
                <w:szCs w:val="22"/>
              </w:rPr>
              <w:t>“</w:t>
            </w:r>
            <w:r w:rsidR="005C6F05">
              <w:rPr>
                <w:rFonts w:ascii="Calibri" w:hAnsi="Calibri" w:cs="Calibri"/>
                <w:color w:val="000000"/>
                <w:szCs w:val="22"/>
              </w:rPr>
              <w:t>1:360 – 1:12,000”</w:t>
            </w:r>
          </w:p>
        </w:tc>
      </w:tr>
      <w:tr w:rsidR="00921319" w:rsidRPr="00C852F2" w14:paraId="4CDF1C3E"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45F959EA" w14:textId="065B57EE" w:rsidR="00921319" w:rsidRPr="00C852F2" w:rsidRDefault="005C6F05" w:rsidP="00921319">
            <w:pPr>
              <w:rPr>
                <w:rFonts w:ascii="Calibri" w:hAnsi="Calibri" w:cs="Calibri"/>
                <w:color w:val="000000"/>
                <w:szCs w:val="22"/>
              </w:rPr>
            </w:pPr>
            <w:r>
              <w:rPr>
                <w:rFonts w:ascii="Calibri" w:hAnsi="Calibri" w:cs="Calibri"/>
                <w:color w:val="000000"/>
                <w:szCs w:val="22"/>
              </w:rPr>
              <w:t>Time Period of Content</w:t>
            </w:r>
          </w:p>
        </w:tc>
        <w:tc>
          <w:tcPr>
            <w:tcW w:w="3222" w:type="dxa"/>
            <w:tcBorders>
              <w:top w:val="nil"/>
              <w:left w:val="nil"/>
              <w:bottom w:val="single" w:sz="4" w:space="0" w:color="auto"/>
              <w:right w:val="single" w:sz="4" w:space="0" w:color="auto"/>
            </w:tcBorders>
            <w:shd w:val="clear" w:color="auto" w:fill="auto"/>
            <w:noWrap/>
            <w:vAlign w:val="bottom"/>
          </w:tcPr>
          <w:p w14:paraId="09FB48C4" w14:textId="02F669ED" w:rsidR="00921319" w:rsidRPr="00C852F2" w:rsidRDefault="005C6F05" w:rsidP="00921319">
            <w:pPr>
              <w:rPr>
                <w:rFonts w:ascii="Calibri" w:hAnsi="Calibri" w:cs="Calibri"/>
                <w:color w:val="000000"/>
                <w:szCs w:val="22"/>
              </w:rPr>
            </w:pPr>
            <w:r>
              <w:rPr>
                <w:rFonts w:ascii="Calibri" w:hAnsi="Calibri" w:cs="Calibri"/>
                <w:color w:val="000000"/>
                <w:szCs w:val="22"/>
              </w:rPr>
              <w:t>Date the was created or for which the data is relevant/accurage</w:t>
            </w:r>
          </w:p>
        </w:tc>
        <w:tc>
          <w:tcPr>
            <w:tcW w:w="3600" w:type="dxa"/>
            <w:tcBorders>
              <w:top w:val="nil"/>
              <w:left w:val="nil"/>
              <w:bottom w:val="single" w:sz="4" w:space="0" w:color="auto"/>
              <w:right w:val="single" w:sz="4" w:space="0" w:color="auto"/>
            </w:tcBorders>
            <w:shd w:val="clear" w:color="auto" w:fill="auto"/>
            <w:noWrap/>
            <w:vAlign w:val="bottom"/>
          </w:tcPr>
          <w:p w14:paraId="08234A1E" w14:textId="46F13804" w:rsidR="00921319" w:rsidRPr="00C852F2" w:rsidRDefault="005C6F05" w:rsidP="00921319">
            <w:pPr>
              <w:rPr>
                <w:rFonts w:ascii="Calibri" w:hAnsi="Calibri" w:cs="Calibri"/>
                <w:color w:val="000000"/>
                <w:szCs w:val="22"/>
              </w:rPr>
            </w:pPr>
            <w:r>
              <w:rPr>
                <w:rFonts w:ascii="Calibri" w:hAnsi="Calibri" w:cs="Calibri"/>
                <w:color w:val="000000"/>
                <w:szCs w:val="22"/>
              </w:rPr>
              <w:t>“07/01/2016”</w:t>
            </w:r>
          </w:p>
        </w:tc>
      </w:tr>
      <w:tr w:rsidR="00921319" w:rsidRPr="00C852F2" w14:paraId="468A2267"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485050C6" w14:textId="3D4B3F1B" w:rsidR="00921319" w:rsidRPr="00C852F2" w:rsidRDefault="005C6F05" w:rsidP="00921319">
            <w:pPr>
              <w:rPr>
                <w:rFonts w:ascii="Calibri" w:hAnsi="Calibri" w:cs="Calibri"/>
                <w:color w:val="000000"/>
                <w:szCs w:val="22"/>
              </w:rPr>
            </w:pPr>
            <w:r>
              <w:rPr>
                <w:rFonts w:ascii="Calibri" w:hAnsi="Calibri" w:cs="Calibri"/>
                <w:color w:val="000000"/>
                <w:szCs w:val="22"/>
              </w:rPr>
              <w:t>Status</w:t>
            </w:r>
          </w:p>
        </w:tc>
        <w:tc>
          <w:tcPr>
            <w:tcW w:w="3222" w:type="dxa"/>
            <w:tcBorders>
              <w:top w:val="nil"/>
              <w:left w:val="nil"/>
              <w:bottom w:val="single" w:sz="4" w:space="0" w:color="auto"/>
              <w:right w:val="single" w:sz="4" w:space="0" w:color="auto"/>
            </w:tcBorders>
            <w:shd w:val="clear" w:color="auto" w:fill="auto"/>
            <w:noWrap/>
            <w:vAlign w:val="bottom"/>
            <w:hideMark/>
          </w:tcPr>
          <w:p w14:paraId="4C37861C" w14:textId="77777777" w:rsidR="00921319" w:rsidRPr="00C852F2" w:rsidRDefault="00921319" w:rsidP="00921319">
            <w:pPr>
              <w:rPr>
                <w:rFonts w:ascii="Calibri" w:hAnsi="Calibri" w:cs="Calibri"/>
                <w:color w:val="000000"/>
                <w:szCs w:val="22"/>
              </w:rPr>
            </w:pPr>
            <w:r w:rsidRPr="00C852F2">
              <w:rPr>
                <w:rFonts w:ascii="Calibri" w:hAnsi="Calibri" w:cs="Calibri"/>
                <w:color w:val="000000"/>
                <w:szCs w:val="22"/>
              </w:rPr>
              <w:t>Status of data</w:t>
            </w:r>
          </w:p>
        </w:tc>
        <w:tc>
          <w:tcPr>
            <w:tcW w:w="3600" w:type="dxa"/>
            <w:tcBorders>
              <w:top w:val="nil"/>
              <w:left w:val="nil"/>
              <w:bottom w:val="single" w:sz="4" w:space="0" w:color="auto"/>
              <w:right w:val="single" w:sz="4" w:space="0" w:color="auto"/>
            </w:tcBorders>
            <w:shd w:val="clear" w:color="auto" w:fill="auto"/>
            <w:noWrap/>
            <w:vAlign w:val="bottom"/>
            <w:hideMark/>
          </w:tcPr>
          <w:p w14:paraId="0920B345" w14:textId="77777777" w:rsidR="00921319" w:rsidRPr="00C852F2" w:rsidRDefault="00921319" w:rsidP="00921319">
            <w:pPr>
              <w:rPr>
                <w:rFonts w:ascii="Calibri" w:hAnsi="Calibri" w:cs="Calibri"/>
                <w:color w:val="000000"/>
                <w:szCs w:val="22"/>
              </w:rPr>
            </w:pPr>
            <w:r>
              <w:rPr>
                <w:rFonts w:ascii="Calibri" w:hAnsi="Calibri" w:cs="Calibri"/>
                <w:color w:val="000000"/>
                <w:szCs w:val="22"/>
              </w:rPr>
              <w:t>“</w:t>
            </w:r>
            <w:r w:rsidRPr="00C852F2">
              <w:rPr>
                <w:rFonts w:ascii="Calibri" w:hAnsi="Calibri" w:cs="Calibri"/>
                <w:color w:val="000000"/>
                <w:szCs w:val="22"/>
              </w:rPr>
              <w:t>Complete, In-Process</w:t>
            </w:r>
            <w:r>
              <w:rPr>
                <w:rFonts w:ascii="Calibri" w:hAnsi="Calibri" w:cs="Calibri"/>
                <w:color w:val="000000"/>
                <w:szCs w:val="22"/>
              </w:rPr>
              <w:t>, ...”</w:t>
            </w:r>
          </w:p>
        </w:tc>
      </w:tr>
      <w:tr w:rsidR="00921319" w:rsidRPr="00C852F2" w14:paraId="1658D835"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3C569612" w14:textId="0AC0CE59" w:rsidR="00921319" w:rsidRPr="00C852F2" w:rsidRDefault="005C6F05" w:rsidP="00921319">
            <w:pPr>
              <w:rPr>
                <w:rFonts w:ascii="Calibri" w:hAnsi="Calibri" w:cs="Calibri"/>
                <w:color w:val="000000"/>
                <w:szCs w:val="22"/>
              </w:rPr>
            </w:pPr>
            <w:r>
              <w:rPr>
                <w:rFonts w:ascii="Calibri" w:hAnsi="Calibri" w:cs="Calibri"/>
                <w:color w:val="000000"/>
                <w:szCs w:val="22"/>
              </w:rPr>
              <w:t xml:space="preserve">Maintenance </w:t>
            </w:r>
            <w:r w:rsidR="00561AE0">
              <w:rPr>
                <w:rFonts w:ascii="Calibri" w:hAnsi="Calibri" w:cs="Calibri"/>
                <w:color w:val="000000"/>
                <w:szCs w:val="22"/>
              </w:rPr>
              <w:t>Frequency</w:t>
            </w:r>
          </w:p>
        </w:tc>
        <w:tc>
          <w:tcPr>
            <w:tcW w:w="3222" w:type="dxa"/>
            <w:tcBorders>
              <w:top w:val="nil"/>
              <w:left w:val="nil"/>
              <w:bottom w:val="single" w:sz="4" w:space="0" w:color="auto"/>
              <w:right w:val="single" w:sz="4" w:space="0" w:color="auto"/>
            </w:tcBorders>
            <w:shd w:val="clear" w:color="auto" w:fill="auto"/>
            <w:noWrap/>
            <w:vAlign w:val="bottom"/>
            <w:hideMark/>
          </w:tcPr>
          <w:p w14:paraId="60C80368" w14:textId="77777777" w:rsidR="00921319" w:rsidRPr="00C852F2" w:rsidRDefault="00921319" w:rsidP="00921319">
            <w:pPr>
              <w:rPr>
                <w:rFonts w:ascii="Calibri" w:hAnsi="Calibri" w:cs="Calibri"/>
                <w:color w:val="000000"/>
                <w:szCs w:val="22"/>
              </w:rPr>
            </w:pPr>
            <w:r w:rsidRPr="00C852F2">
              <w:rPr>
                <w:rFonts w:ascii="Calibri" w:hAnsi="Calibri" w:cs="Calibri"/>
                <w:color w:val="000000"/>
                <w:szCs w:val="22"/>
              </w:rPr>
              <w:t>Data update schedule</w:t>
            </w:r>
          </w:p>
        </w:tc>
        <w:tc>
          <w:tcPr>
            <w:tcW w:w="3600" w:type="dxa"/>
            <w:tcBorders>
              <w:top w:val="nil"/>
              <w:left w:val="nil"/>
              <w:bottom w:val="single" w:sz="4" w:space="0" w:color="auto"/>
              <w:right w:val="single" w:sz="4" w:space="0" w:color="auto"/>
            </w:tcBorders>
            <w:shd w:val="clear" w:color="auto" w:fill="auto"/>
            <w:noWrap/>
            <w:vAlign w:val="bottom"/>
            <w:hideMark/>
          </w:tcPr>
          <w:p w14:paraId="7437A8EF" w14:textId="1EE60CD6" w:rsidR="00921319" w:rsidRPr="00C852F2" w:rsidRDefault="00921319" w:rsidP="00921319">
            <w:pPr>
              <w:rPr>
                <w:rFonts w:ascii="Calibri" w:hAnsi="Calibri" w:cs="Calibri"/>
                <w:color w:val="000000"/>
                <w:szCs w:val="22"/>
              </w:rPr>
            </w:pPr>
            <w:r>
              <w:rPr>
                <w:rFonts w:ascii="Calibri" w:hAnsi="Calibri" w:cs="Calibri"/>
                <w:color w:val="000000"/>
                <w:szCs w:val="22"/>
              </w:rPr>
              <w:t>“</w:t>
            </w:r>
            <w:r w:rsidRPr="00C852F2">
              <w:rPr>
                <w:rFonts w:ascii="Calibri" w:hAnsi="Calibri" w:cs="Calibri"/>
                <w:color w:val="000000"/>
                <w:szCs w:val="22"/>
              </w:rPr>
              <w:t>As_Needed, Annual</w:t>
            </w:r>
            <w:r>
              <w:rPr>
                <w:rFonts w:ascii="Calibri" w:hAnsi="Calibri" w:cs="Calibri"/>
                <w:color w:val="000000"/>
                <w:szCs w:val="22"/>
              </w:rPr>
              <w:t>ly</w:t>
            </w:r>
            <w:r w:rsidRPr="00C852F2">
              <w:rPr>
                <w:rFonts w:ascii="Calibri" w:hAnsi="Calibri" w:cs="Calibri"/>
                <w:color w:val="000000"/>
                <w:szCs w:val="22"/>
              </w:rPr>
              <w:t>,</w:t>
            </w:r>
            <w:r>
              <w:rPr>
                <w:rFonts w:ascii="Calibri" w:hAnsi="Calibri" w:cs="Calibri"/>
                <w:color w:val="000000"/>
                <w:szCs w:val="22"/>
              </w:rPr>
              <w:t xml:space="preserve"> Continually, Daily,Irregular, Monthly, None planned, Unknown, Weekly”</w:t>
            </w:r>
          </w:p>
        </w:tc>
      </w:tr>
    </w:tbl>
    <w:p w14:paraId="0391C700" w14:textId="720E7B4F" w:rsidR="00DE7678" w:rsidRDefault="00AD7BA0" w:rsidP="00AD7BA0">
      <w:pPr>
        <w:pStyle w:val="NumHeading2"/>
      </w:pPr>
      <w:bookmarkStart w:id="336" w:name="_Toc516556533"/>
      <w:r>
        <w:t>Data Delivery</w:t>
      </w:r>
      <w:bookmarkEnd w:id="336"/>
    </w:p>
    <w:p w14:paraId="076C2483" w14:textId="567F636E" w:rsidR="000C3DBE" w:rsidRPr="000C3DBE" w:rsidRDefault="000C3DBE" w:rsidP="000C3DBE">
      <w:pPr>
        <w:pStyle w:val="NumHeading3"/>
      </w:pPr>
      <w:bookmarkStart w:id="337" w:name="_Toc513462896"/>
      <w:bookmarkStart w:id="338" w:name="_Toc513552867"/>
      <w:bookmarkStart w:id="339" w:name="_Toc513553206"/>
      <w:bookmarkStart w:id="340" w:name="_Toc513462897"/>
      <w:bookmarkStart w:id="341" w:name="_Toc513552868"/>
      <w:bookmarkStart w:id="342" w:name="_Toc513553207"/>
      <w:bookmarkStart w:id="343" w:name="_Toc513462898"/>
      <w:bookmarkStart w:id="344" w:name="_Toc513552869"/>
      <w:bookmarkStart w:id="345" w:name="_Toc513553208"/>
      <w:bookmarkStart w:id="346" w:name="_Toc513462899"/>
      <w:bookmarkStart w:id="347" w:name="_Toc513552870"/>
      <w:bookmarkStart w:id="348" w:name="_Toc513553209"/>
      <w:bookmarkStart w:id="349" w:name="_Toc516556534"/>
      <w:bookmarkEnd w:id="337"/>
      <w:bookmarkEnd w:id="338"/>
      <w:bookmarkEnd w:id="339"/>
      <w:bookmarkEnd w:id="340"/>
      <w:bookmarkEnd w:id="341"/>
      <w:bookmarkEnd w:id="342"/>
      <w:bookmarkEnd w:id="343"/>
      <w:bookmarkEnd w:id="344"/>
      <w:bookmarkEnd w:id="345"/>
      <w:bookmarkEnd w:id="346"/>
      <w:bookmarkEnd w:id="347"/>
      <w:bookmarkEnd w:id="348"/>
      <w:r>
        <w:t>Formal Transmittal</w:t>
      </w:r>
      <w:bookmarkEnd w:id="349"/>
    </w:p>
    <w:p w14:paraId="08F74AC0" w14:textId="4A1614E6" w:rsidR="00AD7BA0" w:rsidRDefault="00AD7BA0" w:rsidP="00AD7BA0">
      <w:pPr>
        <w:pStyle w:val="Normalwithspaceafter"/>
      </w:pPr>
      <w:commentRangeStart w:id="350"/>
      <w:r>
        <w:t>All spatial data deliverables to SFO should include a formal transmittal letter. Each data delivery</w:t>
      </w:r>
      <w:r w:rsidR="00767D8D">
        <w:t xml:space="preserve"> and format</w:t>
      </w:r>
      <w:r>
        <w:t xml:space="preserve"> must certify that the data being delivered was reviewed by the Data Provider staff and found to be in compliance with the GIS Standard and approved QC plan.</w:t>
      </w:r>
      <w:r w:rsidRPr="00AD7BA0">
        <w:t xml:space="preserve"> The transmittal must contain a summary of the data being delivered, the electronic format</w:t>
      </w:r>
      <w:r w:rsidR="004C5CEF">
        <w:t>,</w:t>
      </w:r>
      <w:r w:rsidRPr="00AD7BA0">
        <w:t xml:space="preserve"> and document any deviations from the standards or data submitted under an approved standards waiver.</w:t>
      </w:r>
      <w:commentRangeEnd w:id="350"/>
      <w:r w:rsidR="00DC5D2E">
        <w:rPr>
          <w:rStyle w:val="CommentReference"/>
          <w:color w:val="3C3D3C"/>
        </w:rPr>
        <w:commentReference w:id="350"/>
      </w:r>
    </w:p>
    <w:p w14:paraId="7804EC0A" w14:textId="1338FB6C" w:rsidR="00AD7BA0" w:rsidRPr="00AD7BA0" w:rsidRDefault="00AD7BA0" w:rsidP="00AD7BA0">
      <w:pPr>
        <w:pStyle w:val="Normalwithspaceafter"/>
      </w:pPr>
      <w:r w:rsidRPr="00AD7BA0">
        <w:lastRenderedPageBreak/>
        <w:t xml:space="preserve">The data shall be evaluated by the SFO GIS staff that will then </w:t>
      </w:r>
      <w:r>
        <w:t>determine</w:t>
      </w:r>
      <w:r w:rsidRPr="00AD7BA0">
        <w:t xml:space="preserve"> whether or not the</w:t>
      </w:r>
      <w:r w:rsidR="004C5CEF">
        <w:t xml:space="preserve"> submitted data meets standards</w:t>
      </w:r>
      <w:r w:rsidRPr="00AD7BA0">
        <w:t>. Failure to meet standards will cause the delivery to be rejected.</w:t>
      </w:r>
    </w:p>
    <w:p w14:paraId="14697013" w14:textId="3CBD83D4" w:rsidR="00AD7BA0" w:rsidRDefault="00AD7BA0" w:rsidP="00AD7BA0">
      <w:pPr>
        <w:pStyle w:val="NumHeading3"/>
      </w:pPr>
      <w:bookmarkStart w:id="351" w:name="_Toc516556535"/>
      <w:r>
        <w:t>Acceptable GIS Data Formats</w:t>
      </w:r>
      <w:bookmarkEnd w:id="351"/>
    </w:p>
    <w:p w14:paraId="0EBDBEFD" w14:textId="352C336D" w:rsidR="00767D8D" w:rsidRDefault="00767D8D" w:rsidP="00AD7BA0">
      <w:pPr>
        <w:pStyle w:val="Normalwithspaceafter"/>
      </w:pPr>
      <w:r>
        <w:t>The following lists acceptable data formats:</w:t>
      </w:r>
    </w:p>
    <w:p w14:paraId="29211EDA" w14:textId="65CE8FCE" w:rsidR="00767D8D" w:rsidRDefault="00767D8D" w:rsidP="001758A0">
      <w:pPr>
        <w:pStyle w:val="Normalwithspaceafter"/>
        <w:numPr>
          <w:ilvl w:val="0"/>
          <w:numId w:val="44"/>
        </w:numPr>
        <w:spacing w:after="0"/>
      </w:pPr>
      <w:r>
        <w:t>AutoCAD .DWG format, version 2013 or greater</w:t>
      </w:r>
      <w:r w:rsidR="005D09A1">
        <w:t>. Data attributes should be stored as object data.</w:t>
      </w:r>
    </w:p>
    <w:p w14:paraId="2D4B7AA5" w14:textId="56A06A8C" w:rsidR="00767D8D" w:rsidRDefault="00767D8D" w:rsidP="001758A0">
      <w:pPr>
        <w:pStyle w:val="Normalwithspaceafter"/>
        <w:numPr>
          <w:ilvl w:val="0"/>
          <w:numId w:val="44"/>
        </w:numPr>
        <w:spacing w:after="0"/>
      </w:pPr>
      <w:r>
        <w:t>Esri file formats including file geodatabase (preferred) or shapefile</w:t>
      </w:r>
      <w:r w:rsidR="005D09A1">
        <w:t>.</w:t>
      </w:r>
    </w:p>
    <w:p w14:paraId="0FCCC70D" w14:textId="08F5EED1" w:rsidR="00767D8D" w:rsidRDefault="005D09A1" w:rsidP="001758A0">
      <w:pPr>
        <w:pStyle w:val="Normalwithspaceafter"/>
        <w:numPr>
          <w:ilvl w:val="0"/>
          <w:numId w:val="44"/>
        </w:numPr>
      </w:pPr>
      <w:r>
        <w:t>Google KMZ or KML.</w:t>
      </w:r>
    </w:p>
    <w:p w14:paraId="7E11333A" w14:textId="547B2C90" w:rsidR="00AD7BA0" w:rsidRDefault="00AD7BA0" w:rsidP="00AD7BA0">
      <w:pPr>
        <w:pStyle w:val="NumHeading3"/>
      </w:pPr>
      <w:bookmarkStart w:id="352" w:name="_Toc511288573"/>
      <w:bookmarkStart w:id="353" w:name="_Toc511399206"/>
      <w:bookmarkStart w:id="354" w:name="_Toc516556536"/>
      <w:bookmarkEnd w:id="352"/>
      <w:bookmarkEnd w:id="353"/>
      <w:r>
        <w:t>Acceptable Media</w:t>
      </w:r>
      <w:bookmarkEnd w:id="354"/>
    </w:p>
    <w:p w14:paraId="6718C25F" w14:textId="4FD8513B" w:rsidR="00AD7BA0" w:rsidRPr="00AD7BA0" w:rsidRDefault="00AD7BA0" w:rsidP="00AD7BA0">
      <w:pPr>
        <w:pStyle w:val="Normalwithspaceafter"/>
      </w:pPr>
      <w:r w:rsidRPr="00AD7BA0">
        <w:t>All data shall be submitted in a standard electronic media. The media format shall be of an acceptable type to SFO (FTP upload, CD, DVD, external hard drive</w:t>
      </w:r>
      <w:r w:rsidR="005D09A1">
        <w:t>, or external flash drive)</w:t>
      </w:r>
      <w:r w:rsidRPr="00AD7BA0">
        <w:t xml:space="preserve">. If the delivery is larger than available space on a single </w:t>
      </w:r>
      <w:r>
        <w:t>device</w:t>
      </w:r>
      <w:r w:rsidRPr="00AD7BA0">
        <w:t xml:space="preserve">, an alternative delivery approach pre-approved by the SFO GIS </w:t>
      </w:r>
      <w:r w:rsidR="00CD3A2A">
        <w:t>Coordinator</w:t>
      </w:r>
      <w:r w:rsidR="00CD3A2A" w:rsidRPr="00AD7BA0">
        <w:t xml:space="preserve"> </w:t>
      </w:r>
      <w:r w:rsidRPr="00AD7BA0">
        <w:t>shall be acceptable.</w:t>
      </w:r>
    </w:p>
    <w:p w14:paraId="64AC735E" w14:textId="186B3B6D" w:rsidR="0014131C" w:rsidRDefault="0014131C" w:rsidP="00601945">
      <w:pPr>
        <w:pStyle w:val="NumHeading1"/>
      </w:pPr>
      <w:bookmarkStart w:id="355" w:name="_Ref496792887"/>
      <w:bookmarkStart w:id="356" w:name="_Toc516556537"/>
      <w:r>
        <w:lastRenderedPageBreak/>
        <w:t>FAA AGIS Data Update Compliance</w:t>
      </w:r>
      <w:bookmarkEnd w:id="356"/>
    </w:p>
    <w:p w14:paraId="64D3864F" w14:textId="285AD404" w:rsidR="0014131C" w:rsidRPr="0014131C" w:rsidRDefault="0014131C" w:rsidP="0014131C">
      <w:pPr>
        <w:pStyle w:val="NumHeading2"/>
      </w:pPr>
      <w:bookmarkStart w:id="357" w:name="_Toc516556538"/>
      <w:r>
        <w:t>Required AGIS Feature Classes</w:t>
      </w:r>
      <w:bookmarkEnd w:id="357"/>
    </w:p>
    <w:p w14:paraId="66B5E92C" w14:textId="3E5F9953" w:rsidR="0014131C" w:rsidRDefault="0014131C" w:rsidP="0014131C">
      <w:pPr>
        <w:pStyle w:val="Normalwithspaceafter"/>
      </w:pPr>
      <w:r>
        <w:t xml:space="preserve">The FAA AC 150/5300-18B Standard </w:t>
      </w:r>
      <w:r w:rsidR="002C3799" w:rsidRPr="002C3799">
        <w:t>defines the geospatial components required for FAA AGIS compliant geospatial data used to conduct Airport aeronautical surveys. The AC does not necessarily contain all required GIS data stored and maintained within the SFO GIS Enterprise Database or the Airport Layout Plan (ALP).</w:t>
      </w:r>
    </w:p>
    <w:p w14:paraId="6BBF3D1C" w14:textId="77777777" w:rsidR="0014131C" w:rsidRDefault="0014131C" w:rsidP="0014131C">
      <w:pPr>
        <w:pStyle w:val="Normalwithspaceafter"/>
      </w:pPr>
      <w:r>
        <w:t>However, it can be interpreted that several “safety critical” GIS feature classes are required for every aeronautical survey, and test datasets submitted to the FAA AGIS website will return a result that indicates if the feature class is a “required” value for the parameters selected.</w:t>
      </w:r>
    </w:p>
    <w:p w14:paraId="22984C3E" w14:textId="032EFDEF" w:rsidR="0014131C" w:rsidRDefault="002C3799" w:rsidP="0014131C">
      <w:pPr>
        <w:pStyle w:val="Normalwithspaceafter"/>
      </w:pPr>
      <w:r>
        <w:fldChar w:fldCharType="begin"/>
      </w:r>
      <w:r>
        <w:instrText xml:space="preserve"> REF _Ref496861126 \h </w:instrText>
      </w:r>
      <w:r>
        <w:fldChar w:fldCharType="separate"/>
      </w:r>
      <w:r w:rsidR="006A5F94">
        <w:t xml:space="preserve">Table </w:t>
      </w:r>
      <w:r w:rsidR="006A5F94">
        <w:rPr>
          <w:noProof/>
        </w:rPr>
        <w:t>3</w:t>
      </w:r>
      <w:r>
        <w:fldChar w:fldCharType="end"/>
      </w:r>
      <w:r>
        <w:t xml:space="preserve"> lists the</w:t>
      </w:r>
      <w:r w:rsidRPr="002C3799">
        <w:t xml:space="preserve"> “safety critical” GIS feature classes developed by the FAA and </w:t>
      </w:r>
      <w:r>
        <w:t xml:space="preserve">which </w:t>
      </w:r>
      <w:r w:rsidRPr="002C3799">
        <w:t>can be found on the</w:t>
      </w:r>
      <w:r>
        <w:t xml:space="preserve"> FAA’s</w:t>
      </w:r>
      <w:r w:rsidRPr="002C3799">
        <w:t xml:space="preserve"> AGIS website (https://airports-gis.faa.gov/)</w:t>
      </w:r>
      <w:r w:rsidR="0014131C">
        <w:t xml:space="preserve"> </w:t>
      </w:r>
      <w:r w:rsidR="0014131C" w:rsidRPr="00950E83">
        <w:rPr>
          <w:b/>
          <w:color w:val="006892"/>
        </w:rPr>
        <w:t>Any project that results in changes to these feature classes should result in a timely submitted to the FAA AGIS system of the updated data.</w:t>
      </w:r>
    </w:p>
    <w:p w14:paraId="3A13513C" w14:textId="243CD23A" w:rsidR="00F1584B" w:rsidRDefault="00F1584B" w:rsidP="00F1584B">
      <w:pPr>
        <w:pStyle w:val="Caption"/>
        <w:keepNext/>
      </w:pPr>
      <w:bookmarkStart w:id="358" w:name="_Ref496861126"/>
      <w:bookmarkStart w:id="359" w:name="_Toc516556562"/>
      <w:r>
        <w:t xml:space="preserve">Table </w:t>
      </w:r>
      <w:fldSimple w:instr=" SEQ Table \* ARABIC ">
        <w:r w:rsidR="006A5F94">
          <w:rPr>
            <w:noProof/>
          </w:rPr>
          <w:t>3</w:t>
        </w:r>
      </w:fldSimple>
      <w:bookmarkEnd w:id="358"/>
      <w:r>
        <w:t xml:space="preserve"> - FAA AGIS Safety Critical Features</w:t>
      </w:r>
      <w:bookmarkEnd w:id="359"/>
    </w:p>
    <w:tbl>
      <w:tblPr>
        <w:tblStyle w:val="TableGridLight"/>
        <w:tblW w:w="9580" w:type="dxa"/>
        <w:tblLook w:val="04A0" w:firstRow="1" w:lastRow="0" w:firstColumn="1" w:lastColumn="0" w:noHBand="0" w:noVBand="1"/>
      </w:tblPr>
      <w:tblGrid>
        <w:gridCol w:w="1720"/>
        <w:gridCol w:w="7860"/>
      </w:tblGrid>
      <w:tr w:rsidR="00F1584B" w:rsidRPr="00F1584B" w14:paraId="7635EA70" w14:textId="77777777" w:rsidTr="00F1584B">
        <w:trPr>
          <w:trHeight w:val="300"/>
        </w:trPr>
        <w:tc>
          <w:tcPr>
            <w:tcW w:w="1720" w:type="dxa"/>
            <w:noWrap/>
            <w:hideMark/>
          </w:tcPr>
          <w:p w14:paraId="4FB92D3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 xml:space="preserve">Section 5.8.1 </w:t>
            </w:r>
          </w:p>
        </w:tc>
        <w:tc>
          <w:tcPr>
            <w:tcW w:w="7860" w:type="dxa"/>
            <w:noWrap/>
            <w:hideMark/>
          </w:tcPr>
          <w:p w14:paraId="0E0879D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Runway Intersection Point</w:t>
            </w:r>
          </w:p>
        </w:tc>
      </w:tr>
      <w:tr w:rsidR="00F1584B" w:rsidRPr="00F1584B" w14:paraId="4944BC4B" w14:textId="77777777" w:rsidTr="00F1584B">
        <w:trPr>
          <w:trHeight w:val="300"/>
        </w:trPr>
        <w:tc>
          <w:tcPr>
            <w:tcW w:w="1720" w:type="dxa"/>
            <w:noWrap/>
            <w:hideMark/>
          </w:tcPr>
          <w:p w14:paraId="0D6FCEA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5.8.2</w:t>
            </w:r>
          </w:p>
        </w:tc>
        <w:tc>
          <w:tcPr>
            <w:tcW w:w="7860" w:type="dxa"/>
            <w:noWrap/>
            <w:hideMark/>
          </w:tcPr>
          <w:p w14:paraId="1557181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Airport Elevation</w:t>
            </w:r>
          </w:p>
        </w:tc>
      </w:tr>
      <w:tr w:rsidR="00F1584B" w:rsidRPr="00F1584B" w14:paraId="5C6C22EC" w14:textId="77777777" w:rsidTr="00F1584B">
        <w:trPr>
          <w:trHeight w:val="300"/>
        </w:trPr>
        <w:tc>
          <w:tcPr>
            <w:tcW w:w="1720" w:type="dxa"/>
            <w:noWrap/>
            <w:hideMark/>
          </w:tcPr>
          <w:p w14:paraId="6CF8661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5.8.3</w:t>
            </w:r>
          </w:p>
        </w:tc>
        <w:tc>
          <w:tcPr>
            <w:tcW w:w="7860" w:type="dxa"/>
            <w:noWrap/>
            <w:hideMark/>
          </w:tcPr>
          <w:p w14:paraId="10710F7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Centerline Perpendicular Points</w:t>
            </w:r>
          </w:p>
        </w:tc>
      </w:tr>
      <w:tr w:rsidR="00F1584B" w:rsidRPr="00F1584B" w14:paraId="6D9AED08" w14:textId="77777777" w:rsidTr="00F1584B">
        <w:trPr>
          <w:trHeight w:val="300"/>
        </w:trPr>
        <w:tc>
          <w:tcPr>
            <w:tcW w:w="1720" w:type="dxa"/>
            <w:noWrap/>
            <w:hideMark/>
          </w:tcPr>
          <w:p w14:paraId="3B84A2E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5.8.4</w:t>
            </w:r>
          </w:p>
        </w:tc>
        <w:tc>
          <w:tcPr>
            <w:tcW w:w="7860" w:type="dxa"/>
            <w:noWrap/>
            <w:hideMark/>
          </w:tcPr>
          <w:p w14:paraId="6A69883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Displaced Threshold Point</w:t>
            </w:r>
          </w:p>
        </w:tc>
      </w:tr>
      <w:tr w:rsidR="00F1584B" w:rsidRPr="00F1584B" w14:paraId="6B31ED6D" w14:textId="77777777" w:rsidTr="00F1584B">
        <w:trPr>
          <w:trHeight w:val="300"/>
        </w:trPr>
        <w:tc>
          <w:tcPr>
            <w:tcW w:w="1720" w:type="dxa"/>
            <w:noWrap/>
            <w:hideMark/>
          </w:tcPr>
          <w:p w14:paraId="6B844A4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5.8.5</w:t>
            </w:r>
          </w:p>
        </w:tc>
        <w:tc>
          <w:tcPr>
            <w:tcW w:w="7860" w:type="dxa"/>
            <w:noWrap/>
            <w:hideMark/>
          </w:tcPr>
          <w:p w14:paraId="4D23A30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Stopway Ends</w:t>
            </w:r>
          </w:p>
        </w:tc>
      </w:tr>
      <w:tr w:rsidR="00F1584B" w:rsidRPr="00F1584B" w14:paraId="261F9C90" w14:textId="77777777" w:rsidTr="00F1584B">
        <w:trPr>
          <w:trHeight w:val="300"/>
        </w:trPr>
        <w:tc>
          <w:tcPr>
            <w:tcW w:w="1720" w:type="dxa"/>
            <w:noWrap/>
            <w:hideMark/>
          </w:tcPr>
          <w:p w14:paraId="756E5D0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5.8.6</w:t>
            </w:r>
          </w:p>
        </w:tc>
        <w:tc>
          <w:tcPr>
            <w:tcW w:w="7860" w:type="dxa"/>
            <w:noWrap/>
            <w:hideMark/>
          </w:tcPr>
          <w:p w14:paraId="25F43EF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Profile Points</w:t>
            </w:r>
          </w:p>
        </w:tc>
      </w:tr>
      <w:tr w:rsidR="00F1584B" w:rsidRPr="00F1584B" w14:paraId="142F22E8" w14:textId="77777777" w:rsidTr="00F1584B">
        <w:trPr>
          <w:trHeight w:val="300"/>
        </w:trPr>
        <w:tc>
          <w:tcPr>
            <w:tcW w:w="1720" w:type="dxa"/>
            <w:noWrap/>
            <w:hideMark/>
          </w:tcPr>
          <w:p w14:paraId="25C6013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5.8.7</w:t>
            </w:r>
          </w:p>
        </w:tc>
        <w:tc>
          <w:tcPr>
            <w:tcW w:w="7860" w:type="dxa"/>
            <w:noWrap/>
            <w:hideMark/>
          </w:tcPr>
          <w:p w14:paraId="3828E6E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Touchdown Zone Elevation (TDZE)</w:t>
            </w:r>
          </w:p>
        </w:tc>
      </w:tr>
      <w:tr w:rsidR="00F1584B" w:rsidRPr="00F1584B" w14:paraId="5173C76A" w14:textId="77777777" w:rsidTr="00F1584B">
        <w:trPr>
          <w:trHeight w:val="300"/>
        </w:trPr>
        <w:tc>
          <w:tcPr>
            <w:tcW w:w="1720" w:type="dxa"/>
            <w:noWrap/>
            <w:hideMark/>
          </w:tcPr>
          <w:p w14:paraId="6F5AE2D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5.8.8</w:t>
            </w:r>
          </w:p>
        </w:tc>
        <w:tc>
          <w:tcPr>
            <w:tcW w:w="7860" w:type="dxa"/>
            <w:noWrap/>
            <w:hideMark/>
          </w:tcPr>
          <w:p w14:paraId="0CBD33A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Primary and Secondary Airport Control Stations (PACS/SACS)</w:t>
            </w:r>
          </w:p>
        </w:tc>
      </w:tr>
      <w:tr w:rsidR="00F1584B" w:rsidRPr="00F1584B" w14:paraId="7C02D4AD" w14:textId="77777777" w:rsidTr="00F1584B">
        <w:trPr>
          <w:trHeight w:val="300"/>
        </w:trPr>
        <w:tc>
          <w:tcPr>
            <w:tcW w:w="1720" w:type="dxa"/>
            <w:noWrap/>
            <w:hideMark/>
          </w:tcPr>
          <w:p w14:paraId="61B6125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5.5.1</w:t>
            </w:r>
          </w:p>
        </w:tc>
        <w:tc>
          <w:tcPr>
            <w:tcW w:w="7860" w:type="dxa"/>
            <w:noWrap/>
            <w:hideMark/>
          </w:tcPr>
          <w:p w14:paraId="20EB3FF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Landmark Segment</w:t>
            </w:r>
          </w:p>
        </w:tc>
      </w:tr>
      <w:tr w:rsidR="00F1584B" w:rsidRPr="00F1584B" w14:paraId="2A7F6985" w14:textId="77777777" w:rsidTr="00F1584B">
        <w:trPr>
          <w:trHeight w:val="300"/>
        </w:trPr>
        <w:tc>
          <w:tcPr>
            <w:tcW w:w="1720" w:type="dxa"/>
            <w:noWrap/>
            <w:hideMark/>
          </w:tcPr>
          <w:p w14:paraId="13A5F62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5.4.19</w:t>
            </w:r>
          </w:p>
        </w:tc>
        <w:tc>
          <w:tcPr>
            <w:tcW w:w="7860" w:type="dxa"/>
            <w:noWrap/>
            <w:hideMark/>
          </w:tcPr>
          <w:p w14:paraId="60E0C8A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Marking Area (for Runway)</w:t>
            </w:r>
          </w:p>
        </w:tc>
      </w:tr>
      <w:tr w:rsidR="00F1584B" w:rsidRPr="00F1584B" w14:paraId="50A2470C" w14:textId="77777777" w:rsidTr="00F1584B">
        <w:trPr>
          <w:trHeight w:val="300"/>
        </w:trPr>
        <w:tc>
          <w:tcPr>
            <w:tcW w:w="1720" w:type="dxa"/>
            <w:noWrap/>
            <w:hideMark/>
          </w:tcPr>
          <w:p w14:paraId="74FFD08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5.4.20</w:t>
            </w:r>
          </w:p>
        </w:tc>
        <w:tc>
          <w:tcPr>
            <w:tcW w:w="7860" w:type="dxa"/>
            <w:noWrap/>
            <w:hideMark/>
          </w:tcPr>
          <w:p w14:paraId="14EFDA9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Marking Line (for Runway)</w:t>
            </w:r>
          </w:p>
        </w:tc>
      </w:tr>
      <w:tr w:rsidR="00F1584B" w:rsidRPr="00F1584B" w14:paraId="710C0CD9" w14:textId="77777777" w:rsidTr="00F1584B">
        <w:trPr>
          <w:trHeight w:val="300"/>
        </w:trPr>
        <w:tc>
          <w:tcPr>
            <w:tcW w:w="1720" w:type="dxa"/>
            <w:noWrap/>
            <w:hideMark/>
          </w:tcPr>
          <w:p w14:paraId="7C8C6FE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w:t>
            </w:r>
          </w:p>
        </w:tc>
        <w:tc>
          <w:tcPr>
            <w:tcW w:w="7860" w:type="dxa"/>
            <w:noWrap/>
            <w:hideMark/>
          </w:tcPr>
          <w:p w14:paraId="32AEA56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Airport Beacon (APBN)</w:t>
            </w:r>
          </w:p>
        </w:tc>
      </w:tr>
      <w:tr w:rsidR="00F1584B" w:rsidRPr="00F1584B" w14:paraId="66AE1416" w14:textId="77777777" w:rsidTr="00F1584B">
        <w:trPr>
          <w:trHeight w:val="300"/>
        </w:trPr>
        <w:tc>
          <w:tcPr>
            <w:tcW w:w="1720" w:type="dxa"/>
            <w:noWrap/>
            <w:hideMark/>
          </w:tcPr>
          <w:p w14:paraId="7655D60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5.10.3</w:t>
            </w:r>
          </w:p>
        </w:tc>
        <w:tc>
          <w:tcPr>
            <w:tcW w:w="7860" w:type="dxa"/>
            <w:noWrap/>
            <w:hideMark/>
          </w:tcPr>
          <w:p w14:paraId="56005AF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Air Route Surveillance Radar (ARSR) or Airport Surveillance Radar (ASR)</w:t>
            </w:r>
          </w:p>
        </w:tc>
      </w:tr>
      <w:tr w:rsidR="00F1584B" w:rsidRPr="00F1584B" w14:paraId="29D1CB4B" w14:textId="77777777" w:rsidTr="00F1584B">
        <w:trPr>
          <w:trHeight w:val="300"/>
        </w:trPr>
        <w:tc>
          <w:tcPr>
            <w:tcW w:w="1720" w:type="dxa"/>
            <w:noWrap/>
            <w:hideMark/>
          </w:tcPr>
          <w:p w14:paraId="3F457AD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5.10.4</w:t>
            </w:r>
          </w:p>
        </w:tc>
        <w:tc>
          <w:tcPr>
            <w:tcW w:w="7860" w:type="dxa"/>
            <w:noWrap/>
            <w:hideMark/>
          </w:tcPr>
          <w:p w14:paraId="678664B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Approach Light System (ALS)</w:t>
            </w:r>
          </w:p>
        </w:tc>
      </w:tr>
      <w:tr w:rsidR="00F1584B" w:rsidRPr="00F1584B" w14:paraId="20CAAF1C" w14:textId="77777777" w:rsidTr="00F1584B">
        <w:trPr>
          <w:trHeight w:val="300"/>
        </w:trPr>
        <w:tc>
          <w:tcPr>
            <w:tcW w:w="1720" w:type="dxa"/>
            <w:noWrap/>
            <w:hideMark/>
          </w:tcPr>
          <w:p w14:paraId="7070D2C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5.10.5</w:t>
            </w:r>
          </w:p>
        </w:tc>
        <w:tc>
          <w:tcPr>
            <w:tcW w:w="7860" w:type="dxa"/>
            <w:noWrap/>
            <w:hideMark/>
          </w:tcPr>
          <w:p w14:paraId="3353615B"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Back Course Marker (BCM)</w:t>
            </w:r>
          </w:p>
        </w:tc>
      </w:tr>
      <w:tr w:rsidR="00F1584B" w:rsidRPr="00F1584B" w14:paraId="01036FE6" w14:textId="77777777" w:rsidTr="00F1584B">
        <w:trPr>
          <w:trHeight w:val="300"/>
        </w:trPr>
        <w:tc>
          <w:tcPr>
            <w:tcW w:w="1720" w:type="dxa"/>
            <w:noWrap/>
            <w:hideMark/>
          </w:tcPr>
          <w:p w14:paraId="1AAC90D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5.10.6</w:t>
            </w:r>
          </w:p>
        </w:tc>
        <w:tc>
          <w:tcPr>
            <w:tcW w:w="7860" w:type="dxa"/>
            <w:noWrap/>
            <w:hideMark/>
          </w:tcPr>
          <w:p w14:paraId="693DC03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Distance Measuring Equipment (DME)</w:t>
            </w:r>
          </w:p>
        </w:tc>
      </w:tr>
      <w:tr w:rsidR="00F1584B" w:rsidRPr="00F1584B" w14:paraId="377C0501" w14:textId="77777777" w:rsidTr="00F1584B">
        <w:trPr>
          <w:trHeight w:val="300"/>
        </w:trPr>
        <w:tc>
          <w:tcPr>
            <w:tcW w:w="1720" w:type="dxa"/>
            <w:noWrap/>
            <w:hideMark/>
          </w:tcPr>
          <w:p w14:paraId="7BE87855"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5.10.7</w:t>
            </w:r>
          </w:p>
        </w:tc>
        <w:tc>
          <w:tcPr>
            <w:tcW w:w="7860" w:type="dxa"/>
            <w:noWrap/>
            <w:hideMark/>
          </w:tcPr>
          <w:p w14:paraId="205D546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–Glide Slope – End Fire (GS)</w:t>
            </w:r>
          </w:p>
        </w:tc>
      </w:tr>
      <w:tr w:rsidR="00F1584B" w:rsidRPr="00F1584B" w14:paraId="7F22E4BE" w14:textId="77777777" w:rsidTr="00F1584B">
        <w:trPr>
          <w:trHeight w:val="300"/>
        </w:trPr>
        <w:tc>
          <w:tcPr>
            <w:tcW w:w="1720" w:type="dxa"/>
            <w:noWrap/>
            <w:hideMark/>
          </w:tcPr>
          <w:p w14:paraId="2BD8CE6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5.10.8</w:t>
            </w:r>
          </w:p>
        </w:tc>
        <w:tc>
          <w:tcPr>
            <w:tcW w:w="7860" w:type="dxa"/>
            <w:noWrap/>
            <w:hideMark/>
          </w:tcPr>
          <w:p w14:paraId="37742E5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Fan Marker (FM)</w:t>
            </w:r>
          </w:p>
        </w:tc>
      </w:tr>
      <w:tr w:rsidR="00F1584B" w:rsidRPr="00F1584B" w14:paraId="1D4B068E" w14:textId="77777777" w:rsidTr="00F1584B">
        <w:trPr>
          <w:trHeight w:val="300"/>
        </w:trPr>
        <w:tc>
          <w:tcPr>
            <w:tcW w:w="1720" w:type="dxa"/>
            <w:noWrap/>
            <w:hideMark/>
          </w:tcPr>
          <w:p w14:paraId="78AE5A1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5.10.9</w:t>
            </w:r>
          </w:p>
        </w:tc>
        <w:tc>
          <w:tcPr>
            <w:tcW w:w="7860" w:type="dxa"/>
            <w:noWrap/>
            <w:hideMark/>
          </w:tcPr>
          <w:p w14:paraId="53C3E59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Glideslope (GS)</w:t>
            </w:r>
          </w:p>
        </w:tc>
      </w:tr>
      <w:tr w:rsidR="00F1584B" w:rsidRPr="00F1584B" w14:paraId="7D7E272D" w14:textId="77777777" w:rsidTr="00F1584B">
        <w:trPr>
          <w:trHeight w:val="300"/>
        </w:trPr>
        <w:tc>
          <w:tcPr>
            <w:tcW w:w="1720" w:type="dxa"/>
            <w:noWrap/>
            <w:hideMark/>
          </w:tcPr>
          <w:p w14:paraId="62473A5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5.10.10</w:t>
            </w:r>
          </w:p>
        </w:tc>
        <w:tc>
          <w:tcPr>
            <w:tcW w:w="7860" w:type="dxa"/>
            <w:noWrap/>
            <w:hideMark/>
          </w:tcPr>
          <w:p w14:paraId="61971E9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Ground Controlled Approach (GCA) Touchdown Reflectors</w:t>
            </w:r>
          </w:p>
        </w:tc>
      </w:tr>
      <w:tr w:rsidR="00F1584B" w:rsidRPr="00F1584B" w14:paraId="688DF826" w14:textId="77777777" w:rsidTr="00F1584B">
        <w:trPr>
          <w:trHeight w:val="300"/>
        </w:trPr>
        <w:tc>
          <w:tcPr>
            <w:tcW w:w="1720" w:type="dxa"/>
            <w:noWrap/>
            <w:hideMark/>
          </w:tcPr>
          <w:p w14:paraId="6BB1E7C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5.10.11</w:t>
            </w:r>
          </w:p>
        </w:tc>
        <w:tc>
          <w:tcPr>
            <w:tcW w:w="7860" w:type="dxa"/>
            <w:noWrap/>
            <w:hideMark/>
          </w:tcPr>
          <w:p w14:paraId="23149B1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Inner Marker (IM)</w:t>
            </w:r>
          </w:p>
        </w:tc>
      </w:tr>
      <w:tr w:rsidR="00F1584B" w:rsidRPr="00F1584B" w14:paraId="03C19A5C" w14:textId="77777777" w:rsidTr="00F1584B">
        <w:trPr>
          <w:trHeight w:val="300"/>
        </w:trPr>
        <w:tc>
          <w:tcPr>
            <w:tcW w:w="1720" w:type="dxa"/>
            <w:noWrap/>
            <w:hideMark/>
          </w:tcPr>
          <w:p w14:paraId="2975B84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5.10.12</w:t>
            </w:r>
          </w:p>
        </w:tc>
        <w:tc>
          <w:tcPr>
            <w:tcW w:w="7860" w:type="dxa"/>
            <w:noWrap/>
            <w:hideMark/>
          </w:tcPr>
          <w:p w14:paraId="242A3F0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Localizer (LOC)</w:t>
            </w:r>
          </w:p>
        </w:tc>
      </w:tr>
      <w:tr w:rsidR="00F1584B" w:rsidRPr="00F1584B" w14:paraId="08718009" w14:textId="77777777" w:rsidTr="00F1584B">
        <w:trPr>
          <w:trHeight w:val="300"/>
        </w:trPr>
        <w:tc>
          <w:tcPr>
            <w:tcW w:w="1720" w:type="dxa"/>
            <w:noWrap/>
            <w:hideMark/>
          </w:tcPr>
          <w:p w14:paraId="354B7D9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5.10.13</w:t>
            </w:r>
          </w:p>
        </w:tc>
        <w:tc>
          <w:tcPr>
            <w:tcW w:w="7860" w:type="dxa"/>
            <w:noWrap/>
            <w:hideMark/>
          </w:tcPr>
          <w:p w14:paraId="2C1DA5E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Localizer Type Directional Aid (LDA)</w:t>
            </w:r>
          </w:p>
        </w:tc>
      </w:tr>
      <w:tr w:rsidR="00F1584B" w:rsidRPr="00F1584B" w14:paraId="4E41C199" w14:textId="77777777" w:rsidTr="00F1584B">
        <w:trPr>
          <w:trHeight w:val="300"/>
        </w:trPr>
        <w:tc>
          <w:tcPr>
            <w:tcW w:w="1720" w:type="dxa"/>
            <w:noWrap/>
            <w:hideMark/>
          </w:tcPr>
          <w:p w14:paraId="05497DD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5.10.14</w:t>
            </w:r>
          </w:p>
        </w:tc>
        <w:tc>
          <w:tcPr>
            <w:tcW w:w="7860" w:type="dxa"/>
            <w:noWrap/>
            <w:hideMark/>
          </w:tcPr>
          <w:p w14:paraId="6F6D46CB"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Middle Marker (MM)</w:t>
            </w:r>
          </w:p>
        </w:tc>
      </w:tr>
      <w:tr w:rsidR="00F1584B" w:rsidRPr="00F1584B" w14:paraId="03B0573C" w14:textId="77777777" w:rsidTr="00F1584B">
        <w:trPr>
          <w:trHeight w:val="300"/>
        </w:trPr>
        <w:tc>
          <w:tcPr>
            <w:tcW w:w="1720" w:type="dxa"/>
            <w:noWrap/>
            <w:hideMark/>
          </w:tcPr>
          <w:p w14:paraId="4BACDB2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lastRenderedPageBreak/>
              <w:t>Section 5.10.15</w:t>
            </w:r>
          </w:p>
        </w:tc>
        <w:tc>
          <w:tcPr>
            <w:tcW w:w="7860" w:type="dxa"/>
            <w:noWrap/>
            <w:hideMark/>
          </w:tcPr>
          <w:p w14:paraId="415F64F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MLS Azimuth Antenna (MLSAZ)</w:t>
            </w:r>
          </w:p>
        </w:tc>
      </w:tr>
      <w:tr w:rsidR="00F1584B" w:rsidRPr="00F1584B" w14:paraId="000A5498" w14:textId="77777777" w:rsidTr="00F1584B">
        <w:trPr>
          <w:trHeight w:val="300"/>
        </w:trPr>
        <w:tc>
          <w:tcPr>
            <w:tcW w:w="1720" w:type="dxa"/>
            <w:noWrap/>
            <w:hideMark/>
          </w:tcPr>
          <w:p w14:paraId="1F0F389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5.10.16</w:t>
            </w:r>
          </w:p>
        </w:tc>
        <w:tc>
          <w:tcPr>
            <w:tcW w:w="7860" w:type="dxa"/>
            <w:noWrap/>
            <w:hideMark/>
          </w:tcPr>
          <w:p w14:paraId="25F9ED1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MLS Elevation Antenna (MLSEZ)</w:t>
            </w:r>
          </w:p>
        </w:tc>
      </w:tr>
      <w:tr w:rsidR="00F1584B" w:rsidRPr="00F1584B" w14:paraId="170E4B0E" w14:textId="77777777" w:rsidTr="00F1584B">
        <w:trPr>
          <w:trHeight w:val="300"/>
        </w:trPr>
        <w:tc>
          <w:tcPr>
            <w:tcW w:w="1720" w:type="dxa"/>
            <w:noWrap/>
            <w:hideMark/>
          </w:tcPr>
          <w:p w14:paraId="275C03A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5.10.17</w:t>
            </w:r>
          </w:p>
        </w:tc>
        <w:tc>
          <w:tcPr>
            <w:tcW w:w="7860" w:type="dxa"/>
            <w:noWrap/>
            <w:hideMark/>
          </w:tcPr>
          <w:p w14:paraId="10047BC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Non-Directional Beacon (NDB)</w:t>
            </w:r>
          </w:p>
        </w:tc>
      </w:tr>
      <w:tr w:rsidR="00F1584B" w:rsidRPr="00F1584B" w14:paraId="2E2BBC86" w14:textId="77777777" w:rsidTr="00F1584B">
        <w:trPr>
          <w:trHeight w:val="300"/>
        </w:trPr>
        <w:tc>
          <w:tcPr>
            <w:tcW w:w="1720" w:type="dxa"/>
            <w:noWrap/>
            <w:hideMark/>
          </w:tcPr>
          <w:p w14:paraId="1A621AE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5.10.18</w:t>
            </w:r>
          </w:p>
        </w:tc>
        <w:tc>
          <w:tcPr>
            <w:tcW w:w="7860" w:type="dxa"/>
            <w:noWrap/>
            <w:hideMark/>
          </w:tcPr>
          <w:p w14:paraId="40AFAA7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Outer Marker (OM)</w:t>
            </w:r>
          </w:p>
        </w:tc>
      </w:tr>
      <w:tr w:rsidR="00F1584B" w:rsidRPr="00F1584B" w14:paraId="3061FD24" w14:textId="77777777" w:rsidTr="00F1584B">
        <w:trPr>
          <w:trHeight w:val="300"/>
        </w:trPr>
        <w:tc>
          <w:tcPr>
            <w:tcW w:w="1720" w:type="dxa"/>
            <w:noWrap/>
            <w:hideMark/>
          </w:tcPr>
          <w:p w14:paraId="5EEC2EF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5.10.19</w:t>
            </w:r>
          </w:p>
        </w:tc>
        <w:tc>
          <w:tcPr>
            <w:tcW w:w="7860" w:type="dxa"/>
            <w:noWrap/>
            <w:hideMark/>
          </w:tcPr>
          <w:p w14:paraId="25D325E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Precision Approach Path Indicator (PAPI) System</w:t>
            </w:r>
          </w:p>
        </w:tc>
      </w:tr>
      <w:tr w:rsidR="00F1584B" w:rsidRPr="00F1584B" w14:paraId="36E98E8B" w14:textId="77777777" w:rsidTr="00F1584B">
        <w:trPr>
          <w:trHeight w:val="300"/>
        </w:trPr>
        <w:tc>
          <w:tcPr>
            <w:tcW w:w="1720" w:type="dxa"/>
            <w:noWrap/>
            <w:hideMark/>
          </w:tcPr>
          <w:p w14:paraId="3A3908F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5.10.20</w:t>
            </w:r>
          </w:p>
        </w:tc>
        <w:tc>
          <w:tcPr>
            <w:tcW w:w="7860" w:type="dxa"/>
            <w:noWrap/>
            <w:hideMark/>
          </w:tcPr>
          <w:p w14:paraId="391A0975"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Precision Approach Radar (PAR) Touchdown Reflectors</w:t>
            </w:r>
          </w:p>
        </w:tc>
      </w:tr>
      <w:tr w:rsidR="00F1584B" w:rsidRPr="00F1584B" w14:paraId="3D568D34" w14:textId="77777777" w:rsidTr="00F1584B">
        <w:trPr>
          <w:trHeight w:val="300"/>
        </w:trPr>
        <w:tc>
          <w:tcPr>
            <w:tcW w:w="1720" w:type="dxa"/>
            <w:noWrap/>
            <w:hideMark/>
          </w:tcPr>
          <w:p w14:paraId="390E377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5.10.21</w:t>
            </w:r>
          </w:p>
        </w:tc>
        <w:tc>
          <w:tcPr>
            <w:tcW w:w="7860" w:type="dxa"/>
            <w:noWrap/>
            <w:hideMark/>
          </w:tcPr>
          <w:p w14:paraId="7171FF2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Pulse Light Approach Slope Indicator (PLASI) System</w:t>
            </w:r>
          </w:p>
        </w:tc>
      </w:tr>
      <w:tr w:rsidR="00F1584B" w:rsidRPr="00F1584B" w14:paraId="3BC5D69B" w14:textId="77777777" w:rsidTr="00F1584B">
        <w:trPr>
          <w:trHeight w:val="300"/>
        </w:trPr>
        <w:tc>
          <w:tcPr>
            <w:tcW w:w="1720" w:type="dxa"/>
            <w:noWrap/>
            <w:hideMark/>
          </w:tcPr>
          <w:p w14:paraId="3C73DE7B"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5.10.22</w:t>
            </w:r>
          </w:p>
        </w:tc>
        <w:tc>
          <w:tcPr>
            <w:tcW w:w="7860" w:type="dxa"/>
            <w:noWrap/>
            <w:hideMark/>
          </w:tcPr>
          <w:p w14:paraId="442ADF5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Pulsating Visual Approach Slope Indicator (PVASI)</w:t>
            </w:r>
          </w:p>
        </w:tc>
      </w:tr>
      <w:tr w:rsidR="00F1584B" w:rsidRPr="00F1584B" w14:paraId="6F8E2C30" w14:textId="77777777" w:rsidTr="00F1584B">
        <w:trPr>
          <w:trHeight w:val="300"/>
        </w:trPr>
        <w:tc>
          <w:tcPr>
            <w:tcW w:w="1720" w:type="dxa"/>
            <w:noWrap/>
            <w:hideMark/>
          </w:tcPr>
          <w:p w14:paraId="2FC6CA4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5.10.23</w:t>
            </w:r>
          </w:p>
        </w:tc>
        <w:tc>
          <w:tcPr>
            <w:tcW w:w="7860" w:type="dxa"/>
            <w:noWrap/>
            <w:hideMark/>
          </w:tcPr>
          <w:p w14:paraId="784AFB0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Runway End Identifier Lights (REIL)</w:t>
            </w:r>
          </w:p>
        </w:tc>
      </w:tr>
      <w:tr w:rsidR="00F1584B" w:rsidRPr="00F1584B" w14:paraId="64A5D8E0" w14:textId="77777777" w:rsidTr="00F1584B">
        <w:trPr>
          <w:trHeight w:val="300"/>
        </w:trPr>
        <w:tc>
          <w:tcPr>
            <w:tcW w:w="1720" w:type="dxa"/>
            <w:noWrap/>
            <w:hideMark/>
          </w:tcPr>
          <w:p w14:paraId="3C42210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5.10.24</w:t>
            </w:r>
          </w:p>
        </w:tc>
        <w:tc>
          <w:tcPr>
            <w:tcW w:w="7860" w:type="dxa"/>
            <w:noWrap/>
            <w:hideMark/>
          </w:tcPr>
          <w:p w14:paraId="4FFAD40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Simplified Directional Facility (SDF)</w:t>
            </w:r>
          </w:p>
        </w:tc>
      </w:tr>
      <w:tr w:rsidR="00F1584B" w:rsidRPr="00F1584B" w14:paraId="6D2194EB" w14:textId="77777777" w:rsidTr="00F1584B">
        <w:trPr>
          <w:trHeight w:val="300"/>
        </w:trPr>
        <w:tc>
          <w:tcPr>
            <w:tcW w:w="1720" w:type="dxa"/>
            <w:noWrap/>
            <w:hideMark/>
          </w:tcPr>
          <w:p w14:paraId="497E07A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5.10.25</w:t>
            </w:r>
          </w:p>
        </w:tc>
        <w:tc>
          <w:tcPr>
            <w:tcW w:w="7860" w:type="dxa"/>
            <w:noWrap/>
            <w:hideMark/>
          </w:tcPr>
          <w:p w14:paraId="02F787C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Tactical Air Navigation (TACAN)</w:t>
            </w:r>
          </w:p>
        </w:tc>
      </w:tr>
      <w:tr w:rsidR="00F1584B" w:rsidRPr="00F1584B" w14:paraId="35BE0F9F" w14:textId="77777777" w:rsidTr="00F1584B">
        <w:trPr>
          <w:trHeight w:val="300"/>
        </w:trPr>
        <w:tc>
          <w:tcPr>
            <w:tcW w:w="1720" w:type="dxa"/>
            <w:noWrap/>
            <w:hideMark/>
          </w:tcPr>
          <w:p w14:paraId="3C5AE63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5.10.26</w:t>
            </w:r>
          </w:p>
        </w:tc>
        <w:tc>
          <w:tcPr>
            <w:tcW w:w="7860" w:type="dxa"/>
            <w:noWrap/>
            <w:hideMark/>
          </w:tcPr>
          <w:p w14:paraId="063EE40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Tricolor Visual Approach Slope Indicator System (TRCV)</w:t>
            </w:r>
          </w:p>
        </w:tc>
      </w:tr>
      <w:tr w:rsidR="00F1584B" w:rsidRPr="00F1584B" w14:paraId="3EEB7169" w14:textId="77777777" w:rsidTr="00F1584B">
        <w:trPr>
          <w:trHeight w:val="300"/>
        </w:trPr>
        <w:tc>
          <w:tcPr>
            <w:tcW w:w="1720" w:type="dxa"/>
            <w:noWrap/>
            <w:hideMark/>
          </w:tcPr>
          <w:p w14:paraId="576A1A0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5.10.27</w:t>
            </w:r>
          </w:p>
        </w:tc>
        <w:tc>
          <w:tcPr>
            <w:tcW w:w="7860" w:type="dxa"/>
            <w:noWrap/>
            <w:hideMark/>
          </w:tcPr>
          <w:p w14:paraId="1C74910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“T” Visual Approach Slope Indicator System (T-VASI)</w:t>
            </w:r>
          </w:p>
        </w:tc>
      </w:tr>
      <w:tr w:rsidR="00F1584B" w:rsidRPr="00F1584B" w14:paraId="1A123BD0" w14:textId="77777777" w:rsidTr="00F1584B">
        <w:trPr>
          <w:trHeight w:val="300"/>
        </w:trPr>
        <w:tc>
          <w:tcPr>
            <w:tcW w:w="1720" w:type="dxa"/>
            <w:noWrap/>
            <w:hideMark/>
          </w:tcPr>
          <w:p w14:paraId="696A9CC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5.10.28</w:t>
            </w:r>
          </w:p>
        </w:tc>
        <w:tc>
          <w:tcPr>
            <w:tcW w:w="7860" w:type="dxa"/>
            <w:noWrap/>
            <w:hideMark/>
          </w:tcPr>
          <w:p w14:paraId="3A0CD9F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VHF Omni Directional Range (VOR)</w:t>
            </w:r>
          </w:p>
        </w:tc>
      </w:tr>
      <w:tr w:rsidR="00F1584B" w:rsidRPr="00F1584B" w14:paraId="0EE63712" w14:textId="77777777" w:rsidTr="00F1584B">
        <w:trPr>
          <w:trHeight w:val="300"/>
        </w:trPr>
        <w:tc>
          <w:tcPr>
            <w:tcW w:w="1720" w:type="dxa"/>
            <w:noWrap/>
            <w:hideMark/>
          </w:tcPr>
          <w:p w14:paraId="488D49B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5.10.29</w:t>
            </w:r>
          </w:p>
        </w:tc>
        <w:tc>
          <w:tcPr>
            <w:tcW w:w="7860" w:type="dxa"/>
            <w:noWrap/>
            <w:hideMark/>
          </w:tcPr>
          <w:p w14:paraId="6F50EEC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Visual Approach Slope Indicator System (VASI)</w:t>
            </w:r>
          </w:p>
        </w:tc>
      </w:tr>
      <w:tr w:rsidR="00F1584B" w:rsidRPr="00F1584B" w14:paraId="6963CD94" w14:textId="77777777" w:rsidTr="00F1584B">
        <w:trPr>
          <w:trHeight w:val="300"/>
        </w:trPr>
        <w:tc>
          <w:tcPr>
            <w:tcW w:w="1720" w:type="dxa"/>
            <w:noWrap/>
            <w:hideMark/>
          </w:tcPr>
          <w:p w14:paraId="30DB661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5.10.30</w:t>
            </w:r>
          </w:p>
        </w:tc>
        <w:tc>
          <w:tcPr>
            <w:tcW w:w="7860" w:type="dxa"/>
            <w:noWrap/>
            <w:hideMark/>
          </w:tcPr>
          <w:p w14:paraId="6BE91F5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Navaid Equipment – VOR/TACAN (VORTAC)</w:t>
            </w:r>
          </w:p>
        </w:tc>
      </w:tr>
      <w:tr w:rsidR="00F1584B" w:rsidRPr="00F1584B" w14:paraId="51DBE53C" w14:textId="77777777" w:rsidTr="00F1584B">
        <w:trPr>
          <w:trHeight w:val="300"/>
        </w:trPr>
        <w:tc>
          <w:tcPr>
            <w:tcW w:w="1720" w:type="dxa"/>
            <w:noWrap/>
            <w:hideMark/>
          </w:tcPr>
          <w:p w14:paraId="34D28E8B"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5.5.2</w:t>
            </w:r>
          </w:p>
        </w:tc>
        <w:tc>
          <w:tcPr>
            <w:tcW w:w="7860" w:type="dxa"/>
            <w:noWrap/>
            <w:hideMark/>
          </w:tcPr>
          <w:p w14:paraId="0CB333E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 xml:space="preserve">Obstacle </w:t>
            </w:r>
          </w:p>
        </w:tc>
      </w:tr>
      <w:tr w:rsidR="00F1584B" w:rsidRPr="00F1584B" w14:paraId="3955752D" w14:textId="77777777" w:rsidTr="00F1584B">
        <w:trPr>
          <w:trHeight w:val="300"/>
        </w:trPr>
        <w:tc>
          <w:tcPr>
            <w:tcW w:w="1720" w:type="dxa"/>
            <w:noWrap/>
            <w:hideMark/>
          </w:tcPr>
          <w:p w14:paraId="7BF61C5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5.5.3</w:t>
            </w:r>
          </w:p>
        </w:tc>
        <w:tc>
          <w:tcPr>
            <w:tcW w:w="7860" w:type="dxa"/>
            <w:noWrap/>
            <w:hideMark/>
          </w:tcPr>
          <w:p w14:paraId="2BAA24E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Obstruction Area</w:t>
            </w:r>
          </w:p>
        </w:tc>
      </w:tr>
      <w:tr w:rsidR="00F1584B" w:rsidRPr="00F1584B" w14:paraId="749EB480" w14:textId="77777777" w:rsidTr="00F1584B">
        <w:trPr>
          <w:trHeight w:val="300"/>
        </w:trPr>
        <w:tc>
          <w:tcPr>
            <w:tcW w:w="1720" w:type="dxa"/>
            <w:noWrap/>
            <w:hideMark/>
          </w:tcPr>
          <w:p w14:paraId="1E7D03F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5.5.4</w:t>
            </w:r>
          </w:p>
        </w:tc>
        <w:tc>
          <w:tcPr>
            <w:tcW w:w="7860" w:type="dxa"/>
            <w:noWrap/>
            <w:hideMark/>
          </w:tcPr>
          <w:p w14:paraId="3D0E9CB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Obstruction ID Surface</w:t>
            </w:r>
          </w:p>
        </w:tc>
      </w:tr>
      <w:tr w:rsidR="00F1584B" w:rsidRPr="00F1584B" w14:paraId="3B426FCA" w14:textId="77777777" w:rsidTr="00F1584B">
        <w:trPr>
          <w:trHeight w:val="300"/>
        </w:trPr>
        <w:tc>
          <w:tcPr>
            <w:tcW w:w="1720" w:type="dxa"/>
            <w:noWrap/>
            <w:hideMark/>
          </w:tcPr>
          <w:p w14:paraId="077F902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5.4.22</w:t>
            </w:r>
          </w:p>
        </w:tc>
        <w:tc>
          <w:tcPr>
            <w:tcW w:w="7860" w:type="dxa"/>
            <w:noWrap/>
            <w:hideMark/>
          </w:tcPr>
          <w:p w14:paraId="43CA198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w:t>
            </w:r>
          </w:p>
        </w:tc>
      </w:tr>
      <w:tr w:rsidR="00F1584B" w:rsidRPr="00F1584B" w14:paraId="5196EA58" w14:textId="77777777" w:rsidTr="00F1584B">
        <w:trPr>
          <w:trHeight w:val="300"/>
        </w:trPr>
        <w:tc>
          <w:tcPr>
            <w:tcW w:w="1720" w:type="dxa"/>
            <w:noWrap/>
            <w:hideMark/>
          </w:tcPr>
          <w:p w14:paraId="7EC77C1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5.4.25</w:t>
            </w:r>
          </w:p>
        </w:tc>
        <w:tc>
          <w:tcPr>
            <w:tcW w:w="7860" w:type="dxa"/>
            <w:noWrap/>
            <w:hideMark/>
          </w:tcPr>
          <w:p w14:paraId="45F1354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Blast Pad</w:t>
            </w:r>
          </w:p>
        </w:tc>
      </w:tr>
      <w:tr w:rsidR="00F1584B" w:rsidRPr="00F1584B" w14:paraId="2AF3AFD5" w14:textId="77777777" w:rsidTr="00F1584B">
        <w:trPr>
          <w:trHeight w:val="300"/>
        </w:trPr>
        <w:tc>
          <w:tcPr>
            <w:tcW w:w="1720" w:type="dxa"/>
            <w:noWrap/>
            <w:hideMark/>
          </w:tcPr>
          <w:p w14:paraId="25A9193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5.4.8</w:t>
            </w:r>
          </w:p>
        </w:tc>
        <w:tc>
          <w:tcPr>
            <w:tcW w:w="7860" w:type="dxa"/>
            <w:noWrap/>
            <w:hideMark/>
          </w:tcPr>
          <w:p w14:paraId="63395EB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Centerline</w:t>
            </w:r>
          </w:p>
        </w:tc>
      </w:tr>
      <w:tr w:rsidR="00F1584B" w:rsidRPr="00F1584B" w14:paraId="14BAAFE6" w14:textId="77777777" w:rsidTr="00F1584B">
        <w:trPr>
          <w:trHeight w:val="300"/>
        </w:trPr>
        <w:tc>
          <w:tcPr>
            <w:tcW w:w="1720" w:type="dxa"/>
            <w:noWrap/>
            <w:hideMark/>
          </w:tcPr>
          <w:p w14:paraId="61AD42F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5.4.12</w:t>
            </w:r>
          </w:p>
        </w:tc>
        <w:tc>
          <w:tcPr>
            <w:tcW w:w="7860" w:type="dxa"/>
            <w:noWrap/>
            <w:hideMark/>
          </w:tcPr>
          <w:p w14:paraId="4EEDD2B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Element</w:t>
            </w:r>
          </w:p>
        </w:tc>
      </w:tr>
      <w:tr w:rsidR="00F1584B" w:rsidRPr="00F1584B" w14:paraId="743D876B" w14:textId="77777777" w:rsidTr="00F1584B">
        <w:trPr>
          <w:trHeight w:val="300"/>
        </w:trPr>
        <w:tc>
          <w:tcPr>
            <w:tcW w:w="1720" w:type="dxa"/>
            <w:noWrap/>
            <w:hideMark/>
          </w:tcPr>
          <w:p w14:paraId="58FABB1B"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5.4.26</w:t>
            </w:r>
          </w:p>
        </w:tc>
        <w:tc>
          <w:tcPr>
            <w:tcW w:w="7860" w:type="dxa"/>
            <w:noWrap/>
            <w:hideMark/>
          </w:tcPr>
          <w:p w14:paraId="25E8EFA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End</w:t>
            </w:r>
          </w:p>
        </w:tc>
      </w:tr>
      <w:tr w:rsidR="00F1584B" w:rsidRPr="00F1584B" w14:paraId="0AEA7102" w14:textId="77777777" w:rsidTr="00F1584B">
        <w:trPr>
          <w:trHeight w:val="300"/>
        </w:trPr>
        <w:tc>
          <w:tcPr>
            <w:tcW w:w="1720" w:type="dxa"/>
            <w:noWrap/>
            <w:hideMark/>
          </w:tcPr>
          <w:p w14:paraId="7780F9D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5.4.27</w:t>
            </w:r>
          </w:p>
        </w:tc>
        <w:tc>
          <w:tcPr>
            <w:tcW w:w="7860" w:type="dxa"/>
            <w:noWrap/>
            <w:hideMark/>
          </w:tcPr>
          <w:p w14:paraId="29FDDBE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Label</w:t>
            </w:r>
          </w:p>
        </w:tc>
      </w:tr>
      <w:tr w:rsidR="00F1584B" w:rsidRPr="00F1584B" w14:paraId="50A12CE9" w14:textId="77777777" w:rsidTr="00F1584B">
        <w:trPr>
          <w:trHeight w:val="300"/>
        </w:trPr>
        <w:tc>
          <w:tcPr>
            <w:tcW w:w="1720" w:type="dxa"/>
            <w:noWrap/>
            <w:hideMark/>
          </w:tcPr>
          <w:p w14:paraId="5EFE1AC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5.4.13</w:t>
            </w:r>
          </w:p>
        </w:tc>
        <w:tc>
          <w:tcPr>
            <w:tcW w:w="7860" w:type="dxa"/>
            <w:noWrap/>
            <w:hideMark/>
          </w:tcPr>
          <w:p w14:paraId="55559E2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Stopway</w:t>
            </w:r>
          </w:p>
        </w:tc>
      </w:tr>
      <w:tr w:rsidR="00F1584B" w:rsidRPr="00F1584B" w14:paraId="3DE5AC36" w14:textId="77777777" w:rsidTr="00F1584B">
        <w:trPr>
          <w:trHeight w:val="300"/>
        </w:trPr>
        <w:tc>
          <w:tcPr>
            <w:tcW w:w="1720" w:type="dxa"/>
            <w:noWrap/>
            <w:hideMark/>
          </w:tcPr>
          <w:p w14:paraId="5244D25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5.4.18</w:t>
            </w:r>
          </w:p>
        </w:tc>
        <w:tc>
          <w:tcPr>
            <w:tcW w:w="7860" w:type="dxa"/>
            <w:noWrap/>
            <w:hideMark/>
          </w:tcPr>
          <w:p w14:paraId="354547F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Touchdown Lift Off</w:t>
            </w:r>
          </w:p>
        </w:tc>
      </w:tr>
    </w:tbl>
    <w:p w14:paraId="5881F4A1" w14:textId="6A289C5A" w:rsidR="0014131C" w:rsidRPr="00A615A0" w:rsidRDefault="00A615A0" w:rsidP="00A615A0">
      <w:pPr>
        <w:pStyle w:val="NumHeading2"/>
      </w:pPr>
      <w:bookmarkStart w:id="360" w:name="_Toc516556539"/>
      <w:r>
        <w:t>Non-Required AGIS Feature Classes</w:t>
      </w:r>
      <w:bookmarkEnd w:id="360"/>
    </w:p>
    <w:p w14:paraId="0C92B675" w14:textId="587F24FD" w:rsidR="0014131C" w:rsidRDefault="003B4D5F" w:rsidP="001758A0">
      <w:pPr>
        <w:pStyle w:val="Normalwithspaceafter"/>
      </w:pPr>
      <w:r w:rsidRPr="003B4D5F">
        <w:t xml:space="preserve">FAA AGIS geospatial data required for FAA approved aeronautical surveys according to AC 18B requirements will typically consist of one submittal of “safety critical” and “non-safety critical” data as part of the survey itself. </w:t>
      </w:r>
    </w:p>
    <w:p w14:paraId="736E648B" w14:textId="37F577CF" w:rsidR="0014131C" w:rsidRDefault="0014131C" w:rsidP="0014131C">
      <w:pPr>
        <w:pStyle w:val="Normalwithspaceafter"/>
      </w:pPr>
      <w:r>
        <w:t>Features a</w:t>
      </w:r>
      <w:r w:rsidR="00CA4489">
        <w:t>nd</w:t>
      </w:r>
      <w:r>
        <w:t xml:space="preserve"> their corresponding GIS data are continually changing on airports and while much of this “non-safety critical data” is not part of the FAA’s analysis of data for air navigation, many of these layers may be very important layers to depict airport features such as taxiways, aprons and other on-airport buildings – all of which are not required for a pure aeronautical survey.</w:t>
      </w:r>
    </w:p>
    <w:p w14:paraId="6D14119E" w14:textId="20BAD7E7" w:rsidR="0014131C" w:rsidRDefault="0014131C" w:rsidP="0014131C">
      <w:pPr>
        <w:pStyle w:val="Normalwithspaceafter"/>
      </w:pPr>
      <w:r>
        <w:t xml:space="preserve">Current guidance from the FAA is for these “non-safety critical features” to be submitted as an “existing airport data” AGIS </w:t>
      </w:r>
      <w:r w:rsidR="003B4D5F">
        <w:t>p</w:t>
      </w:r>
      <w:r w:rsidR="003B4D5F" w:rsidRPr="003B4D5F">
        <w:t>roject dataset. They may also be included as other proposed changes to “safety critical” data in the FAA AGIS design/build workflow</w:t>
      </w:r>
      <w:r w:rsidR="003B4D5F" w:rsidRPr="003B4D5F" w:rsidDel="003B4D5F">
        <w:t xml:space="preserve"> </w:t>
      </w:r>
      <w:r>
        <w:t>.</w:t>
      </w:r>
    </w:p>
    <w:p w14:paraId="35F4D49C" w14:textId="13B3A2DC" w:rsidR="0014131C" w:rsidRDefault="00A615A0" w:rsidP="00F1584B">
      <w:pPr>
        <w:pStyle w:val="NumHeading2"/>
      </w:pPr>
      <w:bookmarkStart w:id="361" w:name="_Toc516556540"/>
      <w:r>
        <w:lastRenderedPageBreak/>
        <w:t>Required AGIS Data Updates: Frequency and Contents</w:t>
      </w:r>
      <w:bookmarkEnd w:id="361"/>
    </w:p>
    <w:p w14:paraId="1D5FAA68" w14:textId="6AEE612F" w:rsidR="0014131C" w:rsidRDefault="0014131C" w:rsidP="0014131C">
      <w:pPr>
        <w:pStyle w:val="Normalwithspaceafter"/>
      </w:pPr>
      <w:r>
        <w:t xml:space="preserve">In its current form, AC-150/5300-18B does not specify how often safety critical and non-safety critical data should be updated </w:t>
      </w:r>
      <w:r w:rsidR="00937CA2">
        <w:t xml:space="preserve">to </w:t>
      </w:r>
      <w:r>
        <w:t>the AGIS system. The general thinking among airports is that updates of non-safety critical data should be submitted on a basis that makes sense for the particular airport’s circumstances and FAA AGIS projects. As each data submittal to AGIS require</w:t>
      </w:r>
      <w:r w:rsidR="00CA4489">
        <w:t>s</w:t>
      </w:r>
      <w:r>
        <w:t xml:space="preserve"> several administrative document submittals, the general consensus is updates to non-safety critical data can be accumulated and then submitted to AGIS when a significant change to the airport facility is occurring, or safety critical data has changes and requires an AGIS data submittal.</w:t>
      </w:r>
    </w:p>
    <w:p w14:paraId="68F862FD" w14:textId="7A192A46" w:rsidR="0014131C" w:rsidRPr="0014131C" w:rsidRDefault="0014131C" w:rsidP="0014131C">
      <w:pPr>
        <w:pStyle w:val="Normalwithspaceafter"/>
      </w:pPr>
      <w:r>
        <w:t>Currently there is no guidance from the FAA for when to submit multiple changes to safety critical information, such as occurs when different phases of one large “program” occurs over a multi-year timeframe.</w:t>
      </w:r>
    </w:p>
    <w:p w14:paraId="4FAC4826" w14:textId="43606917" w:rsidR="00601945" w:rsidRDefault="00601945" w:rsidP="00601945">
      <w:pPr>
        <w:pStyle w:val="NumHeading1"/>
      </w:pPr>
      <w:bookmarkStart w:id="362" w:name="_Toc516556541"/>
      <w:r>
        <w:lastRenderedPageBreak/>
        <w:t>Data Quality Control and Acceptance</w:t>
      </w:r>
      <w:bookmarkEnd w:id="306"/>
      <w:bookmarkEnd w:id="355"/>
      <w:bookmarkEnd w:id="362"/>
    </w:p>
    <w:p w14:paraId="1F58C448" w14:textId="7AD765F1" w:rsidR="008C2B55" w:rsidRDefault="008C2B55" w:rsidP="008C2B55">
      <w:pPr>
        <w:pStyle w:val="Normalwithspaceafter"/>
      </w:pPr>
      <w:r>
        <w:t>All data entered into the SFO GIS</w:t>
      </w:r>
      <w:r w:rsidR="00937CA2">
        <w:t xml:space="preserve"> database</w:t>
      </w:r>
      <w:r>
        <w:t xml:space="preserve"> will be subjected to a </w:t>
      </w:r>
      <w:r w:rsidR="00CD3A2A">
        <w:t xml:space="preserve">comprehensive </w:t>
      </w:r>
      <w:r>
        <w:t xml:space="preserve">quality control process described below to ensure it is compliant with this Standard. </w:t>
      </w:r>
    </w:p>
    <w:p w14:paraId="2B6EB5E8" w14:textId="77777777" w:rsidR="008C2B55" w:rsidRDefault="008C2B55" w:rsidP="008C2B55">
      <w:pPr>
        <w:pStyle w:val="Normalwithspaceafter"/>
      </w:pPr>
      <w:r>
        <w:t xml:space="preserve">The Data Provider will perform an electronic, pre-submission quality control check of each spatial data deliverable. A </w:t>
      </w:r>
      <w:r w:rsidR="00837A5B">
        <w:t>quality control (QC)</w:t>
      </w:r>
      <w:r>
        <w:t xml:space="preserve"> </w:t>
      </w:r>
      <w:r w:rsidR="00837A5B">
        <w:t>c</w:t>
      </w:r>
      <w:r>
        <w:t>hecklist/report documenting the resu</w:t>
      </w:r>
      <w:r w:rsidR="00837A5B">
        <w:t>lts of the d</w:t>
      </w:r>
      <w:r w:rsidR="00114371">
        <w:t>ata P</w:t>
      </w:r>
      <w:r>
        <w:t xml:space="preserve">rovider’s </w:t>
      </w:r>
      <w:r w:rsidR="00837A5B">
        <w:t>QC</w:t>
      </w:r>
      <w:r>
        <w:t xml:space="preserve"> process shall be created for each deliverable and submitted to SFO upon request. </w:t>
      </w:r>
    </w:p>
    <w:p w14:paraId="51453E27" w14:textId="77777777" w:rsidR="008C2B55" w:rsidRDefault="008C2B55" w:rsidP="008C2B55">
      <w:pPr>
        <w:pStyle w:val="Normalwithspaceafter"/>
      </w:pPr>
      <w:r>
        <w:t>The GIS data quality assurance</w:t>
      </w:r>
      <w:r w:rsidR="00837A5B">
        <w:t xml:space="preserve"> (QA)</w:t>
      </w:r>
      <w:r>
        <w:t xml:space="preserve"> requirements are detailed in the following sections.</w:t>
      </w:r>
    </w:p>
    <w:p w14:paraId="686E32D6" w14:textId="77777777" w:rsidR="00601945" w:rsidRDefault="00601945" w:rsidP="00601945">
      <w:pPr>
        <w:pStyle w:val="NumHeading2"/>
      </w:pPr>
      <w:bookmarkStart w:id="363" w:name="_Toc495335548"/>
      <w:bookmarkStart w:id="364" w:name="_Toc516556542"/>
      <w:r>
        <w:t>Quality Assurance/Quality Checking (QA/QC)</w:t>
      </w:r>
      <w:bookmarkEnd w:id="363"/>
      <w:bookmarkEnd w:id="364"/>
    </w:p>
    <w:p w14:paraId="66A11F52" w14:textId="7D642672" w:rsidR="008C2B55" w:rsidRDefault="008C2B55" w:rsidP="008C2B55">
      <w:pPr>
        <w:pStyle w:val="Normalwithspaceafter"/>
      </w:pPr>
      <w:r>
        <w:t>As defined in th</w:t>
      </w:r>
      <w:r w:rsidR="00BC1131">
        <w:t>is</w:t>
      </w:r>
      <w:r>
        <w:t xml:space="preserve"> Standard and any GIS Level of Service agreements for GIS data developed by SFO staff or contract scopes for consultant </w:t>
      </w:r>
      <w:r w:rsidR="00114371">
        <w:t>D</w:t>
      </w:r>
      <w:r>
        <w:t xml:space="preserve">ata </w:t>
      </w:r>
      <w:r w:rsidR="00114371">
        <w:t>P</w:t>
      </w:r>
      <w:r>
        <w:t xml:space="preserve">roviders, </w:t>
      </w:r>
      <w:r w:rsidR="00DC5D2E">
        <w:t xml:space="preserve">GIS data submitted or delivered to SFO GIS must first </w:t>
      </w:r>
      <w:r>
        <w:t xml:space="preserve">pass the quality control testing standard </w:t>
      </w:r>
      <w:del w:id="365" w:author="Cardwell, Marianne" w:date="2018-06-12T08:04:00Z">
        <w:r w:rsidDel="009C0FB5">
          <w:delText xml:space="preserve">with a minimum of 95% correct </w:delText>
        </w:r>
      </w:del>
      <w:r>
        <w:t xml:space="preserve">for both the spatial accuracy and proper attribute completion. </w:t>
      </w:r>
      <w:del w:id="366" w:author="Cardwell, Marianne" w:date="2018-06-12T08:04:00Z">
        <w:r w:rsidDel="008E3E54">
          <w:delText xml:space="preserve">Failure to complete 95% or better of either the spatial OR the attribute standard means the feature class has failed QC </w:delText>
        </w:r>
        <w:r w:rsidR="00837A5B" w:rsidDel="008E3E54">
          <w:delText>t</w:delText>
        </w:r>
        <w:r w:rsidDel="008E3E54">
          <w:delText xml:space="preserve">esting. </w:delText>
        </w:r>
      </w:del>
    </w:p>
    <w:p w14:paraId="4E3B75FD" w14:textId="77777777" w:rsidR="008C2B55" w:rsidRDefault="008C2B55" w:rsidP="008C2B55">
      <w:pPr>
        <w:pStyle w:val="Normalwithspaceafter"/>
      </w:pPr>
      <w:r>
        <w:t>For data that does not pass SFO’s data review, a quality control report must be provided to SFO that documents the quality control testing performed prior to data delivery, the reported results and any corrective action taken prior to delivery. If any waivers to the Standard were granted, those waivers must also be documented in the testing report.</w:t>
      </w:r>
    </w:p>
    <w:p w14:paraId="5A2A45A6" w14:textId="77777777" w:rsidR="008C2B55" w:rsidRPr="008C2B55" w:rsidRDefault="008C2B55" w:rsidP="008C2B55">
      <w:pPr>
        <w:pStyle w:val="Normalwithspaceafter"/>
      </w:pPr>
      <w:r>
        <w:t>Acceptable methods to randomly or manually sample a subset of data for QC testing are discussed below and the final approved method appropriate for the particular datasets being delivered shall be defined in the approved GIS Data QC Plan.</w:t>
      </w:r>
    </w:p>
    <w:p w14:paraId="22BEC9DF" w14:textId="77777777" w:rsidR="00601945" w:rsidRDefault="00601945" w:rsidP="00601945">
      <w:pPr>
        <w:pStyle w:val="NumHeading3"/>
      </w:pPr>
      <w:bookmarkStart w:id="367" w:name="_Toc495335549"/>
      <w:bookmarkStart w:id="368" w:name="_Toc516556543"/>
      <w:r>
        <w:t>Spatial Data Accuracy</w:t>
      </w:r>
      <w:bookmarkEnd w:id="367"/>
      <w:bookmarkEnd w:id="368"/>
    </w:p>
    <w:p w14:paraId="708A55C8" w14:textId="06EF546A" w:rsidR="00837A5B" w:rsidRDefault="00E76F4D">
      <w:pPr>
        <w:pStyle w:val="Normalwithspaceafter"/>
      </w:pPr>
      <w:r>
        <w:t>The FGDC developed the</w:t>
      </w:r>
      <w:r w:rsidR="004C5CEF">
        <w:t xml:space="preserve"> National Standard for Spatial Data Accuracy</w:t>
      </w:r>
      <w:r w:rsidR="00837A5B">
        <w:t xml:space="preserve"> </w:t>
      </w:r>
      <w:r w:rsidR="004C5CEF">
        <w:t>(</w:t>
      </w:r>
      <w:r w:rsidR="00837A5B">
        <w:t>NSSDA</w:t>
      </w:r>
      <w:r w:rsidR="004C5CEF">
        <w:t>)</w:t>
      </w:r>
      <w:r>
        <w:t xml:space="preserve">. This standard will be applied to all </w:t>
      </w:r>
      <w:r w:rsidR="00837A5B">
        <w:t>data being developed</w:t>
      </w:r>
      <w:r>
        <w:t xml:space="preserve"> for SFO GIS. This standard can be found at </w:t>
      </w:r>
      <w:hyperlink r:id="rId18" w:history="1">
        <w:r w:rsidR="00BC1131" w:rsidRPr="001E50AB">
          <w:rPr>
            <w:rStyle w:val="Hyperlink"/>
          </w:rPr>
          <w:t>https://www.fgdc.gov/standards/projects/FGDC-standards-projects/accuracy/part3/chapter3</w:t>
        </w:r>
      </w:hyperlink>
      <w:r w:rsidR="00BC1131">
        <w:t>.</w:t>
      </w:r>
    </w:p>
    <w:p w14:paraId="0609C7E1" w14:textId="66758741" w:rsidR="00837A5B" w:rsidRDefault="00837A5B" w:rsidP="00837A5B">
      <w:pPr>
        <w:pStyle w:val="Normalwithspaceafter"/>
      </w:pPr>
      <w:r>
        <w:t xml:space="preserve">Spot checks shall be performed on </w:t>
      </w:r>
      <w:r w:rsidR="00BC1131">
        <w:t>a</w:t>
      </w:r>
      <w:r>
        <w:t xml:space="preserve"> sample </w:t>
      </w:r>
      <w:r w:rsidR="00BC1131">
        <w:t xml:space="preserve">of </w:t>
      </w:r>
      <w:r>
        <w:t>data using a statistically significant sample size based on random selection methodology. The accuracy of each feature in the sample set will allow an average confidence interval to be calculated. This sample testing must demonstrate that the spatial accuracy of the sample set is within the parameters of the requirements</w:t>
      </w:r>
      <w:del w:id="369" w:author="Cardwell, Marianne" w:date="2018-06-12T08:04:00Z">
        <w:r w:rsidDel="008E3E54">
          <w:delText xml:space="preserve"> (95% accuracy, based on the spatial accuracy requirements defined for each particular feature set)</w:delText>
        </w:r>
      </w:del>
      <w:r>
        <w:t xml:space="preserve">. </w:t>
      </w:r>
    </w:p>
    <w:p w14:paraId="4045BDB5" w14:textId="26860D2C" w:rsidR="00837A5B" w:rsidRDefault="00BC1131" w:rsidP="00837A5B">
      <w:pPr>
        <w:pStyle w:val="Normalwithspaceafter"/>
      </w:pPr>
      <w:r>
        <w:t xml:space="preserve">For example, </w:t>
      </w:r>
      <w:r w:rsidR="00E76F4D">
        <w:t xml:space="preserve">as mentioned, </w:t>
      </w:r>
      <w:r>
        <w:t>AC-18</w:t>
      </w:r>
      <w:r w:rsidR="00837A5B">
        <w:t>B</w:t>
      </w:r>
      <w:r w:rsidR="00E76F4D">
        <w:t xml:space="preserve"> might have accuracy requirements within +/- 5 feet whereas our standards may be within +/- 1 foot</w:t>
      </w:r>
      <w:r w:rsidR="00837A5B">
        <w:t>. Data shall be checked and if within the +/- accuracy requirements defined by the FAA Standard (or SFO standard), the data point shall be considered acceptable for that location.</w:t>
      </w:r>
    </w:p>
    <w:p w14:paraId="4E8BA0B8" w14:textId="3127BB34" w:rsidR="00837A5B" w:rsidRPr="00837A5B" w:rsidRDefault="00837A5B" w:rsidP="00837A5B">
      <w:pPr>
        <w:pStyle w:val="Normalwithspaceafter"/>
      </w:pPr>
      <w:r>
        <w:t xml:space="preserve">Data </w:t>
      </w:r>
      <w:r w:rsidR="00114371">
        <w:t>P</w:t>
      </w:r>
      <w:r>
        <w:t>roviders should perform their own checks prior to delivery to ensure successful testing by SFO. This test should document the procedures were undertaken and</w:t>
      </w:r>
      <w:ins w:id="370" w:author="Cardwell, Marianne" w:date="2018-06-12T08:05:00Z">
        <w:r w:rsidR="008E3E54">
          <w:t xml:space="preserve"> confirm</w:t>
        </w:r>
      </w:ins>
      <w:r>
        <w:t xml:space="preserve"> that the results were within the </w:t>
      </w:r>
      <w:del w:id="371" w:author="Cardwell, Marianne" w:date="2018-06-12T08:06:00Z">
        <w:r w:rsidDel="008E3E54">
          <w:delText xml:space="preserve">95% </w:delText>
        </w:r>
      </w:del>
      <w:r>
        <w:t>standard for spatial accuracy to permit data to be submitted to SFO.</w:t>
      </w:r>
    </w:p>
    <w:p w14:paraId="5DA1961F" w14:textId="77777777" w:rsidR="00601945" w:rsidRDefault="00601945" w:rsidP="00601945">
      <w:pPr>
        <w:pStyle w:val="NumHeading3"/>
      </w:pPr>
      <w:bookmarkStart w:id="372" w:name="_Toc495335550"/>
      <w:bookmarkStart w:id="373" w:name="_Toc516556544"/>
      <w:r>
        <w:lastRenderedPageBreak/>
        <w:t>Attribute Data Accuracy</w:t>
      </w:r>
      <w:bookmarkEnd w:id="372"/>
      <w:bookmarkEnd w:id="373"/>
    </w:p>
    <w:p w14:paraId="1B0916F4" w14:textId="1170968E" w:rsidR="00BC1131" w:rsidRDefault="00BC1131" w:rsidP="00BC1131">
      <w:pPr>
        <w:pStyle w:val="Normalwithspaceafter"/>
      </w:pPr>
      <w:del w:id="374" w:author="Cardwell, Marianne" w:date="2018-06-12T08:06:00Z">
        <w:r w:rsidDel="008E3E54">
          <w:delText>No less than 95% of the a</w:delText>
        </w:r>
      </w:del>
      <w:ins w:id="375" w:author="Cardwell, Marianne" w:date="2018-06-12T08:06:00Z">
        <w:r w:rsidR="008E3E54">
          <w:t>A</w:t>
        </w:r>
      </w:ins>
      <w:r>
        <w:t>ttribute data for each feature shall be correct, for both required attribute values, blank attribute values</w:t>
      </w:r>
      <w:r w:rsidR="004C5CEF">
        <w:t>,</w:t>
      </w:r>
      <w:r>
        <w:t xml:space="preserve"> and the correct attribute assignment applicable to the feature.</w:t>
      </w:r>
    </w:p>
    <w:p w14:paraId="46C25380" w14:textId="42BAD517" w:rsidR="00BC1131" w:rsidRPr="00BC1131" w:rsidRDefault="00BC1131" w:rsidP="00BC1131">
      <w:pPr>
        <w:pStyle w:val="Normalwithspaceafter"/>
      </w:pPr>
      <w:r>
        <w:t xml:space="preserve">This requirement will typically be evaluated by programmatic checks and/or spot checks versus original source documents </w:t>
      </w:r>
      <w:r w:rsidR="004C5CEF">
        <w:t>f</w:t>
      </w:r>
      <w:r>
        <w:t xml:space="preserve">or the type of feature being checked. Prior to delivery to SFO, the </w:t>
      </w:r>
      <w:r w:rsidR="00114371">
        <w:t>D</w:t>
      </w:r>
      <w:r>
        <w:t xml:space="preserve">ata </w:t>
      </w:r>
      <w:r w:rsidR="00114371">
        <w:t>P</w:t>
      </w:r>
      <w:r>
        <w:t xml:space="preserve">rovider shall perform a spot check using a statistically significant sample size based on the approved random selection methodology. This test should document the procedures undertaken and that the actual results obtained were within the </w:t>
      </w:r>
      <w:del w:id="376" w:author="Cardwell, Marianne" w:date="2018-06-12T08:29:00Z">
        <w:r w:rsidDel="003675E5">
          <w:delText xml:space="preserve">95% </w:delText>
        </w:r>
      </w:del>
      <w:r>
        <w:t>standard for attribute accuracy.</w:t>
      </w:r>
    </w:p>
    <w:p w14:paraId="280A2C92" w14:textId="77777777" w:rsidR="00601945" w:rsidRDefault="00601945" w:rsidP="00601945">
      <w:pPr>
        <w:pStyle w:val="NumHeading2"/>
      </w:pPr>
      <w:bookmarkStart w:id="377" w:name="_Toc495335551"/>
      <w:bookmarkStart w:id="378" w:name="_Toc516556545"/>
      <w:r>
        <w:t>Acceptance Testing Conformance Procedures</w:t>
      </w:r>
      <w:bookmarkEnd w:id="377"/>
      <w:bookmarkEnd w:id="378"/>
    </w:p>
    <w:p w14:paraId="295C9310" w14:textId="77777777" w:rsidR="00BC1131" w:rsidRDefault="00BC1131" w:rsidP="00BC1131">
      <w:pPr>
        <w:pStyle w:val="Normalwithspaceafter"/>
      </w:pPr>
      <w:r>
        <w:t>Acceptance of a spatial data delivery for loading into the SFO GIS shall be evaluated against the criteria in this Standard.</w:t>
      </w:r>
    </w:p>
    <w:p w14:paraId="5F82A53A" w14:textId="77777777" w:rsidR="00BC1131" w:rsidRDefault="00BC1131" w:rsidP="00BC1131">
      <w:pPr>
        <w:pStyle w:val="Normalwithspaceafter"/>
      </w:pPr>
      <w:r>
        <w:t>SFO GIS staff shall run quality control checks on the submitted data to check for compliance with the standard for spatial accuracy, attribution and compliance with the Data QC Plan and this Standard.</w:t>
      </w:r>
    </w:p>
    <w:p w14:paraId="320988CC" w14:textId="77777777" w:rsidR="00BC1131" w:rsidRDefault="00BC1131" w:rsidP="00BC1131">
      <w:pPr>
        <w:pStyle w:val="Normalwithspaceafter"/>
      </w:pPr>
      <w:r>
        <w:t>SFO may choose to reject submittals that do not meet the minimum quality thresholds, or may accept data with conditions depending on the non-compliance issues and deliverable status (initial draft, second draft or final). The quality control checks will include but not be limited to:</w:t>
      </w:r>
    </w:p>
    <w:p w14:paraId="32D1D513" w14:textId="77777777" w:rsidR="00BC1131" w:rsidRDefault="00BC1131" w:rsidP="00BC1131">
      <w:pPr>
        <w:pStyle w:val="Bulletlist"/>
      </w:pPr>
      <w:r>
        <w:t>Attribute domain conformance (attribute values are valid for those constrained by a domain)</w:t>
      </w:r>
    </w:p>
    <w:p w14:paraId="36E80103" w14:textId="49E4E4FC" w:rsidR="00BC1131" w:rsidRDefault="00BC1131" w:rsidP="00BC1131">
      <w:pPr>
        <w:pStyle w:val="Bulletlist"/>
      </w:pPr>
      <w:r>
        <w:t>Attribute integrity (correct attribution for the associated feature)</w:t>
      </w:r>
    </w:p>
    <w:p w14:paraId="6D31688B" w14:textId="3B3C87FD" w:rsidR="00E76F4D" w:rsidRDefault="00E76F4D" w:rsidP="00BC1131">
      <w:pPr>
        <w:pStyle w:val="Bulletlist"/>
      </w:pPr>
      <w:r>
        <w:t>Proper geometry (feature geometry is appropriate for that type of feature)</w:t>
      </w:r>
    </w:p>
    <w:p w14:paraId="7D7B9206" w14:textId="7FB42054" w:rsidR="00BC1131" w:rsidRDefault="00BC1131" w:rsidP="00BC1131">
      <w:pPr>
        <w:pStyle w:val="Bulletlist"/>
      </w:pPr>
      <w:r>
        <w:t>Topologic integrity (</w:t>
      </w:r>
      <w:r w:rsidR="00E76F4D">
        <w:t>the data has the appropriate topology)</w:t>
      </w:r>
    </w:p>
    <w:p w14:paraId="089DEA64" w14:textId="07D355B3" w:rsidR="00BC1131" w:rsidRDefault="00BC1131" w:rsidP="00BC1131">
      <w:pPr>
        <w:pStyle w:val="Bulletlist"/>
        <w:spacing w:after="240"/>
      </w:pPr>
      <w:r>
        <w:t>Spatial accuracy (features accurately represent the real-world feature within the defined tolerances)</w:t>
      </w:r>
    </w:p>
    <w:p w14:paraId="518B5A04" w14:textId="0CA79B1D" w:rsidR="00E76F4D" w:rsidRDefault="00E76F4D" w:rsidP="00BC1131">
      <w:pPr>
        <w:pStyle w:val="Bulletlist"/>
        <w:spacing w:after="240"/>
      </w:pPr>
      <w:r>
        <w:t>Data format</w:t>
      </w:r>
    </w:p>
    <w:p w14:paraId="14F664E8" w14:textId="65FCB853" w:rsidR="00E76F4D" w:rsidRDefault="00E76F4D" w:rsidP="00BC1131">
      <w:pPr>
        <w:pStyle w:val="Bulletlist"/>
        <w:spacing w:after="240"/>
      </w:pPr>
      <w:r>
        <w:t>Coordinate system</w:t>
      </w:r>
    </w:p>
    <w:p w14:paraId="2D35BBB2" w14:textId="77777777" w:rsidR="00BC1131" w:rsidRPr="00950E83" w:rsidRDefault="00BC1131" w:rsidP="00BC1131">
      <w:pPr>
        <w:pStyle w:val="Normalwithspaceafter"/>
        <w:rPr>
          <w:b/>
          <w:color w:val="006892"/>
        </w:rPr>
      </w:pPr>
      <w:r w:rsidRPr="00950E83">
        <w:rPr>
          <w:b/>
          <w:color w:val="006892"/>
        </w:rPr>
        <w:t xml:space="preserve">If the </w:t>
      </w:r>
      <w:r w:rsidR="00114371" w:rsidRPr="00950E83">
        <w:rPr>
          <w:b/>
          <w:color w:val="006892"/>
        </w:rPr>
        <w:t>D</w:t>
      </w:r>
      <w:r w:rsidRPr="00950E83">
        <w:rPr>
          <w:b/>
          <w:color w:val="006892"/>
        </w:rPr>
        <w:t xml:space="preserve">ata </w:t>
      </w:r>
      <w:r w:rsidR="00114371" w:rsidRPr="00950E83">
        <w:rPr>
          <w:b/>
          <w:color w:val="006892"/>
        </w:rPr>
        <w:t>Pr</w:t>
      </w:r>
      <w:r w:rsidRPr="00950E83">
        <w:rPr>
          <w:b/>
          <w:color w:val="006892"/>
        </w:rPr>
        <w:t>ovider believes that the data creation rules should be modified, this information must be submitted to SFO for review at least 90 days prior to submitting the data.</w:t>
      </w:r>
    </w:p>
    <w:p w14:paraId="016E6C71" w14:textId="77777777" w:rsidR="00601945" w:rsidRDefault="00601945" w:rsidP="00601945">
      <w:pPr>
        <w:pStyle w:val="NumHeading3"/>
      </w:pPr>
      <w:bookmarkStart w:id="379" w:name="_Toc495335552"/>
      <w:bookmarkStart w:id="380" w:name="_Toc516556546"/>
      <w:r>
        <w:t>Spatial Accuracy Review</w:t>
      </w:r>
      <w:bookmarkEnd w:id="379"/>
      <w:bookmarkEnd w:id="380"/>
    </w:p>
    <w:p w14:paraId="0442D730" w14:textId="77777777" w:rsidR="00114371" w:rsidRPr="00114371" w:rsidRDefault="00114371" w:rsidP="00114371">
      <w:pPr>
        <w:pStyle w:val="Normalwithspaceafter"/>
      </w:pPr>
      <w:r w:rsidRPr="00114371">
        <w:t xml:space="preserve">Spatial accuracy will be evaluated through a visual inspection procedure, comparisons with other data and actual field measurements where appropriate. The visual inspection will be performed by comparing the new GIS features with existing GIS features, survey control data or surveyed features, </w:t>
      </w:r>
      <w:r>
        <w:t xml:space="preserve">and </w:t>
      </w:r>
      <w:r w:rsidRPr="00114371">
        <w:t>digital orthophotos where available. Any anomalies uncovered during the inspection will be identified and the Data Provider notified for correction or further investigation.</w:t>
      </w:r>
    </w:p>
    <w:p w14:paraId="1345FF65" w14:textId="77777777" w:rsidR="00601945" w:rsidRDefault="00601945" w:rsidP="00601945">
      <w:pPr>
        <w:pStyle w:val="NumHeading3"/>
      </w:pPr>
      <w:bookmarkStart w:id="381" w:name="_Toc495335553"/>
      <w:bookmarkStart w:id="382" w:name="_Toc516556547"/>
      <w:r>
        <w:t>Geometry Accuracy Review</w:t>
      </w:r>
      <w:bookmarkEnd w:id="381"/>
      <w:bookmarkEnd w:id="382"/>
    </w:p>
    <w:p w14:paraId="7F637214" w14:textId="19BEF85C" w:rsidR="006410AE" w:rsidRPr="006410AE" w:rsidRDefault="00C64CB9" w:rsidP="006410AE">
      <w:pPr>
        <w:pStyle w:val="Normalwithspaceafter"/>
      </w:pPr>
      <w:r>
        <w:t xml:space="preserve">All features must be stored using the correct geometry (point, line, polygon) as defined in the geodatabase schema. Features that fail </w:t>
      </w:r>
      <w:r w:rsidR="00252DDF">
        <w:t>this criterion</w:t>
      </w:r>
      <w:r>
        <w:t xml:space="preserve"> will be flagged.</w:t>
      </w:r>
      <w:r w:rsidR="00594B54">
        <w:t xml:space="preserve"> </w:t>
      </w:r>
    </w:p>
    <w:p w14:paraId="251C6687" w14:textId="77777777" w:rsidR="00601945" w:rsidRDefault="00601945" w:rsidP="00601945">
      <w:pPr>
        <w:pStyle w:val="NumHeading3"/>
      </w:pPr>
      <w:bookmarkStart w:id="383" w:name="_Toc495335554"/>
      <w:bookmarkStart w:id="384" w:name="_Toc516556548"/>
      <w:r>
        <w:lastRenderedPageBreak/>
        <w:t>Attribute Integrity Review</w:t>
      </w:r>
      <w:bookmarkEnd w:id="383"/>
      <w:bookmarkEnd w:id="384"/>
    </w:p>
    <w:p w14:paraId="4D961F6F" w14:textId="77777777" w:rsidR="00114371" w:rsidRPr="00114371" w:rsidRDefault="00114371" w:rsidP="00114371">
      <w:pPr>
        <w:pStyle w:val="Normalwithspaceafter"/>
      </w:pPr>
      <w:r w:rsidRPr="00114371">
        <w:t xml:space="preserve">All attributes will be evaluated against the </w:t>
      </w:r>
      <w:r w:rsidR="00C64CB9">
        <w:t>attributes defined in the geodatabase schema</w:t>
      </w:r>
      <w:r w:rsidRPr="00114371">
        <w:t xml:space="preserve"> for each feature class. </w:t>
      </w:r>
      <w:r w:rsidR="00C64CB9" w:rsidRPr="00114371">
        <w:t xml:space="preserve">Any values </w:t>
      </w:r>
      <w:r w:rsidRPr="00114371">
        <w:t>that fail these criteria will be flagged.</w:t>
      </w:r>
    </w:p>
    <w:p w14:paraId="1340CFBA" w14:textId="77777777" w:rsidR="00601945" w:rsidRDefault="00601945" w:rsidP="00601945">
      <w:pPr>
        <w:pStyle w:val="NumHeading3"/>
      </w:pPr>
      <w:bookmarkStart w:id="385" w:name="_Toc495335555"/>
      <w:bookmarkStart w:id="386" w:name="_Toc516556549"/>
      <w:r>
        <w:t>Attribute Domain Review</w:t>
      </w:r>
      <w:bookmarkEnd w:id="385"/>
      <w:bookmarkEnd w:id="386"/>
    </w:p>
    <w:p w14:paraId="386DC359" w14:textId="77777777" w:rsidR="00114371" w:rsidRPr="00114371" w:rsidRDefault="00114371" w:rsidP="00114371">
      <w:pPr>
        <w:pStyle w:val="Normalwithspaceafter"/>
      </w:pPr>
      <w:r w:rsidRPr="00114371">
        <w:t xml:space="preserve">All attributes will be evaluated against the domains defined for each feature class and particulate attribute. Any values that fail </w:t>
      </w:r>
      <w:r>
        <w:t>these criteria will be flagged.</w:t>
      </w:r>
    </w:p>
    <w:p w14:paraId="65EC10AF" w14:textId="77777777" w:rsidR="00601945" w:rsidRDefault="00601945" w:rsidP="00601945">
      <w:pPr>
        <w:pStyle w:val="NumHeading3"/>
      </w:pPr>
      <w:bookmarkStart w:id="387" w:name="_Toc495335556"/>
      <w:bookmarkStart w:id="388" w:name="_Toc516556550"/>
      <w:r>
        <w:t>Network Topology Review</w:t>
      </w:r>
      <w:bookmarkEnd w:id="387"/>
      <w:bookmarkEnd w:id="388"/>
    </w:p>
    <w:p w14:paraId="2C49043C" w14:textId="4D6F6E0D" w:rsidR="00114371" w:rsidRDefault="00114371" w:rsidP="00114371">
      <w:pPr>
        <w:pStyle w:val="Normalwithspaceafter"/>
      </w:pPr>
      <w:r w:rsidRPr="00114371">
        <w:t>All topology will be evaluated aga</w:t>
      </w:r>
      <w:r w:rsidR="00C64CB9">
        <w:t>inst the geodatabase schema for each feature class</w:t>
      </w:r>
      <w:r w:rsidRPr="00114371">
        <w:t xml:space="preserve">. Any </w:t>
      </w:r>
      <w:r w:rsidR="00C64CB9">
        <w:t>features</w:t>
      </w:r>
      <w:r w:rsidRPr="00114371">
        <w:t xml:space="preserve"> that fail these criteria will be flagged.</w:t>
      </w:r>
      <w:r w:rsidR="00594B54">
        <w:t xml:space="preserve"> Examples of common topology rules that will be enforced are listed below:</w:t>
      </w:r>
    </w:p>
    <w:p w14:paraId="0D10696D" w14:textId="2B440A2A" w:rsidR="00594B54" w:rsidRDefault="00594B54" w:rsidP="00594B54">
      <w:pPr>
        <w:pStyle w:val="Bulletlist"/>
      </w:pPr>
      <w:r>
        <w:t>Polygons may overlap each other. In some cases, overlaps are not allowed (e.g. runway element)</w:t>
      </w:r>
      <w:r w:rsidR="00214AD1">
        <w:t xml:space="preserve">. </w:t>
      </w:r>
      <w:r>
        <w:t>In these cases, polygon edges should be adjusted to remove the overlap and vertices of features should be snapped to corresponding vertices of adjacent features.</w:t>
      </w:r>
    </w:p>
    <w:p w14:paraId="49A931AB" w14:textId="703D13AD" w:rsidR="00594B54" w:rsidRDefault="00594B54" w:rsidP="00594B54">
      <w:pPr>
        <w:pStyle w:val="Bulletlist"/>
      </w:pPr>
      <w:r>
        <w:t>Polygons may have slivers of unaccounted space between them</w:t>
      </w:r>
      <w:r w:rsidR="00214AD1">
        <w:t xml:space="preserve">. </w:t>
      </w:r>
      <w:r>
        <w:t>In these cases, polygon edges should be adjusted to remove the gap and vertices of features should be snapped to corresponding vertices of adjacent features.</w:t>
      </w:r>
    </w:p>
    <w:p w14:paraId="7AE35A5D" w14:textId="77777777" w:rsidR="00594B54" w:rsidRDefault="00594B54" w:rsidP="00594B54">
      <w:pPr>
        <w:pStyle w:val="Bulletlist"/>
      </w:pPr>
      <w:r>
        <w:t>Line overshoots may need to be trimmed so that line segments end at a node, endpoint or point of intersection as appropriate.</w:t>
      </w:r>
    </w:p>
    <w:p w14:paraId="7F0E9B8A" w14:textId="77777777" w:rsidR="00594B54" w:rsidRDefault="00594B54" w:rsidP="00594B54">
      <w:pPr>
        <w:pStyle w:val="Bulletlist"/>
      </w:pPr>
      <w:r>
        <w:t>Line undershoots may need to be extended so that line segments end at a node, endpoint or point of intersection as appropriate.</w:t>
      </w:r>
    </w:p>
    <w:p w14:paraId="46DDD19F" w14:textId="7E4CF413" w:rsidR="00594B54" w:rsidRDefault="00594B54" w:rsidP="00594B54">
      <w:pPr>
        <w:pStyle w:val="Bulletlist"/>
      </w:pPr>
      <w:r>
        <w:t>Vertices of features should be snapped to corresponding vertices of adjacent features.</w:t>
      </w:r>
    </w:p>
    <w:p w14:paraId="693C6A38" w14:textId="1390DD18" w:rsidR="00E76F4D" w:rsidRDefault="00E76F4D" w:rsidP="00594B54">
      <w:pPr>
        <w:pStyle w:val="Bulletlist"/>
      </w:pPr>
      <w:r>
        <w:t>No features are duplicated.</w:t>
      </w:r>
    </w:p>
    <w:p w14:paraId="377EAC20" w14:textId="7A3A212A" w:rsidR="00E76F4D" w:rsidRPr="00114371" w:rsidRDefault="00E76F4D" w:rsidP="00594B54">
      <w:pPr>
        <w:pStyle w:val="Bulletlist"/>
      </w:pPr>
      <w:r>
        <w:t>Networks will not have any missing or isolated nodes.</w:t>
      </w:r>
    </w:p>
    <w:p w14:paraId="0834328A" w14:textId="77777777" w:rsidR="00601945" w:rsidRDefault="00601945" w:rsidP="00601945">
      <w:pPr>
        <w:pStyle w:val="NumHeading3"/>
      </w:pPr>
      <w:bookmarkStart w:id="389" w:name="_Toc495335557"/>
      <w:bookmarkStart w:id="390" w:name="_Toc516556551"/>
      <w:r>
        <w:t>Quality Control Findings</w:t>
      </w:r>
      <w:bookmarkEnd w:id="389"/>
      <w:bookmarkEnd w:id="390"/>
    </w:p>
    <w:p w14:paraId="55838936" w14:textId="77777777" w:rsidR="00114371" w:rsidRPr="00114371" w:rsidRDefault="00114371" w:rsidP="00114371">
      <w:pPr>
        <w:pStyle w:val="Normalwithspaceafter"/>
      </w:pPr>
      <w:r w:rsidRPr="00114371">
        <w:t>All data items that have been flagged from the quality control processes will be documented in a quality control report/memo. If the dataset fails the quality control criteria, the dataset will be returned to the Data Provider for correction. All updated data must be resubmitted by the Data Provider for SFO acceptance testing until it passes the criteria defined in th</w:t>
      </w:r>
      <w:r>
        <w:t>is</w:t>
      </w:r>
      <w:r w:rsidRPr="00114371">
        <w:t xml:space="preserve"> Standard and QC Plan.</w:t>
      </w:r>
    </w:p>
    <w:p w14:paraId="3233B57C" w14:textId="77777777" w:rsidR="00601945" w:rsidRDefault="00601945" w:rsidP="00601945">
      <w:pPr>
        <w:pStyle w:val="NumHeading3"/>
      </w:pPr>
      <w:bookmarkStart w:id="391" w:name="_Toc495335558"/>
      <w:bookmarkStart w:id="392" w:name="_Toc516556552"/>
      <w:r>
        <w:t>Accepted Data Report</w:t>
      </w:r>
      <w:bookmarkEnd w:id="391"/>
      <w:bookmarkEnd w:id="392"/>
    </w:p>
    <w:p w14:paraId="04C619DC" w14:textId="77777777" w:rsidR="00114371" w:rsidRPr="00114371" w:rsidRDefault="00114371" w:rsidP="00114371">
      <w:pPr>
        <w:pStyle w:val="Normalwithspaceafter"/>
      </w:pPr>
      <w:r w:rsidRPr="00114371">
        <w:t>Once the data has passed the quality control and SFO acceptance testing, it will be formally accepted by SFO and will be loaded into SFO’s GIS system</w:t>
      </w:r>
      <w:r>
        <w:t>.</w:t>
      </w:r>
    </w:p>
    <w:p w14:paraId="3EDACF29" w14:textId="77777777" w:rsidR="00601945" w:rsidRDefault="00601945" w:rsidP="00601945">
      <w:pPr>
        <w:pStyle w:val="NumHeading1"/>
      </w:pPr>
      <w:bookmarkStart w:id="393" w:name="_Toc495335559"/>
      <w:bookmarkStart w:id="394" w:name="_Toc516556553"/>
      <w:r>
        <w:lastRenderedPageBreak/>
        <w:t>Data Security and S</w:t>
      </w:r>
      <w:r w:rsidR="00B666E7">
        <w:t xml:space="preserve">ecurity </w:t>
      </w:r>
      <w:r>
        <w:t>S</w:t>
      </w:r>
      <w:r w:rsidR="00B666E7">
        <w:t xml:space="preserve">ensitive </w:t>
      </w:r>
      <w:r>
        <w:t>I</w:t>
      </w:r>
      <w:r w:rsidR="00B666E7">
        <w:t>nformation</w:t>
      </w:r>
      <w:r>
        <w:t xml:space="preserve"> Procedures</w:t>
      </w:r>
      <w:bookmarkEnd w:id="393"/>
      <w:bookmarkEnd w:id="394"/>
    </w:p>
    <w:p w14:paraId="604D4ED9" w14:textId="79EBA854" w:rsidR="00F50D9F" w:rsidRDefault="00B666E7" w:rsidP="00B666E7">
      <w:pPr>
        <w:pStyle w:val="Normalwithspaceafter"/>
      </w:pPr>
      <w:r>
        <w:t xml:space="preserve">Data Providers must take care with any data provided by SFO for their use, or with data created for SFO use, to ensure data is appropriately handled and distributed to comply with </w:t>
      </w:r>
      <w:r w:rsidR="00471A52">
        <w:t xml:space="preserve">Title 49 of the Code of Federal Regulations (CFR) </w:t>
      </w:r>
      <w:r>
        <w:t>Parts 15 and 1520</w:t>
      </w:r>
      <w:r w:rsidR="00471A52">
        <w:t xml:space="preserve"> </w:t>
      </w:r>
      <w:r>
        <w:t>pertaining to Security Sensitive Information</w:t>
      </w:r>
      <w:r w:rsidR="00471A52">
        <w:t xml:space="preserve"> (SSI)</w:t>
      </w:r>
      <w:r>
        <w:t>.</w:t>
      </w:r>
      <w:r w:rsidR="00471A52">
        <w:t xml:space="preserve"> 49 CFR Part 15 can be found at </w:t>
      </w:r>
      <w:hyperlink r:id="rId19" w:history="1">
        <w:r w:rsidR="00471A52" w:rsidRPr="001E50AB">
          <w:rPr>
            <w:rStyle w:val="Hyperlink"/>
          </w:rPr>
          <w:t>https://www.gpo.gov/fdsys/pkg/CFR-2010-title49-vol1/pdf/CFR-2010-title49-vol1-part15.pdf</w:t>
        </w:r>
      </w:hyperlink>
      <w:r w:rsidR="00471A52">
        <w:t xml:space="preserve"> and 49 CFR part 1520 can be found at </w:t>
      </w:r>
      <w:hyperlink r:id="rId20" w:history="1">
        <w:r w:rsidR="00471A52" w:rsidRPr="001E50AB">
          <w:rPr>
            <w:rStyle w:val="Hyperlink"/>
          </w:rPr>
          <w:t>https://www.gpo.gov/fdsys/pkg/CFR-2010-title49-vol9/pdf/CFR-2010-title49-vol9-part1520.pdf</w:t>
        </w:r>
      </w:hyperlink>
      <w:r w:rsidR="00471A52">
        <w:t xml:space="preserve">. </w:t>
      </w:r>
      <w:r w:rsidR="00F50D9F">
        <w:t xml:space="preserve">In addition to federal regulations, SFO has developed its own </w:t>
      </w:r>
      <w:r w:rsidR="00E76F4D">
        <w:t>SSI standard. Data Providers must ensure they are following all applicable standards.</w:t>
      </w:r>
    </w:p>
    <w:p w14:paraId="15EA676C" w14:textId="77777777" w:rsidR="00B666E7" w:rsidRPr="00B666E7" w:rsidRDefault="00B666E7" w:rsidP="00B666E7">
      <w:pPr>
        <w:pStyle w:val="Normalwithspaceafter"/>
      </w:pPr>
      <w:r>
        <w:t>The Data Provider shall follow effective data management process</w:t>
      </w:r>
      <w:r w:rsidR="00471A52">
        <w:t>es</w:t>
      </w:r>
      <w:r>
        <w:t xml:space="preserve"> to ensure that prior to delivery, data in their possession about existing or proposed SFO facilities are not distributed to inappropriate parties. The Data Provider shall provide for transport of the data in a secure manner to the SFO GIS staff. Chain-of-custody documentation required for each formal delivery of electronic data shall include a formal transmittal, and</w:t>
      </w:r>
      <w:r w:rsidR="00471A52">
        <w:t>,</w:t>
      </w:r>
      <w:r>
        <w:t xml:space="preserve"> if not hand-delivered</w:t>
      </w:r>
      <w:r w:rsidR="00471A52">
        <w:t>,</w:t>
      </w:r>
      <w:r>
        <w:t xml:space="preserve"> a delivery handling receipt shall be retained by the data provider for data sent by messenger/package delivery service.</w:t>
      </w:r>
    </w:p>
    <w:p w14:paraId="5C93305C" w14:textId="77777777" w:rsidR="00601945" w:rsidRDefault="00601945" w:rsidP="00601945">
      <w:pPr>
        <w:pStyle w:val="NumHeading1"/>
      </w:pPr>
      <w:bookmarkStart w:id="395" w:name="_Toc511399225"/>
      <w:bookmarkStart w:id="396" w:name="_Toc511399226"/>
      <w:bookmarkStart w:id="397" w:name="_Toc513462920"/>
      <w:bookmarkStart w:id="398" w:name="_Toc513552891"/>
      <w:bookmarkStart w:id="399" w:name="_Toc513553230"/>
      <w:bookmarkStart w:id="400" w:name="_Toc513462921"/>
      <w:bookmarkStart w:id="401" w:name="_Toc513552892"/>
      <w:bookmarkStart w:id="402" w:name="_Toc513553231"/>
      <w:bookmarkStart w:id="403" w:name="_Toc495335562"/>
      <w:bookmarkStart w:id="404" w:name="_Toc516556554"/>
      <w:bookmarkEnd w:id="395"/>
      <w:bookmarkEnd w:id="396"/>
      <w:bookmarkEnd w:id="397"/>
      <w:bookmarkEnd w:id="398"/>
      <w:bookmarkEnd w:id="399"/>
      <w:bookmarkEnd w:id="400"/>
      <w:bookmarkEnd w:id="401"/>
      <w:bookmarkEnd w:id="402"/>
      <w:r>
        <w:lastRenderedPageBreak/>
        <w:t>Data Distribution and Licensing</w:t>
      </w:r>
      <w:bookmarkEnd w:id="403"/>
      <w:bookmarkEnd w:id="404"/>
    </w:p>
    <w:p w14:paraId="15B33090" w14:textId="77777777" w:rsidR="00601945" w:rsidRDefault="00601945" w:rsidP="00601945">
      <w:pPr>
        <w:pStyle w:val="NumHeading2"/>
      </w:pPr>
      <w:bookmarkStart w:id="405" w:name="_Toc495335563"/>
      <w:bookmarkStart w:id="406" w:name="_Toc516556555"/>
      <w:r>
        <w:t>Airport Internal vs. External Distribution Policy</w:t>
      </w:r>
      <w:bookmarkEnd w:id="405"/>
      <w:bookmarkEnd w:id="406"/>
    </w:p>
    <w:p w14:paraId="165AB073" w14:textId="11795D18" w:rsidR="004C6CF1" w:rsidRPr="004C6CF1" w:rsidRDefault="00924B40" w:rsidP="004C6CF1">
      <w:pPr>
        <w:pStyle w:val="Normalwithspaceafter"/>
      </w:pPr>
      <w:r w:rsidRPr="00924B40">
        <w:t xml:space="preserve">All GIS data owned and maintained by </w:t>
      </w:r>
      <w:r>
        <w:t>SFO</w:t>
      </w:r>
      <w:r w:rsidRPr="00924B40">
        <w:t xml:space="preserve"> is only to be distributed using PDF read-only format unless otherwise specified. Any information that is requested to be distributed online via interactive web mapping is regulated through an online secure system of Level 1 or 2 named users with appropriately granted rights to view, author, and publish data as determined by their necessary use of the data. All other digitally formatted data requires that the Airport Project Manager (SFO PM) have all external parties (Consultant, sub-consultant, tenant, airline, municipality, etc.) fill-out, sign, and return the official Airport Data Release Agreement to SFO GIS before distributing the data.</w:t>
      </w:r>
    </w:p>
    <w:p w14:paraId="302FDEBB" w14:textId="77777777" w:rsidR="00601945" w:rsidRDefault="00601945" w:rsidP="00601945">
      <w:pPr>
        <w:pStyle w:val="NumHeading2"/>
      </w:pPr>
      <w:bookmarkStart w:id="407" w:name="_Toc495335564"/>
      <w:bookmarkStart w:id="408" w:name="_Toc516556556"/>
      <w:commentRangeStart w:id="409"/>
      <w:r>
        <w:t>Digital Data License Agreement</w:t>
      </w:r>
      <w:bookmarkEnd w:id="407"/>
      <w:commentRangeEnd w:id="409"/>
      <w:r w:rsidR="00D75827">
        <w:rPr>
          <w:rStyle w:val="CommentReference"/>
          <w:rFonts w:asciiTheme="minorHAnsi" w:eastAsiaTheme="minorEastAsia" w:hAnsiTheme="minorHAnsi" w:cstheme="minorBidi"/>
          <w:color w:val="3C3D3C"/>
        </w:rPr>
        <w:commentReference w:id="409"/>
      </w:r>
      <w:bookmarkEnd w:id="408"/>
    </w:p>
    <w:p w14:paraId="37807331" w14:textId="61D3CC4C" w:rsidR="00404DEC" w:rsidRPr="00404DEC" w:rsidRDefault="00093EE0" w:rsidP="00404DEC">
      <w:pPr>
        <w:pStyle w:val="Normalwithspaceafter"/>
      </w:pPr>
      <w:r>
        <w:t xml:space="preserve">All contractors must sign </w:t>
      </w:r>
      <w:r w:rsidR="00D10BA7">
        <w:t>SFO’s</w:t>
      </w:r>
      <w:r w:rsidR="00C51644">
        <w:t xml:space="preserve"> Digital Data license and Non-Disclosure Agreement prior to obtaining a copy of </w:t>
      </w:r>
      <w:r w:rsidR="00D10BA7">
        <w:t>SFO’s</w:t>
      </w:r>
      <w:r w:rsidR="00C51644">
        <w:t xml:space="preserve"> data. All digital data provided by </w:t>
      </w:r>
      <w:r w:rsidR="00D10BA7">
        <w:t>SFO</w:t>
      </w:r>
      <w:r w:rsidR="00C51644">
        <w:t xml:space="preserve"> is considered to be confidential information and can only be used in connection with services provided to </w:t>
      </w:r>
      <w:r w:rsidR="00D10BA7">
        <w:t>SFO</w:t>
      </w:r>
      <w:r w:rsidR="00C51644">
        <w:t>.</w:t>
      </w:r>
      <w:r w:rsidR="00E76F4D">
        <w:t xml:space="preserve"> See Appendix C</w:t>
      </w:r>
      <w:r w:rsidR="00AA19E1">
        <w:t xml:space="preserve"> or </w:t>
      </w:r>
      <w:hyperlink r:id="rId21" w:history="1">
        <w:r w:rsidR="00AA19E1" w:rsidRPr="00E42C0D">
          <w:rPr>
            <w:rStyle w:val="Hyperlink"/>
          </w:rPr>
          <w:t>http://sfo-dnc/gis/web/agreement.cfm</w:t>
        </w:r>
      </w:hyperlink>
      <w:r w:rsidR="00E76F4D">
        <w:t xml:space="preserve"> for a copy of the Agreement.</w:t>
      </w:r>
    </w:p>
    <w:p w14:paraId="2BE1253D" w14:textId="77777777" w:rsidR="00262F00" w:rsidRDefault="00262F00">
      <w:pPr>
        <w:rPr>
          <w:rFonts w:ascii="Century Gothic" w:eastAsia="Times New Roman" w:hAnsi="Century Gothic" w:cstheme="majorBidi"/>
          <w:bCs/>
          <w:color w:val="006892"/>
          <w:sz w:val="44"/>
          <w:szCs w:val="32"/>
        </w:rPr>
      </w:pPr>
      <w:r>
        <w:br w:type="page"/>
      </w:r>
    </w:p>
    <w:p w14:paraId="7B66D730" w14:textId="77777777" w:rsidR="00262F00" w:rsidRDefault="00262F00" w:rsidP="00C72BA2">
      <w:pPr>
        <w:pStyle w:val="NumHeading1"/>
        <w:numPr>
          <w:ilvl w:val="0"/>
          <w:numId w:val="0"/>
        </w:numPr>
        <w:ind w:left="360" w:hanging="360"/>
        <w:sectPr w:rsidR="00262F00" w:rsidSect="0032106B">
          <w:headerReference w:type="default" r:id="rId22"/>
          <w:footerReference w:type="default" r:id="rId23"/>
          <w:headerReference w:type="first" r:id="rId24"/>
          <w:footerReference w:type="first" r:id="rId25"/>
          <w:pgSz w:w="12240" w:h="15840" w:code="1"/>
          <w:pgMar w:top="1800" w:right="1440" w:bottom="720" w:left="1440" w:header="720" w:footer="720" w:gutter="0"/>
          <w:cols w:space="720"/>
          <w:docGrid w:linePitch="360"/>
        </w:sectPr>
      </w:pPr>
    </w:p>
    <w:p w14:paraId="0792C6E6" w14:textId="6A3E8450" w:rsidR="00C72BA2" w:rsidRDefault="00C72BA2" w:rsidP="00C72BA2">
      <w:pPr>
        <w:pStyle w:val="NumHeading1"/>
        <w:numPr>
          <w:ilvl w:val="0"/>
          <w:numId w:val="0"/>
        </w:numPr>
        <w:ind w:left="360" w:hanging="360"/>
      </w:pPr>
      <w:bookmarkStart w:id="412" w:name="_Toc516556557"/>
      <w:r>
        <w:lastRenderedPageBreak/>
        <w:t>Appendix A – GIS Data Schema</w:t>
      </w:r>
      <w:bookmarkEnd w:id="412"/>
    </w:p>
    <w:p w14:paraId="3C0E7A37" w14:textId="6E519648" w:rsidR="00D75827" w:rsidRDefault="00924B40" w:rsidP="001758A0">
      <w:pPr>
        <w:pStyle w:val="Heading2"/>
      </w:pPr>
      <w:r>
        <w:t>Data Schema</w:t>
      </w:r>
    </w:p>
    <w:tbl>
      <w:tblPr>
        <w:tblStyle w:val="LightList"/>
        <w:tblW w:w="11155" w:type="dxa"/>
        <w:tblLook w:val="04A0" w:firstRow="1" w:lastRow="0" w:firstColumn="1" w:lastColumn="0" w:noHBand="0" w:noVBand="1"/>
      </w:tblPr>
      <w:tblGrid>
        <w:gridCol w:w="3109"/>
        <w:gridCol w:w="2823"/>
        <w:gridCol w:w="1241"/>
        <w:gridCol w:w="1230"/>
        <w:gridCol w:w="2779"/>
      </w:tblGrid>
      <w:tr w:rsidR="00126495" w:rsidRPr="00126495" w14:paraId="2B633561" w14:textId="77777777" w:rsidTr="001758A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006892"/>
            <w:noWrap/>
            <w:hideMark/>
          </w:tcPr>
          <w:p w14:paraId="58698B15" w14:textId="77777777" w:rsidR="00126495" w:rsidRPr="001758A0" w:rsidRDefault="00126495" w:rsidP="004D6EC0">
            <w:pP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Field Name</w:t>
            </w:r>
          </w:p>
        </w:tc>
        <w:tc>
          <w:tcPr>
            <w:tcW w:w="0" w:type="dxa"/>
            <w:shd w:val="clear" w:color="auto" w:fill="006892"/>
            <w:noWrap/>
            <w:hideMark/>
          </w:tcPr>
          <w:p w14:paraId="6409965E" w14:textId="77777777" w:rsidR="00126495" w:rsidRPr="001758A0" w:rsidRDefault="00126495" w:rsidP="004D6EC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Field Alias Name</w:t>
            </w:r>
          </w:p>
        </w:tc>
        <w:tc>
          <w:tcPr>
            <w:tcW w:w="0" w:type="dxa"/>
            <w:shd w:val="clear" w:color="auto" w:fill="006892"/>
            <w:noWrap/>
            <w:hideMark/>
          </w:tcPr>
          <w:p w14:paraId="5EDA8A02" w14:textId="77777777" w:rsidR="00126495" w:rsidRPr="001758A0" w:rsidRDefault="00126495" w:rsidP="004D6EC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Field Type</w:t>
            </w:r>
          </w:p>
        </w:tc>
        <w:tc>
          <w:tcPr>
            <w:tcW w:w="0" w:type="dxa"/>
            <w:shd w:val="clear" w:color="auto" w:fill="006892"/>
            <w:noWrap/>
            <w:hideMark/>
          </w:tcPr>
          <w:p w14:paraId="00ED6438" w14:textId="77777777" w:rsidR="00126495" w:rsidRPr="001758A0" w:rsidRDefault="00126495" w:rsidP="004D6EC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Field Length</w:t>
            </w:r>
          </w:p>
        </w:tc>
        <w:tc>
          <w:tcPr>
            <w:tcW w:w="0" w:type="dxa"/>
            <w:shd w:val="clear" w:color="auto" w:fill="006892"/>
            <w:noWrap/>
            <w:hideMark/>
          </w:tcPr>
          <w:p w14:paraId="2E2A64A1" w14:textId="77777777" w:rsidR="00126495" w:rsidRPr="001758A0" w:rsidRDefault="00126495" w:rsidP="004D6EC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Field Domain Name</w:t>
            </w:r>
          </w:p>
        </w:tc>
      </w:tr>
      <w:tr w:rsidR="00126495" w:rsidRPr="00126495" w14:paraId="5C6E8F62" w14:textId="77777777" w:rsidTr="001264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0394C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SP_AFLINE</w:t>
            </w:r>
          </w:p>
        </w:tc>
      </w:tr>
      <w:tr w:rsidR="00126495" w:rsidRPr="005A188F" w14:paraId="6B7001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7F8D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074FE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356B4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0444E2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777D6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67567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03B5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043B2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02FD2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5A737B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B1089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5718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6D3F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91E0F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14452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5114B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7E24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60DA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45784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D2481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C8CDF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5A2F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25E08B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90B7C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ADE0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1853B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F3592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54D522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54BA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CF0C1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E80A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1E08C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E8A85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31F76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00CD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8A0E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104B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4261E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56502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0E9E2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ED5F7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750B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522F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3FBEC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029B46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9FCBF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042BD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59F0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523D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2072C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850C4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DA232A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7DAC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EE01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7351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E1312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CB8BE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66336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9CEAD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00E8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AE84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B30BF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833E4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DF012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B3BB7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5FD4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D882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7B23CA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27116D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92950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C6BCB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7B574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598C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6F745D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5E3B36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0A5C4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27BEE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2BDDA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070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048AD8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5D8F2B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77A5D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12179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AA18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E406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7BCDA0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1A95F2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572F3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F254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F89B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807C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03195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93D27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324A1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651A3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AE86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7013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06967F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56B5BF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59375E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51DDC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F549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5DD3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018697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235FD1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06741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8A0F5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52C8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1E34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13D91D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0B3F74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5A84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799FB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444B6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EA5B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44C0AF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F0911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F7959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A321B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072E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0CFF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4FB049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90ED6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93CCC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C7F3A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1F61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889F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DATA_SOURCE</w:t>
            </w:r>
          </w:p>
        </w:tc>
        <w:tc>
          <w:tcPr>
            <w:tcW w:w="0" w:type="dxa"/>
            <w:noWrap/>
            <w:hideMark/>
          </w:tcPr>
          <w:p w14:paraId="4260EB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B2E21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D7C6C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7F29A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DBDA8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EB21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466DE4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00D5B3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46F8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AB146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B168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5C60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10DF18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9B86D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5FF7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39373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2867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F397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061AD0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4DB7E7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47A5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E9625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29082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27C8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F37B2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6BA5E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6C4865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6260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BAA9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2B36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2EC982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03AEF6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36B43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FAC15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CE7E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13F4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6B9121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39B802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33F46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7FCC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8F110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E028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875A7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49D0C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F464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45CD28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A4C8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8CD5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6EF572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593486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F1BF60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EBADD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0FFFF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B74E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293B50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638A16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39E896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40AA9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E9F5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DAB2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38F996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5A13F6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AE0A0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77CC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D26D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818D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031BDB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5EAD7C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92AFA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68E2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4ABAC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C47D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3FF15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BEC64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6D38FE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D43EF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A0D5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EB95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53C393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110946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D838D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08C6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126495" w14:paraId="5059E1AC" w14:textId="77777777" w:rsidTr="001264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D2D5D1B"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SP_AFNODE</w:t>
            </w:r>
          </w:p>
        </w:tc>
      </w:tr>
      <w:tr w:rsidR="00126495" w:rsidRPr="005A188F" w14:paraId="50ED1FA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336F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758EA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932AE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86D988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F8087F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5A1B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E3BB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2A2F7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0F01B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65B441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65094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6BCF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DF05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1F50B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0D787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778CB4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1B11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4EB0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0A6F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367F4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62D33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2036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1D17A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A710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D10D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0C0CEF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674A58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35FFA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9CD5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B115E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42D6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2A30C4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2BFC4A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C65E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26C7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FB71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A1F0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E86A2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E0B06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0379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785899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8C9A5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2D13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24E57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274E2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1E41D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8D0A6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569D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096B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C67FF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CB698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3F9D7C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2D80C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7C1F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F4F5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E893A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18362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5EFC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F0268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64334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CC6C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0B7242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95ADE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E101EA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7584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6B42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0F69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35BD7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56F37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6C29F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37B2C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A50D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DA5C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C2D01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5A1D3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4E99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E6988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99835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F770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69B5A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0EF23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42297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23DA9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2263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50FB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NODE_TYPE</w:t>
            </w:r>
          </w:p>
        </w:tc>
        <w:tc>
          <w:tcPr>
            <w:tcW w:w="0" w:type="dxa"/>
            <w:noWrap/>
            <w:hideMark/>
          </w:tcPr>
          <w:p w14:paraId="4BDA79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177D33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2FBE0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7990A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33DB8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61E8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6E15D4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56929C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9887A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98E2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BFE16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7A63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NODE_BTM</w:t>
            </w:r>
          </w:p>
        </w:tc>
        <w:tc>
          <w:tcPr>
            <w:tcW w:w="0" w:type="dxa"/>
            <w:noWrap/>
            <w:hideMark/>
          </w:tcPr>
          <w:p w14:paraId="653B7C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NODE_BTM</w:t>
            </w:r>
          </w:p>
        </w:tc>
        <w:tc>
          <w:tcPr>
            <w:tcW w:w="0" w:type="dxa"/>
            <w:noWrap/>
            <w:hideMark/>
          </w:tcPr>
          <w:p w14:paraId="362816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E7D4A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D6D5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239E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35F3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AD3BD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819A1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4E03F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DFA80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022C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940EE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60CD8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45D33C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C3A56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3AD4A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BF3DC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67B5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65AB59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79A6A6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552E2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3D8C9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A2275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B111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9075C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6A630F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55684D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3399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E97E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CD45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2E0043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B2989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9AEEB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9C530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48F3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AB53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0BAD84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AB18F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E266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087BC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64D1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BA70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26867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1A4551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418E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1E14BB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B443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C5F8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FE8F63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739DA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16EB7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8F26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AFCFC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80F5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6D43E5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60D8A8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2CA52A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D197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6CE2D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C280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10C2B0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17FE98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D3BD6C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BAAED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9E21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46EF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FIELD_LABEL</w:t>
            </w:r>
          </w:p>
        </w:tc>
        <w:tc>
          <w:tcPr>
            <w:tcW w:w="0" w:type="dxa"/>
            <w:noWrap/>
            <w:hideMark/>
          </w:tcPr>
          <w:p w14:paraId="77527D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FIELD_LABEL</w:t>
            </w:r>
          </w:p>
        </w:tc>
        <w:tc>
          <w:tcPr>
            <w:tcW w:w="0" w:type="dxa"/>
            <w:noWrap/>
            <w:hideMark/>
          </w:tcPr>
          <w:p w14:paraId="32A442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9CF2D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A1C8E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25A9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655D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8B4BF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29329C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B301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F430B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C2FB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E45F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21328C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2B3485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EAB0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E94C7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D0B9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4149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6AC74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0FB99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F2E09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41F6E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126495" w14:paraId="1F33EC93" w14:textId="77777777" w:rsidTr="001264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666C22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SP_AFSTRUCTURE</w:t>
            </w:r>
          </w:p>
        </w:tc>
      </w:tr>
      <w:tr w:rsidR="00126495" w:rsidRPr="005A188F" w14:paraId="5EEF01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078E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AE09F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6651D0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BC224A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04D8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D60BE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1563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9A816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064BF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411C77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91D0F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908C7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939C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9D461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23BB98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EE3DDA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BA3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614D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691C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884A1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33292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63828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03834E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01C0C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D6BA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2B230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39047F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AD7D9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B814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08E6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4D6B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22BC6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4773B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D40368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78EC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D01F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8DA3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DD198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0CC448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25EA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6A2D4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C4C9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585E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F2F8B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E0A96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73C1EA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703C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0624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733A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B9EA6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05481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4E7012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D22ED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8241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BBC3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C4E57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48493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1C8C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B3EE2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2787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15B3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718C07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241829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0DFA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95605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CD31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7B3B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STRUCTURE_TYPE</w:t>
            </w:r>
          </w:p>
        </w:tc>
        <w:tc>
          <w:tcPr>
            <w:tcW w:w="0" w:type="dxa"/>
            <w:noWrap/>
            <w:hideMark/>
          </w:tcPr>
          <w:p w14:paraId="01A559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3F6403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F20C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2D30E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E62C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012A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23D06B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0DAF35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A9A1A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7AC66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6E24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44F9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919BC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B5A93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CEB66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DC5AC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0A13C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6B3E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43D2A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499633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4CF0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CB403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F49A9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A547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1A1D4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485EEB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835D4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69D5C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C711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DC49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CFCDD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BC50A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12384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A9B8E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51D8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FE3C8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3647A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0CBDF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85503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65CC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9B03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D86A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0B7D0C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5748E9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34797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24FA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126495" w14:paraId="3F2028BA" w14:textId="77777777" w:rsidTr="001264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DEB837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SP_EL_DUCT_LINKS</w:t>
            </w:r>
          </w:p>
        </w:tc>
      </w:tr>
      <w:tr w:rsidR="00126495" w:rsidRPr="005A188F" w14:paraId="5E5C13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C74B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B951A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21D5F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BDEA49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75DA3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E91AD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5ACF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D427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90C39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5017A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4BCD9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666DC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B788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140E43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25086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646DCE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795C2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B0330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8E4D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140EC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2BF42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603B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CE9A6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6DCAC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A179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1CCFE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04F78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3C1BB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A43DC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C8594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09E0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10314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E30E4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AC0C8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6917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C042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60C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2DB1F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B4DCA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53344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D09B7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3110E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B73A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A4724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659DC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06FE9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68C3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5729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620B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B4F57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DEC12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986E2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6C6813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5CAD6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DBAD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08BCA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DE87D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1795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2C840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9DA9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7522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0DB5CF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12E200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33917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03F83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10EB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8C98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32B02C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2BB9C7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139061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ABF6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0D8D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32F9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SF_LINE_ID</w:t>
            </w:r>
          </w:p>
        </w:tc>
        <w:tc>
          <w:tcPr>
            <w:tcW w:w="0" w:type="dxa"/>
            <w:noWrap/>
            <w:hideMark/>
          </w:tcPr>
          <w:p w14:paraId="518E2E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SF_LINE_ID</w:t>
            </w:r>
          </w:p>
        </w:tc>
        <w:tc>
          <w:tcPr>
            <w:tcW w:w="0" w:type="dxa"/>
            <w:noWrap/>
            <w:hideMark/>
          </w:tcPr>
          <w:p w14:paraId="568D83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EF577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32</w:t>
            </w:r>
          </w:p>
        </w:tc>
        <w:tc>
          <w:tcPr>
            <w:tcW w:w="0" w:type="dxa"/>
            <w:noWrap/>
            <w:hideMark/>
          </w:tcPr>
          <w:p w14:paraId="31FAD6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6DECF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F069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SFIA_TAG</w:t>
            </w:r>
          </w:p>
        </w:tc>
        <w:tc>
          <w:tcPr>
            <w:tcW w:w="0" w:type="dxa"/>
            <w:noWrap/>
            <w:hideMark/>
          </w:tcPr>
          <w:p w14:paraId="330396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SFIA_TAG</w:t>
            </w:r>
          </w:p>
        </w:tc>
        <w:tc>
          <w:tcPr>
            <w:tcW w:w="0" w:type="dxa"/>
            <w:noWrap/>
            <w:hideMark/>
          </w:tcPr>
          <w:p w14:paraId="2BA008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695A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5BF56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9116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2894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SF_START_NODE</w:t>
            </w:r>
          </w:p>
        </w:tc>
        <w:tc>
          <w:tcPr>
            <w:tcW w:w="0" w:type="dxa"/>
            <w:noWrap/>
            <w:hideMark/>
          </w:tcPr>
          <w:p w14:paraId="6BDD70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SF_START_NODE</w:t>
            </w:r>
          </w:p>
        </w:tc>
        <w:tc>
          <w:tcPr>
            <w:tcW w:w="0" w:type="dxa"/>
            <w:noWrap/>
            <w:hideMark/>
          </w:tcPr>
          <w:p w14:paraId="292307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EACE3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DF607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A088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1305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SF_START_TAG</w:t>
            </w:r>
          </w:p>
        </w:tc>
        <w:tc>
          <w:tcPr>
            <w:tcW w:w="0" w:type="dxa"/>
            <w:noWrap/>
            <w:hideMark/>
          </w:tcPr>
          <w:p w14:paraId="2BB506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SF_START_TAG</w:t>
            </w:r>
          </w:p>
        </w:tc>
        <w:tc>
          <w:tcPr>
            <w:tcW w:w="0" w:type="dxa"/>
            <w:noWrap/>
            <w:hideMark/>
          </w:tcPr>
          <w:p w14:paraId="5ACD33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3B832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F22D7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3A608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9235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4F24B4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4E231F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46C7F2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571E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DCEA2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960C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SF_END_NODE</w:t>
            </w:r>
          </w:p>
        </w:tc>
        <w:tc>
          <w:tcPr>
            <w:tcW w:w="0" w:type="dxa"/>
            <w:noWrap/>
            <w:hideMark/>
          </w:tcPr>
          <w:p w14:paraId="3F5E4B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SF_END_NODE</w:t>
            </w:r>
          </w:p>
        </w:tc>
        <w:tc>
          <w:tcPr>
            <w:tcW w:w="0" w:type="dxa"/>
            <w:noWrap/>
            <w:hideMark/>
          </w:tcPr>
          <w:p w14:paraId="1F8550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67031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2EDCC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24D5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0F02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SF_END_TAG</w:t>
            </w:r>
          </w:p>
        </w:tc>
        <w:tc>
          <w:tcPr>
            <w:tcW w:w="0" w:type="dxa"/>
            <w:noWrap/>
            <w:hideMark/>
          </w:tcPr>
          <w:p w14:paraId="67DA2C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SF_END_TAG</w:t>
            </w:r>
          </w:p>
        </w:tc>
        <w:tc>
          <w:tcPr>
            <w:tcW w:w="0" w:type="dxa"/>
            <w:noWrap/>
            <w:hideMark/>
          </w:tcPr>
          <w:p w14:paraId="37DAF9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B2C51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33F4A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1046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20E4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76F571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410B23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35DC5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6274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FE86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7360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SF_DIAMETER</w:t>
            </w:r>
          </w:p>
        </w:tc>
        <w:tc>
          <w:tcPr>
            <w:tcW w:w="0" w:type="dxa"/>
            <w:noWrap/>
            <w:hideMark/>
          </w:tcPr>
          <w:p w14:paraId="3B3B24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SF_DIAMETER</w:t>
            </w:r>
          </w:p>
        </w:tc>
        <w:tc>
          <w:tcPr>
            <w:tcW w:w="0" w:type="dxa"/>
            <w:noWrap/>
            <w:hideMark/>
          </w:tcPr>
          <w:p w14:paraId="66F45F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7F6F3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F368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DBF79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75B7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SF_SPARE_CONDUITS</w:t>
            </w:r>
          </w:p>
        </w:tc>
        <w:tc>
          <w:tcPr>
            <w:tcW w:w="0" w:type="dxa"/>
            <w:noWrap/>
            <w:hideMark/>
          </w:tcPr>
          <w:p w14:paraId="590378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SF_SPARE_CONDUITS</w:t>
            </w:r>
          </w:p>
        </w:tc>
        <w:tc>
          <w:tcPr>
            <w:tcW w:w="0" w:type="dxa"/>
            <w:noWrap/>
            <w:hideMark/>
          </w:tcPr>
          <w:p w14:paraId="7545C6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E38D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4C698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9339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B563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SF_DUCT_TYPE</w:t>
            </w:r>
          </w:p>
        </w:tc>
        <w:tc>
          <w:tcPr>
            <w:tcW w:w="0" w:type="dxa"/>
            <w:noWrap/>
            <w:hideMark/>
          </w:tcPr>
          <w:p w14:paraId="0FC629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SF_DUCT_TYPE</w:t>
            </w:r>
          </w:p>
        </w:tc>
        <w:tc>
          <w:tcPr>
            <w:tcW w:w="0" w:type="dxa"/>
            <w:noWrap/>
            <w:hideMark/>
          </w:tcPr>
          <w:p w14:paraId="4030F1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BDE01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F49FD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87DC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04E4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SF_NO_OF_CONDUITS</w:t>
            </w:r>
          </w:p>
        </w:tc>
        <w:tc>
          <w:tcPr>
            <w:tcW w:w="0" w:type="dxa"/>
            <w:noWrap/>
            <w:hideMark/>
          </w:tcPr>
          <w:p w14:paraId="69CDB0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SF_NO_OF_CONDUITS</w:t>
            </w:r>
          </w:p>
        </w:tc>
        <w:tc>
          <w:tcPr>
            <w:tcW w:w="0" w:type="dxa"/>
            <w:noWrap/>
            <w:hideMark/>
          </w:tcPr>
          <w:p w14:paraId="12EACF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3123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92391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06CB8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29BA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SF_STATUS</w:t>
            </w:r>
          </w:p>
        </w:tc>
        <w:tc>
          <w:tcPr>
            <w:tcW w:w="0" w:type="dxa"/>
            <w:noWrap/>
            <w:hideMark/>
          </w:tcPr>
          <w:p w14:paraId="7AF50D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SF_STATUS</w:t>
            </w:r>
          </w:p>
        </w:tc>
        <w:tc>
          <w:tcPr>
            <w:tcW w:w="0" w:type="dxa"/>
            <w:noWrap/>
            <w:hideMark/>
          </w:tcPr>
          <w:p w14:paraId="260F49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71AF6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B636A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8DED5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BB5C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SF_CONDITION</w:t>
            </w:r>
          </w:p>
        </w:tc>
        <w:tc>
          <w:tcPr>
            <w:tcW w:w="0" w:type="dxa"/>
            <w:noWrap/>
            <w:hideMark/>
          </w:tcPr>
          <w:p w14:paraId="11DD4A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SF_CONDITION</w:t>
            </w:r>
          </w:p>
        </w:tc>
        <w:tc>
          <w:tcPr>
            <w:tcW w:w="0" w:type="dxa"/>
            <w:noWrap/>
            <w:hideMark/>
          </w:tcPr>
          <w:p w14:paraId="7189A5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A9B1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0FA90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FA23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D79D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SF_CONTRACT_NO</w:t>
            </w:r>
          </w:p>
        </w:tc>
        <w:tc>
          <w:tcPr>
            <w:tcW w:w="0" w:type="dxa"/>
            <w:noWrap/>
            <w:hideMark/>
          </w:tcPr>
          <w:p w14:paraId="7CB25D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SF_CONTRACT_NO</w:t>
            </w:r>
          </w:p>
        </w:tc>
        <w:tc>
          <w:tcPr>
            <w:tcW w:w="0" w:type="dxa"/>
            <w:noWrap/>
            <w:hideMark/>
          </w:tcPr>
          <w:p w14:paraId="61C5C1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AEECA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3B8DC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C493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3DEAB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SF_YEAR</w:t>
            </w:r>
          </w:p>
        </w:tc>
        <w:tc>
          <w:tcPr>
            <w:tcW w:w="0" w:type="dxa"/>
            <w:noWrap/>
            <w:hideMark/>
          </w:tcPr>
          <w:p w14:paraId="2A6323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SF_YEAR</w:t>
            </w:r>
          </w:p>
        </w:tc>
        <w:tc>
          <w:tcPr>
            <w:tcW w:w="0" w:type="dxa"/>
            <w:noWrap/>
            <w:hideMark/>
          </w:tcPr>
          <w:p w14:paraId="384C89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4683C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B3A25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8836B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6E8D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SF_UPDATE_NO</w:t>
            </w:r>
          </w:p>
        </w:tc>
        <w:tc>
          <w:tcPr>
            <w:tcW w:w="0" w:type="dxa"/>
            <w:noWrap/>
            <w:hideMark/>
          </w:tcPr>
          <w:p w14:paraId="4C2ECF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SF_UPDATE_NO</w:t>
            </w:r>
          </w:p>
        </w:tc>
        <w:tc>
          <w:tcPr>
            <w:tcW w:w="0" w:type="dxa"/>
            <w:noWrap/>
            <w:hideMark/>
          </w:tcPr>
          <w:p w14:paraId="3AD5CB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FA0BF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1AABF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88B5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A840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SF_UPDATE_YEAR</w:t>
            </w:r>
          </w:p>
        </w:tc>
        <w:tc>
          <w:tcPr>
            <w:tcW w:w="0" w:type="dxa"/>
            <w:noWrap/>
            <w:hideMark/>
          </w:tcPr>
          <w:p w14:paraId="33B031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SF_UPDATE_YEAR</w:t>
            </w:r>
          </w:p>
        </w:tc>
        <w:tc>
          <w:tcPr>
            <w:tcW w:w="0" w:type="dxa"/>
            <w:noWrap/>
            <w:hideMark/>
          </w:tcPr>
          <w:p w14:paraId="09560F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9689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B2946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AF06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A071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GENERAL_LOCATION</w:t>
            </w:r>
          </w:p>
        </w:tc>
        <w:tc>
          <w:tcPr>
            <w:tcW w:w="0" w:type="dxa"/>
            <w:noWrap/>
            <w:hideMark/>
          </w:tcPr>
          <w:p w14:paraId="422DAC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GENERAL_LOCATION</w:t>
            </w:r>
          </w:p>
        </w:tc>
        <w:tc>
          <w:tcPr>
            <w:tcW w:w="0" w:type="dxa"/>
            <w:noWrap/>
            <w:hideMark/>
          </w:tcPr>
          <w:p w14:paraId="6D502A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74F31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C9EAF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25F5E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A1E8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SF_COMMENTS</w:t>
            </w:r>
          </w:p>
        </w:tc>
        <w:tc>
          <w:tcPr>
            <w:tcW w:w="0" w:type="dxa"/>
            <w:noWrap/>
            <w:hideMark/>
          </w:tcPr>
          <w:p w14:paraId="3D5FB7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SF_COMMENTS</w:t>
            </w:r>
          </w:p>
        </w:tc>
        <w:tc>
          <w:tcPr>
            <w:tcW w:w="0" w:type="dxa"/>
            <w:noWrap/>
            <w:hideMark/>
          </w:tcPr>
          <w:p w14:paraId="1BFC8D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D82B7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A0941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B772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5773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OLD_OLD_GID</w:t>
            </w:r>
          </w:p>
        </w:tc>
        <w:tc>
          <w:tcPr>
            <w:tcW w:w="0" w:type="dxa"/>
            <w:noWrap/>
            <w:hideMark/>
          </w:tcPr>
          <w:p w14:paraId="44FD04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OLD_OLD_GID</w:t>
            </w:r>
          </w:p>
        </w:tc>
        <w:tc>
          <w:tcPr>
            <w:tcW w:w="0" w:type="dxa"/>
            <w:noWrap/>
            <w:hideMark/>
          </w:tcPr>
          <w:p w14:paraId="39B376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4DAD9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ADABD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92F3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C268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CONDUITS_TOTAL</w:t>
            </w:r>
          </w:p>
        </w:tc>
        <w:tc>
          <w:tcPr>
            <w:tcW w:w="0" w:type="dxa"/>
            <w:noWrap/>
            <w:hideMark/>
          </w:tcPr>
          <w:p w14:paraId="593704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CONDUITS_TOTAL</w:t>
            </w:r>
          </w:p>
        </w:tc>
        <w:tc>
          <w:tcPr>
            <w:tcW w:w="0" w:type="dxa"/>
            <w:noWrap/>
            <w:hideMark/>
          </w:tcPr>
          <w:p w14:paraId="2EB65C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24FB2B1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2B053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76C7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A069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CONDUITS_CONFIG</w:t>
            </w:r>
          </w:p>
        </w:tc>
        <w:tc>
          <w:tcPr>
            <w:tcW w:w="0" w:type="dxa"/>
            <w:noWrap/>
            <w:hideMark/>
          </w:tcPr>
          <w:p w14:paraId="5E06AA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CONDUITS_CONFIG</w:t>
            </w:r>
          </w:p>
        </w:tc>
        <w:tc>
          <w:tcPr>
            <w:tcW w:w="0" w:type="dxa"/>
            <w:noWrap/>
            <w:hideMark/>
          </w:tcPr>
          <w:p w14:paraId="40C3B9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BF011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D99E8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6F97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D76A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CONDUITS_USED</w:t>
            </w:r>
          </w:p>
        </w:tc>
        <w:tc>
          <w:tcPr>
            <w:tcW w:w="0" w:type="dxa"/>
            <w:noWrap/>
            <w:hideMark/>
          </w:tcPr>
          <w:p w14:paraId="122B04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CONDUITS_USED</w:t>
            </w:r>
          </w:p>
        </w:tc>
        <w:tc>
          <w:tcPr>
            <w:tcW w:w="0" w:type="dxa"/>
            <w:noWrap/>
            <w:hideMark/>
          </w:tcPr>
          <w:p w14:paraId="176099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6FFEE55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0B0B0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2BBCF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1ADA1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CONDUITS_SPARE</w:t>
            </w:r>
          </w:p>
        </w:tc>
        <w:tc>
          <w:tcPr>
            <w:tcW w:w="0" w:type="dxa"/>
            <w:noWrap/>
            <w:hideMark/>
          </w:tcPr>
          <w:p w14:paraId="422E2D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CONDUITS_SPARE</w:t>
            </w:r>
          </w:p>
        </w:tc>
        <w:tc>
          <w:tcPr>
            <w:tcW w:w="0" w:type="dxa"/>
            <w:noWrap/>
            <w:hideMark/>
          </w:tcPr>
          <w:p w14:paraId="0089E7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458BCCB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F399C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F4B0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FCD2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DUCT_DETL_STATUS</w:t>
            </w:r>
          </w:p>
        </w:tc>
        <w:tc>
          <w:tcPr>
            <w:tcW w:w="0" w:type="dxa"/>
            <w:noWrap/>
            <w:hideMark/>
          </w:tcPr>
          <w:p w14:paraId="0635AD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DUCT_DETL_STATUS</w:t>
            </w:r>
          </w:p>
        </w:tc>
        <w:tc>
          <w:tcPr>
            <w:tcW w:w="0" w:type="dxa"/>
            <w:noWrap/>
            <w:hideMark/>
          </w:tcPr>
          <w:p w14:paraId="5442DF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7CD8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47FE1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67B3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1A8B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B71F7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E2988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A6AACA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6D5B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C1AF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700B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17743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763E4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47ABE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E9A1F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E1F0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774A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7983FB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7492E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9401A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220F2A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97003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D031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5F887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A6726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4F76A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D86B3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268B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EFC1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42F079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1E6823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C373B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E7EA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A91E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C03B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23C6DC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1EFA24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D52B99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A799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BB24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0922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DUCT_HT</w:t>
            </w:r>
          </w:p>
        </w:tc>
        <w:tc>
          <w:tcPr>
            <w:tcW w:w="0" w:type="dxa"/>
            <w:noWrap/>
            <w:hideMark/>
          </w:tcPr>
          <w:p w14:paraId="458875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DUCT_HT</w:t>
            </w:r>
          </w:p>
        </w:tc>
        <w:tc>
          <w:tcPr>
            <w:tcW w:w="0" w:type="dxa"/>
            <w:noWrap/>
            <w:hideMark/>
          </w:tcPr>
          <w:p w14:paraId="1F0F97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441211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9F77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7EBB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7EF9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DUCT_WIDTH</w:t>
            </w:r>
          </w:p>
        </w:tc>
        <w:tc>
          <w:tcPr>
            <w:tcW w:w="0" w:type="dxa"/>
            <w:noWrap/>
            <w:hideMark/>
          </w:tcPr>
          <w:p w14:paraId="3534A7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DUCT_WIDTH</w:t>
            </w:r>
          </w:p>
        </w:tc>
        <w:tc>
          <w:tcPr>
            <w:tcW w:w="0" w:type="dxa"/>
            <w:noWrap/>
            <w:hideMark/>
          </w:tcPr>
          <w:p w14:paraId="3FFAEF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8D337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A006D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4454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FBA1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D7B0C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49446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7712E1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C00F8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872E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719C0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lastRenderedPageBreak/>
              <w:t xml:space="preserve"> GEOMETRY_Length</w:t>
            </w:r>
          </w:p>
        </w:tc>
        <w:tc>
          <w:tcPr>
            <w:tcW w:w="0" w:type="dxa"/>
            <w:noWrap/>
            <w:hideMark/>
          </w:tcPr>
          <w:p w14:paraId="057CC7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1EF156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896D3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30BB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126495" w14:paraId="11C73056" w14:textId="77777777" w:rsidTr="00126495">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7097B2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SP_EL_DUCT_NODES</w:t>
            </w:r>
          </w:p>
        </w:tc>
      </w:tr>
      <w:tr w:rsidR="00126495" w:rsidRPr="005A188F" w14:paraId="6A570C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9615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5C5B8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D5391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A0925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BEA65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8C58C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93CE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97141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8E1FA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04502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2838B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831D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361C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70FC27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48A5E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67B30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44C48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37DCE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01DA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5416F4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0FB81C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53A8C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23A9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EDD81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2323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161890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475C02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FD0C5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7347E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FC36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87F1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85235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4CFFF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8F9BD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25B19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69A5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C02F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8D964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6FB1C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A92722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319D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E2B3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F425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95300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03F59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963C59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9F0D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4D49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0F9F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57780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449C83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5CE12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D3604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6757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10C1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9D285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C5FE8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67C4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DDE3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1076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871E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1B487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5B346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9B3FF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5EE8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B700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A20E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F0836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92E73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0A9D8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04A19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717D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A638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4BC2F4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112879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8C363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ABB09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D576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F098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490796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432784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05995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7D8A2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A8FF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40175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NODE_DESC</w:t>
            </w:r>
          </w:p>
        </w:tc>
        <w:tc>
          <w:tcPr>
            <w:tcW w:w="0" w:type="dxa"/>
            <w:noWrap/>
            <w:hideMark/>
          </w:tcPr>
          <w:p w14:paraId="39CD77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NODE_DESC</w:t>
            </w:r>
          </w:p>
        </w:tc>
        <w:tc>
          <w:tcPr>
            <w:tcW w:w="0" w:type="dxa"/>
            <w:noWrap/>
            <w:hideMark/>
          </w:tcPr>
          <w:p w14:paraId="1A5CD1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DF6E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79491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2DA33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53DA3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62E745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5D6C95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C136A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45AD1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961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DB67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LINK_ID</w:t>
            </w:r>
          </w:p>
        </w:tc>
        <w:tc>
          <w:tcPr>
            <w:tcW w:w="0" w:type="dxa"/>
            <w:noWrap/>
            <w:hideMark/>
          </w:tcPr>
          <w:p w14:paraId="7C2035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LINK_ID</w:t>
            </w:r>
          </w:p>
        </w:tc>
        <w:tc>
          <w:tcPr>
            <w:tcW w:w="0" w:type="dxa"/>
            <w:noWrap/>
            <w:hideMark/>
          </w:tcPr>
          <w:p w14:paraId="7AA8F9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7F44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06951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5039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9D07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SFO_NUMBER</w:t>
            </w:r>
          </w:p>
        </w:tc>
        <w:tc>
          <w:tcPr>
            <w:tcW w:w="0" w:type="dxa"/>
            <w:noWrap/>
            <w:hideMark/>
          </w:tcPr>
          <w:p w14:paraId="6D2411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SFO_NUMBER</w:t>
            </w:r>
          </w:p>
        </w:tc>
        <w:tc>
          <w:tcPr>
            <w:tcW w:w="0" w:type="dxa"/>
            <w:noWrap/>
            <w:hideMark/>
          </w:tcPr>
          <w:p w14:paraId="1BC619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D2B1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2DE04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6267F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C93D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w:t>
            </w:r>
          </w:p>
        </w:tc>
        <w:tc>
          <w:tcPr>
            <w:tcW w:w="0" w:type="dxa"/>
            <w:noWrap/>
            <w:hideMark/>
          </w:tcPr>
          <w:p w14:paraId="0D551C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w:t>
            </w:r>
          </w:p>
        </w:tc>
        <w:tc>
          <w:tcPr>
            <w:tcW w:w="0" w:type="dxa"/>
            <w:noWrap/>
            <w:hideMark/>
          </w:tcPr>
          <w:p w14:paraId="1535D5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D5A94C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70A0B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972C6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3B5A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YR_INSTALLED</w:t>
            </w:r>
          </w:p>
        </w:tc>
        <w:tc>
          <w:tcPr>
            <w:tcW w:w="0" w:type="dxa"/>
            <w:noWrap/>
            <w:hideMark/>
          </w:tcPr>
          <w:p w14:paraId="71109B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YR_INSTALLED</w:t>
            </w:r>
          </w:p>
        </w:tc>
        <w:tc>
          <w:tcPr>
            <w:tcW w:w="0" w:type="dxa"/>
            <w:noWrap/>
            <w:hideMark/>
          </w:tcPr>
          <w:p w14:paraId="252C01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3537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89DCB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B99F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8F44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ACTIVE</w:t>
            </w:r>
          </w:p>
        </w:tc>
        <w:tc>
          <w:tcPr>
            <w:tcW w:w="0" w:type="dxa"/>
            <w:noWrap/>
            <w:hideMark/>
          </w:tcPr>
          <w:p w14:paraId="1535A8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ACTIVE</w:t>
            </w:r>
          </w:p>
        </w:tc>
        <w:tc>
          <w:tcPr>
            <w:tcW w:w="0" w:type="dxa"/>
            <w:noWrap/>
            <w:hideMark/>
          </w:tcPr>
          <w:p w14:paraId="469173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0272D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59FCC9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EAF80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29295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1B2517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79158B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A75A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15221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834E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38FF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PLAN</w:t>
            </w:r>
          </w:p>
        </w:tc>
        <w:tc>
          <w:tcPr>
            <w:tcW w:w="0" w:type="dxa"/>
            <w:noWrap/>
            <w:hideMark/>
          </w:tcPr>
          <w:p w14:paraId="58ADBF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PLAN</w:t>
            </w:r>
          </w:p>
        </w:tc>
        <w:tc>
          <w:tcPr>
            <w:tcW w:w="0" w:type="dxa"/>
            <w:noWrap/>
            <w:hideMark/>
          </w:tcPr>
          <w:p w14:paraId="1C8E7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AFF1B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BD85D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2F738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54F2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DETAIL</w:t>
            </w:r>
          </w:p>
        </w:tc>
        <w:tc>
          <w:tcPr>
            <w:tcW w:w="0" w:type="dxa"/>
            <w:noWrap/>
            <w:hideMark/>
          </w:tcPr>
          <w:p w14:paraId="23E24D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DETAIL</w:t>
            </w:r>
          </w:p>
        </w:tc>
        <w:tc>
          <w:tcPr>
            <w:tcW w:w="0" w:type="dxa"/>
            <w:noWrap/>
            <w:hideMark/>
          </w:tcPr>
          <w:p w14:paraId="3BB583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8ADB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30328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8AB9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7038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FORMER_NUMBER</w:t>
            </w:r>
          </w:p>
        </w:tc>
        <w:tc>
          <w:tcPr>
            <w:tcW w:w="0" w:type="dxa"/>
            <w:noWrap/>
            <w:hideMark/>
          </w:tcPr>
          <w:p w14:paraId="7A25BF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FORMER_NUMBER</w:t>
            </w:r>
          </w:p>
        </w:tc>
        <w:tc>
          <w:tcPr>
            <w:tcW w:w="0" w:type="dxa"/>
            <w:noWrap/>
            <w:hideMark/>
          </w:tcPr>
          <w:p w14:paraId="1538FA7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ED94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668BF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EB842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FE45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BUTTERFLY_DWG</w:t>
            </w:r>
          </w:p>
        </w:tc>
        <w:tc>
          <w:tcPr>
            <w:tcW w:w="0" w:type="dxa"/>
            <w:noWrap/>
            <w:hideMark/>
          </w:tcPr>
          <w:p w14:paraId="5CC3A8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BUTTERFLY_DWG</w:t>
            </w:r>
          </w:p>
        </w:tc>
        <w:tc>
          <w:tcPr>
            <w:tcW w:w="0" w:type="dxa"/>
            <w:noWrap/>
            <w:hideMark/>
          </w:tcPr>
          <w:p w14:paraId="591D9E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506B2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082BF1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6F16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3AB6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MH_FOLDER_LINK</w:t>
            </w:r>
          </w:p>
        </w:tc>
        <w:tc>
          <w:tcPr>
            <w:tcW w:w="0" w:type="dxa"/>
            <w:noWrap/>
            <w:hideMark/>
          </w:tcPr>
          <w:p w14:paraId="4D67B6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MH_FOLDER_LINK</w:t>
            </w:r>
          </w:p>
        </w:tc>
        <w:tc>
          <w:tcPr>
            <w:tcW w:w="0" w:type="dxa"/>
            <w:noWrap/>
            <w:hideMark/>
          </w:tcPr>
          <w:p w14:paraId="1EDD47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0A99E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73BE59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2C39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B14F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REMARKS</w:t>
            </w:r>
          </w:p>
        </w:tc>
        <w:tc>
          <w:tcPr>
            <w:tcW w:w="0" w:type="dxa"/>
            <w:noWrap/>
            <w:hideMark/>
          </w:tcPr>
          <w:p w14:paraId="153DF5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REMARKS</w:t>
            </w:r>
          </w:p>
        </w:tc>
        <w:tc>
          <w:tcPr>
            <w:tcW w:w="0" w:type="dxa"/>
            <w:noWrap/>
            <w:hideMark/>
          </w:tcPr>
          <w:p w14:paraId="04F5A1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4116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1F88C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015B0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A891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SFO_SYM_NAME</w:t>
            </w:r>
          </w:p>
        </w:tc>
        <w:tc>
          <w:tcPr>
            <w:tcW w:w="0" w:type="dxa"/>
            <w:noWrap/>
            <w:hideMark/>
          </w:tcPr>
          <w:p w14:paraId="7BD6F3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SFO_SYM_NAME</w:t>
            </w:r>
          </w:p>
        </w:tc>
        <w:tc>
          <w:tcPr>
            <w:tcW w:w="0" w:type="dxa"/>
            <w:noWrap/>
            <w:hideMark/>
          </w:tcPr>
          <w:p w14:paraId="0052A6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D514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28C0D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50A4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0E1D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DATA_ISSUES</w:t>
            </w:r>
          </w:p>
        </w:tc>
        <w:tc>
          <w:tcPr>
            <w:tcW w:w="0" w:type="dxa"/>
            <w:noWrap/>
            <w:hideMark/>
          </w:tcPr>
          <w:p w14:paraId="7D95FC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DATA_ISSUES</w:t>
            </w:r>
          </w:p>
        </w:tc>
        <w:tc>
          <w:tcPr>
            <w:tcW w:w="0" w:type="dxa"/>
            <w:noWrap/>
            <w:hideMark/>
          </w:tcPr>
          <w:p w14:paraId="7E0C30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C040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4E6589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E833F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C609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PDMH_NODE_ID</w:t>
            </w:r>
          </w:p>
        </w:tc>
        <w:tc>
          <w:tcPr>
            <w:tcW w:w="0" w:type="dxa"/>
            <w:noWrap/>
            <w:hideMark/>
          </w:tcPr>
          <w:p w14:paraId="206717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PDMH_NODE_ID</w:t>
            </w:r>
          </w:p>
        </w:tc>
        <w:tc>
          <w:tcPr>
            <w:tcW w:w="0" w:type="dxa"/>
            <w:noWrap/>
            <w:hideMark/>
          </w:tcPr>
          <w:p w14:paraId="2DF091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1572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32</w:t>
            </w:r>
          </w:p>
        </w:tc>
        <w:tc>
          <w:tcPr>
            <w:tcW w:w="0" w:type="dxa"/>
            <w:noWrap/>
            <w:hideMark/>
          </w:tcPr>
          <w:p w14:paraId="2ECC33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519A4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1D88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PDMH_NODE_TYPE</w:t>
            </w:r>
          </w:p>
        </w:tc>
        <w:tc>
          <w:tcPr>
            <w:tcW w:w="0" w:type="dxa"/>
            <w:noWrap/>
            <w:hideMark/>
          </w:tcPr>
          <w:p w14:paraId="2D11D2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PDMH_NODE_TYPE</w:t>
            </w:r>
          </w:p>
        </w:tc>
        <w:tc>
          <w:tcPr>
            <w:tcW w:w="0" w:type="dxa"/>
            <w:noWrap/>
            <w:hideMark/>
          </w:tcPr>
          <w:p w14:paraId="1FBECD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D186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218DF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721CB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9839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PDMH_LIB_REF</w:t>
            </w:r>
          </w:p>
        </w:tc>
        <w:tc>
          <w:tcPr>
            <w:tcW w:w="0" w:type="dxa"/>
            <w:noWrap/>
            <w:hideMark/>
          </w:tcPr>
          <w:p w14:paraId="12E6FF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PDMH_LIB_REF</w:t>
            </w:r>
          </w:p>
        </w:tc>
        <w:tc>
          <w:tcPr>
            <w:tcW w:w="0" w:type="dxa"/>
            <w:noWrap/>
            <w:hideMark/>
          </w:tcPr>
          <w:p w14:paraId="42EF0A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6714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8773D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0352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C49B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PDMH_FORMER_SFIA_TAG</w:t>
            </w:r>
          </w:p>
        </w:tc>
        <w:tc>
          <w:tcPr>
            <w:tcW w:w="0" w:type="dxa"/>
            <w:noWrap/>
            <w:hideMark/>
          </w:tcPr>
          <w:p w14:paraId="4EA0BD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PDMH_FORMER_SFIA_TAG</w:t>
            </w:r>
          </w:p>
        </w:tc>
        <w:tc>
          <w:tcPr>
            <w:tcW w:w="0" w:type="dxa"/>
            <w:noWrap/>
            <w:hideMark/>
          </w:tcPr>
          <w:p w14:paraId="0794D4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A7B7F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44862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86ABC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9308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3DA6D7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449D41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FF1C6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5596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0D50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780C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387C52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14729D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BFFCE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AE12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A8493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E0B5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PDMH_STATUS</w:t>
            </w:r>
          </w:p>
        </w:tc>
        <w:tc>
          <w:tcPr>
            <w:tcW w:w="0" w:type="dxa"/>
            <w:noWrap/>
            <w:hideMark/>
          </w:tcPr>
          <w:p w14:paraId="0095C1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PDMH_STATUS</w:t>
            </w:r>
          </w:p>
        </w:tc>
        <w:tc>
          <w:tcPr>
            <w:tcW w:w="0" w:type="dxa"/>
            <w:noWrap/>
            <w:hideMark/>
          </w:tcPr>
          <w:p w14:paraId="0C3D4F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724A5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3F23A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E13F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0E77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PDMH_DIMENSIONS</w:t>
            </w:r>
          </w:p>
        </w:tc>
        <w:tc>
          <w:tcPr>
            <w:tcW w:w="0" w:type="dxa"/>
            <w:noWrap/>
            <w:hideMark/>
          </w:tcPr>
          <w:p w14:paraId="1B0C9C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PDMH_DIMENSIONS</w:t>
            </w:r>
          </w:p>
        </w:tc>
        <w:tc>
          <w:tcPr>
            <w:tcW w:w="0" w:type="dxa"/>
            <w:noWrap/>
            <w:hideMark/>
          </w:tcPr>
          <w:p w14:paraId="4DDB1E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31DB9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5C18A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B0E8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46FB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PDMH_NECK_HT</w:t>
            </w:r>
          </w:p>
        </w:tc>
        <w:tc>
          <w:tcPr>
            <w:tcW w:w="0" w:type="dxa"/>
            <w:noWrap/>
            <w:hideMark/>
          </w:tcPr>
          <w:p w14:paraId="462F93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PDMH_NECK_HT</w:t>
            </w:r>
          </w:p>
        </w:tc>
        <w:tc>
          <w:tcPr>
            <w:tcW w:w="0" w:type="dxa"/>
            <w:noWrap/>
            <w:hideMark/>
          </w:tcPr>
          <w:p w14:paraId="2A2DD0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9F16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3FD3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8D19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E027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PDMH_DETAIL_DWG</w:t>
            </w:r>
          </w:p>
        </w:tc>
        <w:tc>
          <w:tcPr>
            <w:tcW w:w="0" w:type="dxa"/>
            <w:noWrap/>
            <w:hideMark/>
          </w:tcPr>
          <w:p w14:paraId="124F1B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PDMH_DETAIL_DWG</w:t>
            </w:r>
          </w:p>
        </w:tc>
        <w:tc>
          <w:tcPr>
            <w:tcW w:w="0" w:type="dxa"/>
            <w:noWrap/>
            <w:hideMark/>
          </w:tcPr>
          <w:p w14:paraId="7FEED3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30BF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12BBA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3860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25A2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PDMH_PLAN_DWG</w:t>
            </w:r>
          </w:p>
        </w:tc>
        <w:tc>
          <w:tcPr>
            <w:tcW w:w="0" w:type="dxa"/>
            <w:noWrap/>
            <w:hideMark/>
          </w:tcPr>
          <w:p w14:paraId="7BDACE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PDMH_PLAN_DWG</w:t>
            </w:r>
          </w:p>
        </w:tc>
        <w:tc>
          <w:tcPr>
            <w:tcW w:w="0" w:type="dxa"/>
            <w:noWrap/>
            <w:hideMark/>
          </w:tcPr>
          <w:p w14:paraId="14254A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A6FC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24376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2B4DE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E304A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PDMH_CONTRACT_NO</w:t>
            </w:r>
          </w:p>
        </w:tc>
        <w:tc>
          <w:tcPr>
            <w:tcW w:w="0" w:type="dxa"/>
            <w:noWrap/>
            <w:hideMark/>
          </w:tcPr>
          <w:p w14:paraId="323743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PDMH_CONTRACT_NO</w:t>
            </w:r>
          </w:p>
        </w:tc>
        <w:tc>
          <w:tcPr>
            <w:tcW w:w="0" w:type="dxa"/>
            <w:noWrap/>
            <w:hideMark/>
          </w:tcPr>
          <w:p w14:paraId="0D2674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74A60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B57D8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B747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5960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PDMH_UPDATE_NO</w:t>
            </w:r>
          </w:p>
        </w:tc>
        <w:tc>
          <w:tcPr>
            <w:tcW w:w="0" w:type="dxa"/>
            <w:noWrap/>
            <w:hideMark/>
          </w:tcPr>
          <w:p w14:paraId="6BE755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PDMH_UPDATE_NO</w:t>
            </w:r>
          </w:p>
        </w:tc>
        <w:tc>
          <w:tcPr>
            <w:tcW w:w="0" w:type="dxa"/>
            <w:noWrap/>
            <w:hideMark/>
          </w:tcPr>
          <w:p w14:paraId="24CE02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4D19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ED47C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AC529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3FFA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PDMH_UPDATE_YEAR</w:t>
            </w:r>
          </w:p>
        </w:tc>
        <w:tc>
          <w:tcPr>
            <w:tcW w:w="0" w:type="dxa"/>
            <w:noWrap/>
            <w:hideMark/>
          </w:tcPr>
          <w:p w14:paraId="737EE4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PDMH_UPDATE_YEAR</w:t>
            </w:r>
          </w:p>
        </w:tc>
        <w:tc>
          <w:tcPr>
            <w:tcW w:w="0" w:type="dxa"/>
            <w:noWrap/>
            <w:hideMark/>
          </w:tcPr>
          <w:p w14:paraId="6614DA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07038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D201A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2F46E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EA1C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PDMH_GENERAL_LOCATION</w:t>
            </w:r>
          </w:p>
        </w:tc>
        <w:tc>
          <w:tcPr>
            <w:tcW w:w="0" w:type="dxa"/>
            <w:noWrap/>
            <w:hideMark/>
          </w:tcPr>
          <w:p w14:paraId="64621D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PDMH_GENERAL_LOCATION</w:t>
            </w:r>
          </w:p>
        </w:tc>
        <w:tc>
          <w:tcPr>
            <w:tcW w:w="0" w:type="dxa"/>
            <w:noWrap/>
            <w:hideMark/>
          </w:tcPr>
          <w:p w14:paraId="23083D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207C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F441D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BA7F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BEDB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PDMH_COMMENTS</w:t>
            </w:r>
          </w:p>
        </w:tc>
        <w:tc>
          <w:tcPr>
            <w:tcW w:w="0" w:type="dxa"/>
            <w:noWrap/>
            <w:hideMark/>
          </w:tcPr>
          <w:p w14:paraId="3FED81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PDMH_COMMENTS</w:t>
            </w:r>
          </w:p>
        </w:tc>
        <w:tc>
          <w:tcPr>
            <w:tcW w:w="0" w:type="dxa"/>
            <w:noWrap/>
            <w:hideMark/>
          </w:tcPr>
          <w:p w14:paraId="1580DF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FBE72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9DF7C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3830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B632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6C734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34304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D129D5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E2BFA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2ADC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B784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15854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4BA0A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44C0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890AC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B74BF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5BBB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E3BCD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74249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13D9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458C48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78BE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EAFF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5553F7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140D8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C0303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B06F1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344E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2245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NODE_GL_TEMP</w:t>
            </w:r>
          </w:p>
        </w:tc>
        <w:tc>
          <w:tcPr>
            <w:tcW w:w="0" w:type="dxa"/>
            <w:noWrap/>
            <w:hideMark/>
          </w:tcPr>
          <w:p w14:paraId="08DC15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NODE_GL_TEMP</w:t>
            </w:r>
          </w:p>
        </w:tc>
        <w:tc>
          <w:tcPr>
            <w:tcW w:w="0" w:type="dxa"/>
            <w:noWrap/>
            <w:hideMark/>
          </w:tcPr>
          <w:p w14:paraId="7E2DBA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B5F69C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698C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D261F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A14F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NODE_INV_TEMP</w:t>
            </w:r>
          </w:p>
        </w:tc>
        <w:tc>
          <w:tcPr>
            <w:tcW w:w="0" w:type="dxa"/>
            <w:noWrap/>
            <w:hideMark/>
          </w:tcPr>
          <w:p w14:paraId="4E66A6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NODE_INV_TEMP</w:t>
            </w:r>
          </w:p>
        </w:tc>
        <w:tc>
          <w:tcPr>
            <w:tcW w:w="0" w:type="dxa"/>
            <w:noWrap/>
            <w:hideMark/>
          </w:tcPr>
          <w:p w14:paraId="5316BD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83178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2B86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7DCF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0424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E04E3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CA7F2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20C33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92C81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C93C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8782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PDMH_YEAR</w:t>
            </w:r>
          </w:p>
        </w:tc>
        <w:tc>
          <w:tcPr>
            <w:tcW w:w="0" w:type="dxa"/>
            <w:noWrap/>
            <w:hideMark/>
          </w:tcPr>
          <w:p w14:paraId="5D9945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PDMH_YEAR</w:t>
            </w:r>
          </w:p>
        </w:tc>
        <w:tc>
          <w:tcPr>
            <w:tcW w:w="0" w:type="dxa"/>
            <w:noWrap/>
            <w:hideMark/>
          </w:tcPr>
          <w:p w14:paraId="5BF9C0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764BA8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5598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B08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2A67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70D96B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600EA0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2549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D81A6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3B2EA3A"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AF3528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SP_EL_STRUCTURS_LN</w:t>
            </w:r>
          </w:p>
        </w:tc>
      </w:tr>
      <w:tr w:rsidR="00126495" w:rsidRPr="005A188F" w14:paraId="31E9936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088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80B40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2AAF9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431E7C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995C6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F2B8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C951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E4B6F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EF639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700C1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30A0C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CE2A2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B655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DECB7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D4740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7B7F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E2B8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1EC8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34C1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402BE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861B1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F1CD0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55403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52FB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04E5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9D3B5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9E04B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C614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604F5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A3834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8CA9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03F50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80743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B1D3F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61D3C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4D9E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EF18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8972F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AFA1F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9939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936C5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CE661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C3E5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F3572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063D9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A35E3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61B0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F5263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2F7E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2B0D83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07AA7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7610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5C8F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510D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C741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0B2B96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23758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480C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70A54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EDF8F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7FC7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3092E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23DD8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AD6A1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CCCC6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F641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75F9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22F433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0D5656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53A0F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7521B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421B6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4A7E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9DF0B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CD0E8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796C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E41D9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68D5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2139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139C0E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64EAEE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C0994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EC429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BD01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D87A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01EEA0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3A9969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7F69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4FE59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61A8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FE08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019348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0A626D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0E4A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84313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229F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7A97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3207F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0B715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ABCD7A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9AAD7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7541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59AC9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43F79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2147B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6CB62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8A3D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34D5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4E49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05EC8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0F4ADC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5F848E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11081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AB4429A"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300A48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SP_IWLINE</w:t>
            </w:r>
          </w:p>
        </w:tc>
      </w:tr>
      <w:tr w:rsidR="00126495" w:rsidRPr="005A188F" w14:paraId="09778A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6C08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B8D23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709326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84AACC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3D2CF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63E5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0E12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8EBE5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CBD09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B10AEE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A11DD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392AC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5558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629E6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06B7D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6BF5B7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248C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4486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2AB3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82825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73F17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79E2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01000E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7341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F7D0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B0353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9B9F6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3E64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A636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C38C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B7A7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DAF5C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B83CD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7D6F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35EC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F9C12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03CD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05F265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F207B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2791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5092C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D5E54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7530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5DEAE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AE49F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FB59D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7AFA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7780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CAE5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BD675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D72DA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2E5E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FE544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8F44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8871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569E5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A889F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5E89C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3D8FD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9980C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3649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AA45E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EB948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1C7BC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0C556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939DC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EE63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85DC7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0ABE9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229D1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0F185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5641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19E8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4B0A17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D3E15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C856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DA0DD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14D0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0DD3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1C6D27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227FBC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5EC7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41ECF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0F84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8C60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0E5661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22EB3A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36974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A563A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0B2F5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5B76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76CB95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7B29A6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7E9EA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DC71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12BEE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2511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1423DC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3EC4C1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305A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046E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6A7B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3201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3765E4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5AEC0D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DE8F6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12FD0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AED9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016F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041EB6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293DA7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D4D6E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E8C2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9B73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CB1F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33918F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722E15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EC4DE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07662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9E17D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B617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4A9D36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0C34AB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A236B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919DF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DDB89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0678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1F4743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0C074E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F5B29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65BB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F876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000D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721545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35237F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F042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5417A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0F926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E10D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5C141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1FC3E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02E9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BC51D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CAA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70EB4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AFF36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6BD0E9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A8174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392CD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BD0FA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782C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42623D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4DCAFC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360F6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7FA48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CCF7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0D49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7D85E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2A8C1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F18AE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0E2B8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F2CF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3113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03D7AA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03C5D2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73A36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58FD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36DB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16C6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65C005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2A1C1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8BE5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2BF3AC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C4A5E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9090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19F508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6863E0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9C497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BBEE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F44D4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1E80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END_COVELEV</w:t>
            </w:r>
          </w:p>
        </w:tc>
        <w:tc>
          <w:tcPr>
            <w:tcW w:w="0" w:type="dxa"/>
            <w:noWrap/>
            <w:hideMark/>
          </w:tcPr>
          <w:p w14:paraId="103609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END_COVELEV</w:t>
            </w:r>
          </w:p>
        </w:tc>
        <w:tc>
          <w:tcPr>
            <w:tcW w:w="0" w:type="dxa"/>
            <w:noWrap/>
            <w:hideMark/>
          </w:tcPr>
          <w:p w14:paraId="040D8A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97AC8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C23E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6E3F1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44A3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451E2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45F27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17C30F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46F8C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0FF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76B2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0AB0F9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26B0E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025869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AA8BD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B37C76" w14:paraId="2C82D45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gridSpan w:val="5"/>
            <w:shd w:val="clear" w:color="auto" w:fill="53565A"/>
            <w:noWrap/>
            <w:hideMark/>
          </w:tcPr>
          <w:p w14:paraId="0811C36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SP_IWNODE</w:t>
            </w:r>
          </w:p>
        </w:tc>
      </w:tr>
      <w:tr w:rsidR="00126495" w:rsidRPr="005A188F" w14:paraId="6CCF8D5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7BE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40291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1A644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290CE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4652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1D06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6D2B3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42113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3F18E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4F13C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5BDB6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CFDD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9F15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00A94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00E411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6F76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731E2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F6B6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708A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1C8E9E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266C56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54CF1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CAD2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2E12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CBBF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207D8B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0B6FDB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D50031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1945F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63E1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9220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EF3A7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46638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9CCAE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2040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6814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BF85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A6B9E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DAE13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4099B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B55B0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0A9E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D5EE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A2A50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46BA9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598D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39C37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DBE9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6037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330C4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0E95F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F2C1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04FF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C67E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88F83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DA6EA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578254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DEEEFC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271BF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F4FC4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E3F4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4935C5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ED4C2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3D9A4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D5556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E35D1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7FB1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FCB1B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DF2AC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1BF12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A2E6B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73D5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7753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6ECF65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2566AA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96AEA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5B644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8D9E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CA5A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80F87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6E02C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1EE52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949F0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EE206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1666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NODE_COVELEV</w:t>
            </w:r>
          </w:p>
        </w:tc>
        <w:tc>
          <w:tcPr>
            <w:tcW w:w="0" w:type="dxa"/>
            <w:noWrap/>
            <w:hideMark/>
          </w:tcPr>
          <w:p w14:paraId="4E55E1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NODE_COVELEV</w:t>
            </w:r>
          </w:p>
        </w:tc>
        <w:tc>
          <w:tcPr>
            <w:tcW w:w="0" w:type="dxa"/>
            <w:noWrap/>
            <w:hideMark/>
          </w:tcPr>
          <w:p w14:paraId="4FC84B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FE013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81B4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05864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5EA9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7E8BEF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596DBD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12B15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2993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D41F4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FD5B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18B25B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0D7205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41742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C128D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A890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C14A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7453EA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525A7C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7603E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E8197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27E8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C4E4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418092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7C81D2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B87B8C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0C8A3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23FF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0EA4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6C214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2E9107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C9DDA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7489F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662C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1671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2FFA76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369D1F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E10D3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08C3FA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3735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BB4E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7CA6B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B7EAE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6013E4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8BF12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ECC3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1751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39736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7B03DE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774C5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1B961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BB67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0BC8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4298D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92995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6778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5B954D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E67A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7086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8DB2B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B2491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4F1C47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A0BD4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8DBF3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F245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5F6578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52CB64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FE49BF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4170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D904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EEB8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PUMPSTA_NAME</w:t>
            </w:r>
          </w:p>
        </w:tc>
        <w:tc>
          <w:tcPr>
            <w:tcW w:w="0" w:type="dxa"/>
            <w:noWrap/>
            <w:hideMark/>
          </w:tcPr>
          <w:p w14:paraId="2A2977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PUMPSTA_NAME</w:t>
            </w:r>
          </w:p>
        </w:tc>
        <w:tc>
          <w:tcPr>
            <w:tcW w:w="0" w:type="dxa"/>
            <w:noWrap/>
            <w:hideMark/>
          </w:tcPr>
          <w:p w14:paraId="13DED6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CB0D6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6CF1E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F8DA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9735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15F218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03A639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AF09CF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BC22B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973D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F358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5969B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DDAC0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0D2D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4098D1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5C98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25EA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63A86D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4F74F7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5436C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6A46F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2B5F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4826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7EE9E4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6E02DD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FE59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EC65E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5754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FAA7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FFAE3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6F3BB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F6F83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4238F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BECFE4E"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8637E3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SP_IWSTRUCTURE</w:t>
            </w:r>
          </w:p>
        </w:tc>
      </w:tr>
      <w:tr w:rsidR="00126495" w:rsidRPr="005A188F" w14:paraId="6B846C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E4F4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38DE0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4FCF3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721A13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31A4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C859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4932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D1633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7C373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02CE4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55004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793E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175D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96DD8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624CD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F925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2026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01EC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6FCF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78302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8096F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0FE8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660A7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8D42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DB20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2890F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F26C7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DB2F3B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53C97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D7F0A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4B4D6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1E4A9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C5216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428D3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2F8A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346DC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38E9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F62A6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69840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9E2D3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DCEC3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D9FB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6447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00A97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16419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8379A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83824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CA8AD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A3AC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F2694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60D2B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44D7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FD4E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07C0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3CF3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0767CB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3E4D8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493A7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D549C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A97C3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64FD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23547E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7B7A77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4EA3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7D8F7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F1DA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0EA3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0A995E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38D9EA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0162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F3665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2ECC5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6A1E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7B28CB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67171E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F6E2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65B93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2929D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60DC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6FDA0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AEFF5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B545C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F421B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C2D8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375A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4A9008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129395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EA8B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AEAD3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3C0D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0B12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1ED8CD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7E488A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F7B7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D3D50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02A45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CC89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7BE2A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5696E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8D2CC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A0B85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FC2F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666B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32E50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2E418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3973AF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BBF25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EF3F4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BAC0F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688DE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0BDB25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1271A8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30DF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9ECB21C"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25B76E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SP_NGLINE</w:t>
            </w:r>
          </w:p>
        </w:tc>
      </w:tr>
      <w:tr w:rsidR="00126495" w:rsidRPr="005A188F" w14:paraId="13B265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79DF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683BB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6AEFD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37D5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318A6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712AC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F05A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8BF4D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DFFB9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68963C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FC631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142A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834C6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1167D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46D2FA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6CE91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DAABC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D82EB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BA2B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B31F5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6A555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CAE3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657A38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7019E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853D3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E89F7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DE768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A388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C3D9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D2AD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9E52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40BD25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358E0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B4564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86005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95C1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5031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E74C3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086E5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2CF0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11264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4012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332F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3C2BE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120F2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80177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512D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AC29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0C3D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58E93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9C270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3500B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E30E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B647E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D374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F2CF9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B69E7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EB7A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CBCCA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AD908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F017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DC222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BB938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C847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D78C1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7B835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8E8A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C69C2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05B15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49AA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2167B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68BC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6B07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90CE5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ED57A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BF71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174A7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4A6C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3C90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107F93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095BC6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D100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D16C9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13D6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349F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25E203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6ABCD6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6DFF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BDDA5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299D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15D0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2CE765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442F2C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0C0D01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FFCCB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C01C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9EFC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094021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7C4F5C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BA3C3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7F82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07435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0343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634348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274E71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60EAE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C1FCC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F95F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B088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4F6AB8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4C40C3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6B8C77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6CBA8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CC19E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D9ED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2D7981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297CF1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4A6C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71E69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0660C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0BB3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CED43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548B5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5F68A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43F35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2A6F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BCA6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4B4ADE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124F41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594044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755A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115D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159D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0E4A60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662EC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0590A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C8A19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4836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45B7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5F9BEC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7BC351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095EF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58C7A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7944C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5104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09276A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482EEC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265A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196E95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BD26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4FCD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2D7D07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309F94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00FE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22DDE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D625F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6C3C6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E55AC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7D90A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C7B2F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CE91B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1BB05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7A4D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05F5E4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455304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CEE4C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F410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E16D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4982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4619A0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602528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83A6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31875C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1905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2636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7C1446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30D90B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91810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60F96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5937F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EA31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0C8834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60406E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2EB21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164C1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E705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C3C1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ED62C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987FA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0A90E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09FFE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E74B1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BA85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7B31D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3D8BAB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249A46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348B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1BAE1B0"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438CA6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SP_NGNODE</w:t>
            </w:r>
          </w:p>
        </w:tc>
      </w:tr>
      <w:tr w:rsidR="00126495" w:rsidRPr="005A188F" w14:paraId="4836219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70DC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9D56E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2C051B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B0E1F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D4C2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9A6B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B41C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BAC1D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4EE49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4879F5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1F91B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38C2C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14AB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531048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32AC77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6D7A9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C04DA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A4D6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95F6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39274F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343427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FCFBEC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D641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78955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B30F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576F15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5BA650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746F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DBD4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5C86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0683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0EAC0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8D4E7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B519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5098F0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B16FB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8F9D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E87FC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1EE5D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90FD8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559FF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72A75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1806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6AC94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5D5A7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8EC0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F7396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6C25C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8B98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B6F71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D609D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92847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5F065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8B833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F20A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57A53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0F076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3F8C9C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6115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9E40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36D9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B3C7C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A89C6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283DD8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D634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730DB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2422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63D70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E0921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45874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9627D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E99C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167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C5E43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75803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7C6E9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EAC59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D80B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355F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4793F4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121647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BD3F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63589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0E0A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3A00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939B9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680FD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7DE3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17ED7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077D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BE9A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063710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096FB5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8D87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87B3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F4B3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6787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NODE_BTM</w:t>
            </w:r>
          </w:p>
        </w:tc>
        <w:tc>
          <w:tcPr>
            <w:tcW w:w="0" w:type="dxa"/>
            <w:noWrap/>
            <w:hideMark/>
          </w:tcPr>
          <w:p w14:paraId="26C228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NODE_BTM</w:t>
            </w:r>
          </w:p>
        </w:tc>
        <w:tc>
          <w:tcPr>
            <w:tcW w:w="0" w:type="dxa"/>
            <w:noWrap/>
            <w:hideMark/>
          </w:tcPr>
          <w:p w14:paraId="0192C5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6AD0AC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82DA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745A1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A5F3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5068BB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5CE7DF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66FB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7C0D9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2FC5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B129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65868B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75A679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E8B16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8FCD9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B9548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B227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03A4CF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64C3C0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BF21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38015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E696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ECE8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66AFDD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03D733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E160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E428B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4FDE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241B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A3529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648904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8D1E2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BCAA6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7A576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1279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ED80D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17F92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29054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6EBD3A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D945C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7804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33F52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F5BC0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DE980C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1FD3B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BFFC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55C0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70D43D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1949C8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EAC09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8E308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3E2D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56F8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2B78B5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50D497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6CA83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227DC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7E81B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64BD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4DD518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321CB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97D8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565964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D1D5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4436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51EFB7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745884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E2052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3ED04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C2D5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08BD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95B31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A7FCB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3AA829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F6084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7ABC04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18F0B2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SP_NGSTRUCTURE</w:t>
            </w:r>
          </w:p>
        </w:tc>
      </w:tr>
      <w:tr w:rsidR="00126495" w:rsidRPr="005A188F" w14:paraId="5263324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FCD1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7EB6E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DFEF6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93887F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C46B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C948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8D69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61F94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48E7F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9C8CF2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7BF1D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EE98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F1D7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2DDC17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F7CAF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64E2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54A9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73F1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6412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A19D5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C3300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AC29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26CAC8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5249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090F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1A801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355BD4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EF5DC3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0E36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C8457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D208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40A1C8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9894F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3B4E8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5AF0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BE84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1EF6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DE06C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5B0EC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5FB3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581F5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099C7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E069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44654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91FCE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41E6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2F13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240D8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C510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E29D9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67EA6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C7BF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018A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8048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2704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8D245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5B797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4538A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D9B36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BB9A3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6FE6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59DEB0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4F17C3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DA179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6B63F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2E0E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17B6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28B59F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5AACAE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B9E8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00819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D436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0BF6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4FF410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612DEC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CCC9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05B68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7B156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31B7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B5C5C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15427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87FD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00A69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4A8B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F1AB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8446A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3B6BB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32693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CFB43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75B62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C716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CB9CC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EF01F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E76F8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5AFA5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0CD4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DA9B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18CCF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1F3C7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038C25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C84DC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7BA3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4A9B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44D76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AD048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37D70D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E5FCE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1302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3622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6DCC4B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51815E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21CEF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0D52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4CB096F"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944F080"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SP_SEWGPIPE</w:t>
            </w:r>
          </w:p>
        </w:tc>
      </w:tr>
      <w:tr w:rsidR="00126495" w:rsidRPr="005A188F" w14:paraId="1533A84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35C4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5B614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5422E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6FC89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137D0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F139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CAA3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DDDF0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6643D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EA5C2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8203D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0E66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2A2A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48B491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523EED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3289B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7DEF9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7AC83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727B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39E97B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4D32A1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67D5F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878E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1C5C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60AA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136E18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01AC0C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407204F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134F1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6BB7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1FBF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7AF97B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500007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22B3D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A5ACC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81FB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651C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7D065E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786E48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E2A18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65C14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49A30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A3AB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7FE6C5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53402C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FEEBC8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4C2D3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AF499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006B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283B62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0942E0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59D033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913B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E3AE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A6E8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0E3F68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31A390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FDBC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2B15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903CA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A971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END_COVELEV</w:t>
            </w:r>
          </w:p>
        </w:tc>
        <w:tc>
          <w:tcPr>
            <w:tcW w:w="0" w:type="dxa"/>
            <w:noWrap/>
            <w:hideMark/>
          </w:tcPr>
          <w:p w14:paraId="2A6AE3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END_COVELEV</w:t>
            </w:r>
          </w:p>
        </w:tc>
        <w:tc>
          <w:tcPr>
            <w:tcW w:w="0" w:type="dxa"/>
            <w:noWrap/>
            <w:hideMark/>
          </w:tcPr>
          <w:p w14:paraId="619C9B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003F0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279B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70358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7267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3C0C59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40BF84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4A4BF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50D7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6F1F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C3A3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6276F0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07E63B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69351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980E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943E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0ED3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DD6F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A0687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79A96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9EA7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66084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277D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90363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20B8D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4B7C1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7AE536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8051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578D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0E93D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EFBAD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4D7FC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2C8F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73980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C0D8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4A341F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4C9C25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59CB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E46E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B1BA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9C4A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DE09B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4CAFF9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6049AB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9B137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74241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54FA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1E2018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04E61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F3021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AA336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B108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988E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3B298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5A11F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3E767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5317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57DC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A05D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F3E8E3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4DE238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97EDD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18B5C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C9E0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BEA2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76CF6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A3092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7F851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B21F5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B9EB3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C4E8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C1E7B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88145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472B4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F5541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34EF7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82B4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606262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397BC3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0F6A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66E79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5EF4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D369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6D8E68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0B3CF2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3314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E95DD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BF69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CE28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703E8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2C0DAE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3EAD7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578C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42A5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4EC0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A2A73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6993AD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7B6A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6C095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381D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D57F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119A0E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E1BD5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CF43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6567E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62E4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DCF6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5F9C2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79AE6C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7A86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E8599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BEB7D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ED21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63700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371C1E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CC9E34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8219E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1A1C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A048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F126D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0FF72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2E7287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0800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0664C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C76E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3CF82C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17D4F9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081E01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17F69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B9490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54BF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E4AD9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787D07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995D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69B397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28DD1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33069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4912E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00A6DF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CE783C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8B7E0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0808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B5D1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752C82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7A65C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4843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356FB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388DA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gridSpan w:val="5"/>
            <w:shd w:val="clear" w:color="auto" w:fill="53565A"/>
            <w:noWrap/>
            <w:hideMark/>
          </w:tcPr>
          <w:p w14:paraId="2E4476A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SP_SEWNODE</w:t>
            </w:r>
          </w:p>
        </w:tc>
      </w:tr>
      <w:tr w:rsidR="00126495" w:rsidRPr="005A188F" w14:paraId="7D24FD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3FE2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1CE75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882F0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25C26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43695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E140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1741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A2593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EA835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61D144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49F14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8BB3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7045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37308F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5CF71B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EF806F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C308C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D4AF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644A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3984B2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32BD58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09AD2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F4493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F0B9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4C15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77DD29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7A7B65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E570B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2343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8D9C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13DE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NODE_COVELEV</w:t>
            </w:r>
          </w:p>
        </w:tc>
        <w:tc>
          <w:tcPr>
            <w:tcW w:w="0" w:type="dxa"/>
            <w:noWrap/>
            <w:hideMark/>
          </w:tcPr>
          <w:p w14:paraId="01492B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NODE_COVELEV</w:t>
            </w:r>
          </w:p>
        </w:tc>
        <w:tc>
          <w:tcPr>
            <w:tcW w:w="0" w:type="dxa"/>
            <w:noWrap/>
            <w:hideMark/>
          </w:tcPr>
          <w:p w14:paraId="6F1D86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BDE9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C58B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2DC3E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CA52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7ABF11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0F0348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10F0D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0F3DB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7779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C0E5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373C1A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7DE58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F8577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D4051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E2FA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8D4A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407481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508DF1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7493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5632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AE9D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B3D0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2F5410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470EC9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60AB1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9087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1268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E965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0EF20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0BBC9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28F7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71B89A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A7AEC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3A94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D58F4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89AE7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B25B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A5ADB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B2E62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E846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2E2D0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2728A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F3D9A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68B9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1C847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33A9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3F6A2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7C1C0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F59D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FB51C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DD91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134C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E6157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75ADD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E1E4D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C162D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66AC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1A0BB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640E9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352D0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B1E08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A3403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DF6E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E9C2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3DD40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9F22C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A1DD4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EB3B2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ED54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ADE3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5FB2B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FCF62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1F09A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653F5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4770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BE96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1EADBC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0A2C1B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232C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57324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E49B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B5F7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57D8D3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3426ED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6C60E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CCF25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36770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3859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ED76F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19E0DC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67DE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5CFE2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9C70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8061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73748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5EF1DC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FA26BF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5157E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CF127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8EEE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766590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16CE0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E673B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BF324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845A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042A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32EC1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25730E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0AE2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1E9D4C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D46E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8E9D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154312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49294B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35202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11EBA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151D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A690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2F60A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33FAF0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D6529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52B88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1D087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2596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FFCE9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4A6C1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4F944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3F849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0A173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DA76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AEEB8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31F0A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8DAF5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054A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2314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291C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4F2900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730B82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B97756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C80AA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4FA0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CA55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PUMPSTA_NAME</w:t>
            </w:r>
          </w:p>
        </w:tc>
        <w:tc>
          <w:tcPr>
            <w:tcW w:w="0" w:type="dxa"/>
            <w:noWrap/>
            <w:hideMark/>
          </w:tcPr>
          <w:p w14:paraId="20305E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PUMPSTA_NAME</w:t>
            </w:r>
          </w:p>
        </w:tc>
        <w:tc>
          <w:tcPr>
            <w:tcW w:w="0" w:type="dxa"/>
            <w:noWrap/>
            <w:hideMark/>
          </w:tcPr>
          <w:p w14:paraId="7AA17A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D5AF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3C637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AB7E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C0D6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BDEE7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71693B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0B05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5AD4D2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8A08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E76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14D3FB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23525D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CA068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6688A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4658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774D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8F1D6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0B312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0DE9BD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0DF3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3044D4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gridSpan w:val="5"/>
            <w:shd w:val="clear" w:color="auto" w:fill="53565A"/>
            <w:noWrap/>
            <w:hideMark/>
          </w:tcPr>
          <w:p w14:paraId="0EBDD0EA"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SP_SEWRPIPE</w:t>
            </w:r>
          </w:p>
        </w:tc>
      </w:tr>
      <w:tr w:rsidR="00126495" w:rsidRPr="005A188F" w14:paraId="2BD449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15F7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0B6B8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CD9AE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60D48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69E8E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D2EE1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1D5E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3B89C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C6147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B09F2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796E4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4AFE4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0506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28C714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7870B1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645EE4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D32B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EA1A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097E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1E5426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1D4C09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131AA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CF15F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B37A7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FFE3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28C866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2B13AF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2D343D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83282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85DF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6D45D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6F1C84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341001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0C66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7C0CD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0CC0F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D2A1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678779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5357ED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4CE29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39DBA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371C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53E3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0E4203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158ABC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67ABC0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D8C16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314C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401B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015E5A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1BD3BD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50A30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0635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FF6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3E95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31FE0A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START_COVELEV</w:t>
            </w:r>
          </w:p>
        </w:tc>
        <w:tc>
          <w:tcPr>
            <w:tcW w:w="0" w:type="dxa"/>
            <w:noWrap/>
            <w:hideMark/>
          </w:tcPr>
          <w:p w14:paraId="79D7CE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721E8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AE021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D844D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8B76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END_COVELEV</w:t>
            </w:r>
          </w:p>
        </w:tc>
        <w:tc>
          <w:tcPr>
            <w:tcW w:w="0" w:type="dxa"/>
            <w:noWrap/>
            <w:hideMark/>
          </w:tcPr>
          <w:p w14:paraId="085890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END_COVELEV</w:t>
            </w:r>
          </w:p>
        </w:tc>
        <w:tc>
          <w:tcPr>
            <w:tcW w:w="0" w:type="dxa"/>
            <w:noWrap/>
            <w:hideMark/>
          </w:tcPr>
          <w:p w14:paraId="48AC61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813444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2F1F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4EC6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D505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2641F2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START_INVELEV</w:t>
            </w:r>
          </w:p>
        </w:tc>
        <w:tc>
          <w:tcPr>
            <w:tcW w:w="0" w:type="dxa"/>
            <w:noWrap/>
            <w:hideMark/>
          </w:tcPr>
          <w:p w14:paraId="4B086A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CF0A0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4EDB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5C8E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1A70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305075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END_INVELEV</w:t>
            </w:r>
          </w:p>
        </w:tc>
        <w:tc>
          <w:tcPr>
            <w:tcW w:w="0" w:type="dxa"/>
            <w:noWrap/>
            <w:hideMark/>
          </w:tcPr>
          <w:p w14:paraId="19C148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1286F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CD159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42A4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D6C4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453452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3442A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1210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0671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0005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A324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3BA58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EEB72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9D0D2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390E8B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19DE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EAE8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BE399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359419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DB1498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55E2E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12869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8800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C8DF9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D9F42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1BC4CD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DD91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9CD2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C284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06147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4F109E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A7BF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D6422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BFFF8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3FF6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CD52B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8FAEB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D16C2B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D3873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6F77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B9C4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2C32E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4CF5B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205617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7812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9B7A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48D2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7B8BB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4FEDE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B306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F1D49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3865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B521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3C6E3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01A9C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F87CD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2DA63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57F69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A8EF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8FDE8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FD132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7C58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849E8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35593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BDD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71986D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7FAF3B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7ED4F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CBBEB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D8C8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ABA1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586834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30B72E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8FDCF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01BCE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96090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932A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60D384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2D981E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FDBC36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CE43A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217E4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E54F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501662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05D5DA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36C5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8319B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4F31D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F60E3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1F8BEB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5DF55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CDBD3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6DFDD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9144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37D4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1AE6ED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82A97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10BA8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6DD16E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88CAA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0B98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DF17A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33FB9A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57C3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00687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ADC4F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D37F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BD7CA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08F90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E95386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A1BB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D686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6930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4F8443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2020AF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1094F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D3A6F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CFE2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034B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63735A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B57DF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29A3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396806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E679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3EB5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0CC06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E30FA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816FC0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4CED5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C889D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DC62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ABD9F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679906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4A07B5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BA8E0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87FFFE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05C85A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SP_SEWSTRUCTURE</w:t>
            </w:r>
          </w:p>
        </w:tc>
      </w:tr>
      <w:tr w:rsidR="00126495" w:rsidRPr="005A188F" w14:paraId="117297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892F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6F092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662A5C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23B198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0503E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E0708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3246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7D9D1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A3FEA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12203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0E6FF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367BA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4AA7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BFBDD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8622A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F6C85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E71A7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65383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33B4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CAB05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8072B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2FD2C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23B590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809B1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2B68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94F4F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2BC6A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3EAB4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3DA2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3296F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CA54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80B99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00A30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FE53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D096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DAB6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73D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866FB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1C796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E699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997CE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80FD5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A6CB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DDAC2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0C58F5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CA04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2E69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6113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833E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00877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5FE7A3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6EA13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2AA0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2E1C7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3366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6E02E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41738C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E8133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A3563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CFBDD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05F4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188AE0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22E034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39CD6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A8A04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FF0E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B2CC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455B49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5A1BA9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388B8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E4DE2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D5AB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E788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60628E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3FF1BA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8BEE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E44D6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F661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1235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EAC90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D3F04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9680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9C9DB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B5108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0313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130BC9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464D96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8C240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04FC7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7132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4817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8CA1A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C56FB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EB26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B34B0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5E9D8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ADFEA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20F30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BD4A9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86701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2B0EC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D2860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CE16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D3246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CBCD8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3D1D7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46AF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FEE4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6C12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2E1585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0AA167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CFC62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5C9C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5A455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gridSpan w:val="5"/>
            <w:shd w:val="clear" w:color="auto" w:fill="53565A"/>
            <w:noWrap/>
            <w:hideMark/>
          </w:tcPr>
          <w:p w14:paraId="2D97DA7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SP_SFO_TEDUCT</w:t>
            </w:r>
          </w:p>
        </w:tc>
      </w:tr>
      <w:tr w:rsidR="00126495" w:rsidRPr="005A188F" w14:paraId="7084539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72F2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0BB5D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F0257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7E2B3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F0150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DFA76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884A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A9C58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AEF4D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974669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190D2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47AFE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265B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08313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1F9336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DA8A57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DFA8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AA4F1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33A0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0A73D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AE684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63624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27BDE2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78DE2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A8DA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2D272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E7426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8FDC43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A5D89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31FD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EEC8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78C8E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63A79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C5FA9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CE45F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A7FD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D65B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27D8B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055255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AED85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8AE8E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1BB7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B4DA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032EAF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11DDC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19830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7F77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3DAB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4CDC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4C27B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40AE2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B0B7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7B96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61E6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ECBF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B7132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0ACDE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EE41A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959E2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27D4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E4B8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577421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1D3556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371A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705E4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E9DFF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05BF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SFO_DUCT_ID</w:t>
            </w:r>
          </w:p>
        </w:tc>
        <w:tc>
          <w:tcPr>
            <w:tcW w:w="0" w:type="dxa"/>
            <w:noWrap/>
            <w:hideMark/>
          </w:tcPr>
          <w:p w14:paraId="167DBF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SFO_DUCT_ID</w:t>
            </w:r>
          </w:p>
        </w:tc>
        <w:tc>
          <w:tcPr>
            <w:tcW w:w="0" w:type="dxa"/>
            <w:noWrap/>
            <w:hideMark/>
          </w:tcPr>
          <w:p w14:paraId="712334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A19A3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8A625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F5754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41BCD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7F5F0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1145B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0D3D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80618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C0D4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A19B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75C470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C2155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EB7B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65FC6B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E3E6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B12F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F8AE3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E45FF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E653B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96AF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ECFD8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0232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C687B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0F4849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4ABD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541D0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BF683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C75D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94EF4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4FDE2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ADD42E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55D9F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E60D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0E37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697EF5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691CE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A2E2A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DD82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81D1B8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5B1FBF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SP_SFO_TECU_LINES</w:t>
            </w:r>
          </w:p>
        </w:tc>
      </w:tr>
      <w:tr w:rsidR="00126495" w:rsidRPr="005A188F" w14:paraId="2E2154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B53B2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6AACA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6114D1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6B7B6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0DCB5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A61D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A06D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88FE3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317D1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3C2D0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3D5DD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A02DC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D6CC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C5E65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2C6090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F96C5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2363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683B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091E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AD9AF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C363F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3FD9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47C02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B970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B19C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1C660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26E65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2B796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DD8E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76EE5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2A47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5F7E6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2548B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6B78D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088F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E9C2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A206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4EE8A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E481D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AECB7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FBFFA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E71D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D3F4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A4E78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1F611A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3680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EC78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64AF6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767E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3E2BD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C89A0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6EF123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C99AB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98540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AA17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3583B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4AE4D0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1039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479FA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FA02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BA5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LINE_MATERIAL</w:t>
            </w:r>
          </w:p>
        </w:tc>
        <w:tc>
          <w:tcPr>
            <w:tcW w:w="0" w:type="dxa"/>
            <w:noWrap/>
            <w:hideMark/>
          </w:tcPr>
          <w:p w14:paraId="115697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LINE_MATERIAL</w:t>
            </w:r>
          </w:p>
        </w:tc>
        <w:tc>
          <w:tcPr>
            <w:tcW w:w="0" w:type="dxa"/>
            <w:noWrap/>
            <w:hideMark/>
          </w:tcPr>
          <w:p w14:paraId="420EE9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12CA9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35</w:t>
            </w:r>
          </w:p>
        </w:tc>
        <w:tc>
          <w:tcPr>
            <w:tcW w:w="0" w:type="dxa"/>
            <w:noWrap/>
            <w:hideMark/>
          </w:tcPr>
          <w:p w14:paraId="396CA4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98CC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31F4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08FED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CA9F4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1E5A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A70FC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6720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DFFD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6F0DF4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575C8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96B0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3A02B8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A5C69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54A7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AB477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86C46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CCC422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1383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9AC9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C048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539ADE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775A3C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C40E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B7B70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D9CA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2BC8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4B12C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C0B29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34AF3B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D73B4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C7E1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4D28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3B26C2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591350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F220D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E3B5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F7CE4ED"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02F3E7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SP_SFO_TEFI_LINES</w:t>
            </w:r>
          </w:p>
        </w:tc>
      </w:tr>
      <w:tr w:rsidR="00126495" w:rsidRPr="005A188F" w14:paraId="044C08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6735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3835D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21B188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2BBCA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951DB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3C9E7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E99E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47039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06A3F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7183F8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84B27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03111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98E8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B0BB9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3BC62E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E3F0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F7BAF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20C86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B3BA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8F974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4FF3E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0A294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13DD2D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D9E02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B41B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B8C73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6412F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DD15F3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3DCC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BB96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77FE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C7983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CAE62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91635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40A99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5A94C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8F79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33724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5750D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959D3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4BCE2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00BA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0AB2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05E28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739B1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55AEB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11BDD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F605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F503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D8EB4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6AC38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7F3DE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1BA30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FFB7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4A0D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6FC5F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AEE32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03194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4ECA8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244B3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1E6E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071AE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440A8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9629A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EC816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AFA0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66D4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67FAAE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70CAA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E552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7950A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F852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A326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CFEE9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A517A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2DDB1C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DFAA7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3636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71CA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06790F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03177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AF0C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A917B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6106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C8B6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B0E7D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5F0B2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E0AF1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4CD4F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C2F3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514B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5D36A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5AA4C1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D91400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851A2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65FAF51"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0D6EC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SP_SFO_TENODE</w:t>
            </w:r>
          </w:p>
        </w:tc>
      </w:tr>
      <w:tr w:rsidR="00126495" w:rsidRPr="005A188F" w14:paraId="40D398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D5AD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364C0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B3319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2776B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A6006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4706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97DA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CAC68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D2742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64041D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A2B90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7DB4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DDF6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53B77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257167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9B43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1850E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180E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734E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17A679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688BAE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BC934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A6C0C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FFA8B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4A0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22CF92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102B54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67FAF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1306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3C37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F782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156D1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AA57E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F8ABC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3E1D1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39CE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21FA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08D70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D27DE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D9B75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0148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C5DF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AA04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58341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77BBD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2878C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8AEC4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8748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242F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C43AC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B49C7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8144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23399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6C32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03C6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8D61E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967E3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92877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6302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B6F7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E0C4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20E14D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E71D5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16E7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C01A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8CC2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54B8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C2C1A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2F713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BE00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3344D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FCEC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FB1F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2EF302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3BA716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14644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D56A4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6292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1400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SFO_NODE_ID</w:t>
            </w:r>
          </w:p>
        </w:tc>
        <w:tc>
          <w:tcPr>
            <w:tcW w:w="0" w:type="dxa"/>
            <w:noWrap/>
            <w:hideMark/>
          </w:tcPr>
          <w:p w14:paraId="3B55E5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SFO_NODE_ID</w:t>
            </w:r>
          </w:p>
        </w:tc>
        <w:tc>
          <w:tcPr>
            <w:tcW w:w="0" w:type="dxa"/>
            <w:noWrap/>
            <w:hideMark/>
          </w:tcPr>
          <w:p w14:paraId="695349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30FAD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1134C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FA61E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94FD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6AC1A4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21E102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26B9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8A3B2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CEAF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8A78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LIB_REF</w:t>
            </w:r>
          </w:p>
        </w:tc>
        <w:tc>
          <w:tcPr>
            <w:tcW w:w="0" w:type="dxa"/>
            <w:noWrap/>
            <w:hideMark/>
          </w:tcPr>
          <w:p w14:paraId="0549AF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LIB_REF</w:t>
            </w:r>
          </w:p>
        </w:tc>
        <w:tc>
          <w:tcPr>
            <w:tcW w:w="0" w:type="dxa"/>
            <w:noWrap/>
            <w:hideMark/>
          </w:tcPr>
          <w:p w14:paraId="76E2CA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85B1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4EAE7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3ABB9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30B3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D62E6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63A54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C3A2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A3BB2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D566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3BCF2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4086B4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0ABD03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3F8E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14F50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F4C7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BB4B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275660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37CFD7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B901C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29A5D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A0493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9C69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w:t>
            </w:r>
          </w:p>
        </w:tc>
        <w:tc>
          <w:tcPr>
            <w:tcW w:w="0" w:type="dxa"/>
            <w:noWrap/>
            <w:hideMark/>
          </w:tcPr>
          <w:p w14:paraId="5678C1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w:t>
            </w:r>
          </w:p>
        </w:tc>
        <w:tc>
          <w:tcPr>
            <w:tcW w:w="0" w:type="dxa"/>
            <w:noWrap/>
            <w:hideMark/>
          </w:tcPr>
          <w:p w14:paraId="71A7B2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672B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608AB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8397C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24BA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LADDER</w:t>
            </w:r>
          </w:p>
        </w:tc>
        <w:tc>
          <w:tcPr>
            <w:tcW w:w="0" w:type="dxa"/>
            <w:noWrap/>
            <w:hideMark/>
          </w:tcPr>
          <w:p w14:paraId="091ABC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LADDER</w:t>
            </w:r>
          </w:p>
        </w:tc>
        <w:tc>
          <w:tcPr>
            <w:tcW w:w="0" w:type="dxa"/>
            <w:noWrap/>
            <w:hideMark/>
          </w:tcPr>
          <w:p w14:paraId="61B55D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D9D7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136D4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A4B3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62A6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419E3E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6EDB5A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2F4E2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1D760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BA49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89E9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58CA82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6BF3DF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5E1E7D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68879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EA265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B0C2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CEILING_HEIGHT</w:t>
            </w:r>
          </w:p>
        </w:tc>
        <w:tc>
          <w:tcPr>
            <w:tcW w:w="0" w:type="dxa"/>
            <w:noWrap/>
            <w:hideMark/>
          </w:tcPr>
          <w:p w14:paraId="4522CE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CEILING_HEIGHT</w:t>
            </w:r>
          </w:p>
        </w:tc>
        <w:tc>
          <w:tcPr>
            <w:tcW w:w="0" w:type="dxa"/>
            <w:noWrap/>
            <w:hideMark/>
          </w:tcPr>
          <w:p w14:paraId="635D51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1132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4D9AD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E8198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CE92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NECK_HEIGHT</w:t>
            </w:r>
          </w:p>
        </w:tc>
        <w:tc>
          <w:tcPr>
            <w:tcW w:w="0" w:type="dxa"/>
            <w:noWrap/>
            <w:hideMark/>
          </w:tcPr>
          <w:p w14:paraId="71CF8F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NECK_HEIGHT</w:t>
            </w:r>
          </w:p>
        </w:tc>
        <w:tc>
          <w:tcPr>
            <w:tcW w:w="0" w:type="dxa"/>
            <w:noWrap/>
            <w:hideMark/>
          </w:tcPr>
          <w:p w14:paraId="42D35B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60F3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F697C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F06BB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292C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COVER_SIZE</w:t>
            </w:r>
          </w:p>
        </w:tc>
        <w:tc>
          <w:tcPr>
            <w:tcW w:w="0" w:type="dxa"/>
            <w:noWrap/>
            <w:hideMark/>
          </w:tcPr>
          <w:p w14:paraId="6995B6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COVER_SIZE</w:t>
            </w:r>
          </w:p>
        </w:tc>
        <w:tc>
          <w:tcPr>
            <w:tcW w:w="0" w:type="dxa"/>
            <w:noWrap/>
            <w:hideMark/>
          </w:tcPr>
          <w:p w14:paraId="2F8FEA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1C08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1746F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E122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626B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COVER_LABEL</w:t>
            </w:r>
          </w:p>
        </w:tc>
        <w:tc>
          <w:tcPr>
            <w:tcW w:w="0" w:type="dxa"/>
            <w:noWrap/>
            <w:hideMark/>
          </w:tcPr>
          <w:p w14:paraId="5EBF59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COVER_LABEL</w:t>
            </w:r>
          </w:p>
        </w:tc>
        <w:tc>
          <w:tcPr>
            <w:tcW w:w="0" w:type="dxa"/>
            <w:noWrap/>
            <w:hideMark/>
          </w:tcPr>
          <w:p w14:paraId="6DDE88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2478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B350A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9F92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FEED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INSPECTION</w:t>
            </w:r>
          </w:p>
        </w:tc>
        <w:tc>
          <w:tcPr>
            <w:tcW w:w="0" w:type="dxa"/>
            <w:noWrap/>
            <w:hideMark/>
          </w:tcPr>
          <w:p w14:paraId="15E83C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INSPECTION</w:t>
            </w:r>
          </w:p>
        </w:tc>
        <w:tc>
          <w:tcPr>
            <w:tcW w:w="0" w:type="dxa"/>
            <w:noWrap/>
            <w:hideMark/>
          </w:tcPr>
          <w:p w14:paraId="0964FD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5052B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E818A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ABF2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D595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BUTTERFLY</w:t>
            </w:r>
          </w:p>
        </w:tc>
        <w:tc>
          <w:tcPr>
            <w:tcW w:w="0" w:type="dxa"/>
            <w:noWrap/>
            <w:hideMark/>
          </w:tcPr>
          <w:p w14:paraId="0AE74A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BUTTERFLY</w:t>
            </w:r>
          </w:p>
        </w:tc>
        <w:tc>
          <w:tcPr>
            <w:tcW w:w="0" w:type="dxa"/>
            <w:noWrap/>
            <w:hideMark/>
          </w:tcPr>
          <w:p w14:paraId="6623B5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F9A4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E2DF2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53B3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71F4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INSTALL_CONT</w:t>
            </w:r>
          </w:p>
        </w:tc>
        <w:tc>
          <w:tcPr>
            <w:tcW w:w="0" w:type="dxa"/>
            <w:noWrap/>
            <w:hideMark/>
          </w:tcPr>
          <w:p w14:paraId="0CB619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INSTALL_CONT</w:t>
            </w:r>
          </w:p>
        </w:tc>
        <w:tc>
          <w:tcPr>
            <w:tcW w:w="0" w:type="dxa"/>
            <w:noWrap/>
            <w:hideMark/>
          </w:tcPr>
          <w:p w14:paraId="40FA09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5E33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FE056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A9DCF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1F0A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INSTALL_YEAR</w:t>
            </w:r>
          </w:p>
        </w:tc>
        <w:tc>
          <w:tcPr>
            <w:tcW w:w="0" w:type="dxa"/>
            <w:noWrap/>
            <w:hideMark/>
          </w:tcPr>
          <w:p w14:paraId="2BDBB5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INSTALL_YEAR</w:t>
            </w:r>
          </w:p>
        </w:tc>
        <w:tc>
          <w:tcPr>
            <w:tcW w:w="0" w:type="dxa"/>
            <w:noWrap/>
            <w:hideMark/>
          </w:tcPr>
          <w:p w14:paraId="26D53E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DD93A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19EF8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968E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8E2A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UPDATE_CONT</w:t>
            </w:r>
          </w:p>
        </w:tc>
        <w:tc>
          <w:tcPr>
            <w:tcW w:w="0" w:type="dxa"/>
            <w:noWrap/>
            <w:hideMark/>
          </w:tcPr>
          <w:p w14:paraId="2609C9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UPDATE_CONT</w:t>
            </w:r>
          </w:p>
        </w:tc>
        <w:tc>
          <w:tcPr>
            <w:tcW w:w="0" w:type="dxa"/>
            <w:noWrap/>
            <w:hideMark/>
          </w:tcPr>
          <w:p w14:paraId="609592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15777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39566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569B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F452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UPDATE_YEAR</w:t>
            </w:r>
          </w:p>
        </w:tc>
        <w:tc>
          <w:tcPr>
            <w:tcW w:w="0" w:type="dxa"/>
            <w:noWrap/>
            <w:hideMark/>
          </w:tcPr>
          <w:p w14:paraId="771F7F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UPDATE_YEAR</w:t>
            </w:r>
          </w:p>
        </w:tc>
        <w:tc>
          <w:tcPr>
            <w:tcW w:w="0" w:type="dxa"/>
            <w:noWrap/>
            <w:hideMark/>
          </w:tcPr>
          <w:p w14:paraId="0E6D62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7306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8DC45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AEF5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A5BF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2FA512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6AD2AF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9D4F6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0FC28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B41F4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FD35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B0C30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DBDD9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3BAE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7AAA6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0D39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2182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D8E8A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505E3B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24DA7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2DD76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1882D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68B5E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CONDITION</w:t>
            </w:r>
          </w:p>
        </w:tc>
        <w:tc>
          <w:tcPr>
            <w:tcW w:w="0" w:type="dxa"/>
            <w:noWrap/>
            <w:hideMark/>
          </w:tcPr>
          <w:p w14:paraId="371806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CONDITION</w:t>
            </w:r>
          </w:p>
        </w:tc>
        <w:tc>
          <w:tcPr>
            <w:tcW w:w="0" w:type="dxa"/>
            <w:noWrap/>
            <w:hideMark/>
          </w:tcPr>
          <w:p w14:paraId="2FC9BC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50F5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1E083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76FF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5F98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DEBRIS</w:t>
            </w:r>
          </w:p>
        </w:tc>
        <w:tc>
          <w:tcPr>
            <w:tcW w:w="0" w:type="dxa"/>
            <w:noWrap/>
            <w:hideMark/>
          </w:tcPr>
          <w:p w14:paraId="5E5E6A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DEBRIS</w:t>
            </w:r>
          </w:p>
        </w:tc>
        <w:tc>
          <w:tcPr>
            <w:tcW w:w="0" w:type="dxa"/>
            <w:noWrap/>
            <w:hideMark/>
          </w:tcPr>
          <w:p w14:paraId="673588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B630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77E6F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7A956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3460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C609B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14902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8ECC5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E52B1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07EE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C26B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SFO_COMMENT</w:t>
            </w:r>
          </w:p>
        </w:tc>
        <w:tc>
          <w:tcPr>
            <w:tcW w:w="0" w:type="dxa"/>
            <w:noWrap/>
            <w:hideMark/>
          </w:tcPr>
          <w:p w14:paraId="3F95B6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SFO_COMMENT</w:t>
            </w:r>
          </w:p>
        </w:tc>
        <w:tc>
          <w:tcPr>
            <w:tcW w:w="0" w:type="dxa"/>
            <w:noWrap/>
            <w:hideMark/>
          </w:tcPr>
          <w:p w14:paraId="6D77AB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F6A1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A97B5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19C4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680A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2695D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F440D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C6FC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CD5B1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74CE3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9BCA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3BB9C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F7391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A353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27D730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D0E7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1830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3FE30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992CB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FA484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57656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342B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51CA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70D161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2B9226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DEA8F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12</w:t>
            </w:r>
          </w:p>
        </w:tc>
        <w:tc>
          <w:tcPr>
            <w:tcW w:w="0" w:type="dxa"/>
            <w:noWrap/>
            <w:hideMark/>
          </w:tcPr>
          <w:p w14:paraId="19043A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08C3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7EC6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89CA7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6CCBC5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05B78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023F2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D94210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13807E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SP_SFO_TESTRUCTURE</w:t>
            </w:r>
          </w:p>
        </w:tc>
      </w:tr>
      <w:tr w:rsidR="00126495" w:rsidRPr="005A188F" w14:paraId="385A7B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C3E9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4F10D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E8D6B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25D5E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2ECFA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3202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4C01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8E719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4D04D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63ECC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24431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70D57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8494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432F6D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D8CB0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4E574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D7819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1763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B99B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D8E9D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33AD7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5C207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055A1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5C1A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4749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5E200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A3B52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D209B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4CBFA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E10E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692F4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647CD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BADFE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D1C3C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5744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895B3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E516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0CA525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6AEA3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D0358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2A2BF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C016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7C93D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E3F55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EC784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72A5F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ACE4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22473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3777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4EAE9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3182E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AD39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892A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9D98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132C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2A3C4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FB91C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7651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51EA4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6913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E726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31CBEF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SFO_LAYER</w:t>
            </w:r>
          </w:p>
        </w:tc>
        <w:tc>
          <w:tcPr>
            <w:tcW w:w="0" w:type="dxa"/>
            <w:noWrap/>
            <w:hideMark/>
          </w:tcPr>
          <w:p w14:paraId="77BEC9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3F85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8F120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6759A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10C8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DEC01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1F9D2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7FD99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6EDA8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4FBD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E713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CD249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A5644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A84B9D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DB4E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C8F73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219A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323FF6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5ADE30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8EB3A7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2EB4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615CE7D"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5C01C9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SP_SWNODE</w:t>
            </w:r>
          </w:p>
        </w:tc>
      </w:tr>
      <w:tr w:rsidR="00126495" w:rsidRPr="005A188F" w14:paraId="6C87BD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9F3E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133F4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145E5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175EB3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CD0D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92E2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8DE5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4ADD0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B26DD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D1447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E14C9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4768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05A0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66F108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47EC5E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1F3D6C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8494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EFAC1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8BE7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434F06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49A967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F5E20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DED69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F0C8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A9CB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5CF631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NODE_DEPTH</w:t>
            </w:r>
          </w:p>
        </w:tc>
        <w:tc>
          <w:tcPr>
            <w:tcW w:w="0" w:type="dxa"/>
            <w:noWrap/>
            <w:hideMark/>
          </w:tcPr>
          <w:p w14:paraId="6BE4AD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ED19DE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A390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10CF0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5190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3B0EBA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NODE_GL</w:t>
            </w:r>
          </w:p>
        </w:tc>
        <w:tc>
          <w:tcPr>
            <w:tcW w:w="0" w:type="dxa"/>
            <w:noWrap/>
            <w:hideMark/>
          </w:tcPr>
          <w:p w14:paraId="3F10D5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3D408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8615B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2C32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E2BB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NODE_SIZE1</w:t>
            </w:r>
          </w:p>
        </w:tc>
        <w:tc>
          <w:tcPr>
            <w:tcW w:w="0" w:type="dxa"/>
            <w:noWrap/>
            <w:hideMark/>
          </w:tcPr>
          <w:p w14:paraId="7242B8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NODE_SIZE1</w:t>
            </w:r>
          </w:p>
        </w:tc>
        <w:tc>
          <w:tcPr>
            <w:tcW w:w="0" w:type="dxa"/>
            <w:noWrap/>
            <w:hideMark/>
          </w:tcPr>
          <w:p w14:paraId="04A0F5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DFF23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07A4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8A873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928F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NODE_SIZE2</w:t>
            </w:r>
          </w:p>
        </w:tc>
        <w:tc>
          <w:tcPr>
            <w:tcW w:w="0" w:type="dxa"/>
            <w:noWrap/>
            <w:hideMark/>
          </w:tcPr>
          <w:p w14:paraId="539F13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NODE_SIZE2</w:t>
            </w:r>
          </w:p>
        </w:tc>
        <w:tc>
          <w:tcPr>
            <w:tcW w:w="0" w:type="dxa"/>
            <w:noWrap/>
            <w:hideMark/>
          </w:tcPr>
          <w:p w14:paraId="18A8CC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EB855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BDCD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95F3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72A5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E40E2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3A3FE5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480B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6DF96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F6B9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A55B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03C633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65B674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9135D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4CBEA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77314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3EF3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630F55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5E3FBE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E71885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895B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D0D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AA61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25C53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B04D7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C8FD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10ABA1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F966E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D4CF2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61B75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6752F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BDEE4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69C6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0F5C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ED48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CFC1F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F459D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C582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02095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EBDC0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5189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01DF6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88FC4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639EB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ECCE1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C7C8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64D3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22428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034C5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38D5B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10473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1DAC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6C88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FBE47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1C278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8BB47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6983B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2A324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6D8B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FA095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E9E82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F3047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2FFAA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F826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D855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C4538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68755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F957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891EB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12F9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E5B8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79DA34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NODE_INV</w:t>
            </w:r>
          </w:p>
        </w:tc>
        <w:tc>
          <w:tcPr>
            <w:tcW w:w="0" w:type="dxa"/>
            <w:noWrap/>
            <w:hideMark/>
          </w:tcPr>
          <w:p w14:paraId="43220C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C3FFED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20F9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CF158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FF7A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7FF9C8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2C9520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00D5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B014C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6FD6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7A3D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669086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51960F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E2C7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B10C5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2A10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7482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1EC21B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17B5CA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4146F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F0905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BA725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CD0F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5DAD2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76D19F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EC4A9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DF6A2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938E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C099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17C0D7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C0E50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3106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FE544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3399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D444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65E80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627EEB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1F15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588BF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E766D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93D46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A477F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3E7D2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7B705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D92C0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3A820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613A6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3E0A0A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22524F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B882E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382BA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ADA85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9ABD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F60EC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44EEA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27D91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649D6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651B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1F45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28C4C4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1FA107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F9E14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80B9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D6EF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E3C8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PUMPSTA_NAME</w:t>
            </w:r>
          </w:p>
        </w:tc>
        <w:tc>
          <w:tcPr>
            <w:tcW w:w="0" w:type="dxa"/>
            <w:noWrap/>
            <w:hideMark/>
          </w:tcPr>
          <w:p w14:paraId="4D83BB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PUMPSTA_NAME</w:t>
            </w:r>
          </w:p>
        </w:tc>
        <w:tc>
          <w:tcPr>
            <w:tcW w:w="0" w:type="dxa"/>
            <w:noWrap/>
            <w:hideMark/>
          </w:tcPr>
          <w:p w14:paraId="51BACE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8BD0B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CD25A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79F50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BD8E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F120B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52404B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A5ADE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7A0E66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C3A2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B8B4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02E4FE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2604AB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24E8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EEBA9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76E6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30FC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763D7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0C4F4D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963A93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F5F3B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6673AB0"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3837D3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SP_SWCULVERT</w:t>
            </w:r>
          </w:p>
        </w:tc>
      </w:tr>
      <w:tr w:rsidR="00126495" w:rsidRPr="005A188F" w14:paraId="050D2A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4343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C6E92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8E791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6D592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A590B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A565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1EF3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7BB3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7B244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CF1D5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49184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D2DB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3933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CLVT_GRADIENT</w:t>
            </w:r>
          </w:p>
        </w:tc>
        <w:tc>
          <w:tcPr>
            <w:tcW w:w="0" w:type="dxa"/>
            <w:noWrap/>
            <w:hideMark/>
          </w:tcPr>
          <w:p w14:paraId="7686DB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CLVT_GRADIENT</w:t>
            </w:r>
          </w:p>
        </w:tc>
        <w:tc>
          <w:tcPr>
            <w:tcW w:w="0" w:type="dxa"/>
            <w:noWrap/>
            <w:hideMark/>
          </w:tcPr>
          <w:p w14:paraId="2EA1BA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D8105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C6AC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62B85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2FED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CLVT_WIDTH</w:t>
            </w:r>
          </w:p>
        </w:tc>
        <w:tc>
          <w:tcPr>
            <w:tcW w:w="0" w:type="dxa"/>
            <w:noWrap/>
            <w:hideMark/>
          </w:tcPr>
          <w:p w14:paraId="5AA6B8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CLVT_WIDTH</w:t>
            </w:r>
          </w:p>
        </w:tc>
        <w:tc>
          <w:tcPr>
            <w:tcW w:w="0" w:type="dxa"/>
            <w:noWrap/>
            <w:hideMark/>
          </w:tcPr>
          <w:p w14:paraId="49032A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198DE7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3E572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4F77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4733E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CLVT_DEPTH</w:t>
            </w:r>
          </w:p>
        </w:tc>
        <w:tc>
          <w:tcPr>
            <w:tcW w:w="0" w:type="dxa"/>
            <w:noWrap/>
            <w:hideMark/>
          </w:tcPr>
          <w:p w14:paraId="38A006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CLVT_DEPTH</w:t>
            </w:r>
          </w:p>
        </w:tc>
        <w:tc>
          <w:tcPr>
            <w:tcW w:w="0" w:type="dxa"/>
            <w:noWrap/>
            <w:hideMark/>
          </w:tcPr>
          <w:p w14:paraId="6E1803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2A4DBAE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06FE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C54D4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98EE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CLVT_TYPE</w:t>
            </w:r>
          </w:p>
        </w:tc>
        <w:tc>
          <w:tcPr>
            <w:tcW w:w="0" w:type="dxa"/>
            <w:noWrap/>
            <w:hideMark/>
          </w:tcPr>
          <w:p w14:paraId="4B0BFF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CLVT_TYPE</w:t>
            </w:r>
          </w:p>
        </w:tc>
        <w:tc>
          <w:tcPr>
            <w:tcW w:w="0" w:type="dxa"/>
            <w:noWrap/>
            <w:hideMark/>
          </w:tcPr>
          <w:p w14:paraId="2646BA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66E4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04EA2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3A28F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3284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CLVT_MATRL</w:t>
            </w:r>
          </w:p>
        </w:tc>
        <w:tc>
          <w:tcPr>
            <w:tcW w:w="0" w:type="dxa"/>
            <w:noWrap/>
            <w:hideMark/>
          </w:tcPr>
          <w:p w14:paraId="24201D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CLVT_MATRL</w:t>
            </w:r>
          </w:p>
        </w:tc>
        <w:tc>
          <w:tcPr>
            <w:tcW w:w="0" w:type="dxa"/>
            <w:noWrap/>
            <w:hideMark/>
          </w:tcPr>
          <w:p w14:paraId="7F29E3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01A34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AE22F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5F12E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41AF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0EEADE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63664C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696B9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6748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15B8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649B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18B071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4403D5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219C99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5702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1ADB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5F1B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2EB9D8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2AAA98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DA63A6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1B73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E5958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6756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1D799E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5DB935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537DCB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B1B85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3FAE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A5F9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5566D8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659625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1EF5F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ACFD5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0AB7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146F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7AF840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20DC81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6730F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72DB1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0D7CE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26D6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20B11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D9ACB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68C8F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7BF9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8BD99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7C76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5D98B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5DA9F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1865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6005A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991F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27AE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36BCD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9A7DA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80BB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A96B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2AB0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6288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61E21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D01C5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FCD82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FDFE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B0F5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CF8F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5C8FDE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AC157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3414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714F9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35ED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B4FD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75F06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39387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DB32B5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D919C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79088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E8ED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BF04A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C594A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88921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D30B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306E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48CDF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4812CC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44504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D49D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59B0C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4794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1779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0A1D0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ABB71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ED473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0D09D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182C5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2127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02024A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2CF12A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EBEF1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84048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352D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6A63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B79A6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74E564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51FE4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795C8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1B04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1E34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00D3DF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5B2DE0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F98C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58BE8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748F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E597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75DF90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CACF3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F764B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ADECD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B59C9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AF22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33CEB4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1BE01A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6908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B6C2A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356AC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44C5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6A5734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E7D52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D2AFA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5A941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6B22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4F41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88D84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482F91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FBC6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D0254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52C2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04D0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OLD_LINE_ID</w:t>
            </w:r>
          </w:p>
        </w:tc>
        <w:tc>
          <w:tcPr>
            <w:tcW w:w="0" w:type="dxa"/>
            <w:noWrap/>
            <w:hideMark/>
          </w:tcPr>
          <w:p w14:paraId="4DAEE3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OLD_LINE_ID</w:t>
            </w:r>
          </w:p>
        </w:tc>
        <w:tc>
          <w:tcPr>
            <w:tcW w:w="0" w:type="dxa"/>
            <w:noWrap/>
            <w:hideMark/>
          </w:tcPr>
          <w:p w14:paraId="494C69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806D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0F836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C340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0ECA4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17327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9C75F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98A7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B6D8C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9CFF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9CABB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2754D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9347B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D6D9C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12B85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EAD4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0189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44F42F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66C9C2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53C44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4235E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9FFC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E1E0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66604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2CB1E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55423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72DA09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F7B8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B37B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DA059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B989B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89B84D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144FF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E3A4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75CE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527DCB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3EEDF5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9FBEB0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753E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2B5E81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430799B"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SP_SWPIPE</w:t>
            </w:r>
          </w:p>
        </w:tc>
      </w:tr>
      <w:tr w:rsidR="00126495" w:rsidRPr="005A188F" w14:paraId="7907C8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621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5905F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EBCEF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14D0EF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44513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8F405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B0C4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A6CB8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7F0FE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35E33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FEE93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A4DD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A329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76786D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PIPE_GRADIENT</w:t>
            </w:r>
          </w:p>
        </w:tc>
        <w:tc>
          <w:tcPr>
            <w:tcW w:w="0" w:type="dxa"/>
            <w:noWrap/>
            <w:hideMark/>
          </w:tcPr>
          <w:p w14:paraId="0518FD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D45C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DF1E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D78A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C981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456D5E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0FCBAB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137C40C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0CEC7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4E198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F13E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5C064A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787741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21151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A323C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1261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362C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205ECF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705901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8E84B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38666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0662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3019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724066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2B9C6A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AAA78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D943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1B7B7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0243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43E957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69D34A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9DA0A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CD22D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B603B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5CBB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3B8989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266643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2A9D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F9BC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D861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B846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618445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2A594A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E8DECB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5BF45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D0BE9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2487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59670C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6168DC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D1E8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E3BC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CB1C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2CF7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5B2990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64A646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FAA1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09CB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CC3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02EF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279CE0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4864AB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015B3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1557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D2483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366A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B8E92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79F60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3A900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49B4D8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A491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2839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940F1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B6DA0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7C645D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C71C5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71C55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6EC7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3F2BC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234EA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0CD02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D9B50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36CB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ACC7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46A1B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05BE09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7962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9BC8B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B413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3BF2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CCDAA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917E2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5212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A6E5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071D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646D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2ED53F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5DF6B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3467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83F9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F39D8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F28A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4B6A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0EE528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590ED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B9C08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45B8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EE96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B15C2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CC840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65E3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4C31D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5DDE4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D626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578C70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FLOW_TYPE</w:t>
            </w:r>
          </w:p>
        </w:tc>
        <w:tc>
          <w:tcPr>
            <w:tcW w:w="0" w:type="dxa"/>
            <w:noWrap/>
            <w:hideMark/>
          </w:tcPr>
          <w:p w14:paraId="41D5D5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79A8D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D4E42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73A7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24CC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38B766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6EE700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1590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965F4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00DD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E46E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287621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56F069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009FF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A9B97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8CB3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32A0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2B4BF5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1C180C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94E7C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88DCA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F095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C790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6507FD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7EA046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CB58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505E3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3E47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B618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1D68B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EC455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17AA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FF8F7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5F93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5539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259CD4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C9E84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4118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44FE7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A59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AE1F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3EA71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413AF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4D1D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381D2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D6DB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D7F6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E2957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3086B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5190D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2775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74F94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9D65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5F543D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3DC09D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16D9C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50BBD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DD4D3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8C3E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1747DF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3B56AB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6F6E62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8E8CB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F0D1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E7B6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55255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12B25D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BA1B5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1B8C8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30FA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94D2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D617F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05D56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7C8BE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B4BC0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1EAD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0D96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6245AE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26314E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A8102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802B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B170C76"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9E46C2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SP_SWSTRUCTURE</w:t>
            </w:r>
          </w:p>
        </w:tc>
      </w:tr>
      <w:tr w:rsidR="00126495" w:rsidRPr="005A188F" w14:paraId="7C4474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45C5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5C93A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3D428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D2EA80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1EFEC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E31B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46AE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7A4D8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A2029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ED268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8EDAB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5CC3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AE57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2653C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0D168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A40B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C650A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74FA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D33A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28936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4F6C5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FFEE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A7884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0D66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C3E6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C6C8F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BD118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A782F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57D1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71460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2718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BECD4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78E70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E83756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43CC5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9205F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9800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04836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D69D0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7CFD6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9122E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7D658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FC78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D966C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EDEAB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F6625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CC688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A1767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AC73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52EA6E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68FAA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0993B6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8843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EBA3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4B92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423FD9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69AC6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BF20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14AF6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DF2D0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E249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013A0E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2B4E91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2BAD2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69F57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D337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02C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7A58FA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4283A9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001E8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2F9F7E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24AB3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10D1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4E3932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0350BB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36A61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A8DE8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F3B9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C919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BE21A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C2588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E53A4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2FA78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2AB2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1955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58DFF0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221525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4DB5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0260F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9B06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078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6EDB5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785143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92DC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D20C7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AFB7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471E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67CCB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C9C42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19E6B1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57E91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98C8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1D14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1B524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D514B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2C759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CB34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D43B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636B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32F36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053DBA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C24F6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1B35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8779E01"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7FE0E4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SP_SWCHANNEL</w:t>
            </w:r>
          </w:p>
        </w:tc>
      </w:tr>
      <w:tr w:rsidR="00126495" w:rsidRPr="005A188F" w14:paraId="03AD783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F553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19B8A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27186E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F57C8B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5BCB6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7850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EA7D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ED1DA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3B769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E4676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03C4D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A99D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C73B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CHNL_GRADIENT</w:t>
            </w:r>
          </w:p>
        </w:tc>
        <w:tc>
          <w:tcPr>
            <w:tcW w:w="0" w:type="dxa"/>
            <w:noWrap/>
            <w:hideMark/>
          </w:tcPr>
          <w:p w14:paraId="3433E5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CHNL_GRADIENT</w:t>
            </w:r>
          </w:p>
        </w:tc>
        <w:tc>
          <w:tcPr>
            <w:tcW w:w="0" w:type="dxa"/>
            <w:noWrap/>
            <w:hideMark/>
          </w:tcPr>
          <w:p w14:paraId="4605FB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E8831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D8BB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E2260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0B7B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CHNL_BWIDTH</w:t>
            </w:r>
          </w:p>
        </w:tc>
        <w:tc>
          <w:tcPr>
            <w:tcW w:w="0" w:type="dxa"/>
            <w:noWrap/>
            <w:hideMark/>
          </w:tcPr>
          <w:p w14:paraId="5B818B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CHNL_BWIDTH</w:t>
            </w:r>
          </w:p>
        </w:tc>
        <w:tc>
          <w:tcPr>
            <w:tcW w:w="0" w:type="dxa"/>
            <w:noWrap/>
            <w:hideMark/>
          </w:tcPr>
          <w:p w14:paraId="13CF78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1946B3F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87288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16A1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DA34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CHNL_TWIDTH</w:t>
            </w:r>
          </w:p>
        </w:tc>
        <w:tc>
          <w:tcPr>
            <w:tcW w:w="0" w:type="dxa"/>
            <w:noWrap/>
            <w:hideMark/>
          </w:tcPr>
          <w:p w14:paraId="6011C8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CHNL_TWIDTH</w:t>
            </w:r>
          </w:p>
        </w:tc>
        <w:tc>
          <w:tcPr>
            <w:tcW w:w="0" w:type="dxa"/>
            <w:noWrap/>
            <w:hideMark/>
          </w:tcPr>
          <w:p w14:paraId="254E11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3EF535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0B8C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7D9F8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3E10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CHNL_DEPTH</w:t>
            </w:r>
          </w:p>
        </w:tc>
        <w:tc>
          <w:tcPr>
            <w:tcW w:w="0" w:type="dxa"/>
            <w:noWrap/>
            <w:hideMark/>
          </w:tcPr>
          <w:p w14:paraId="710156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CHNL_DEPTH</w:t>
            </w:r>
          </w:p>
        </w:tc>
        <w:tc>
          <w:tcPr>
            <w:tcW w:w="0" w:type="dxa"/>
            <w:noWrap/>
            <w:hideMark/>
          </w:tcPr>
          <w:p w14:paraId="5B5CF6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1859218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E67FD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D1FE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5F2C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CHNL_TYPE</w:t>
            </w:r>
          </w:p>
        </w:tc>
        <w:tc>
          <w:tcPr>
            <w:tcW w:w="0" w:type="dxa"/>
            <w:noWrap/>
            <w:hideMark/>
          </w:tcPr>
          <w:p w14:paraId="6A43DE7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CHNL_TYPE</w:t>
            </w:r>
          </w:p>
        </w:tc>
        <w:tc>
          <w:tcPr>
            <w:tcW w:w="0" w:type="dxa"/>
            <w:noWrap/>
            <w:hideMark/>
          </w:tcPr>
          <w:p w14:paraId="48BA88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010D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E66E7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5252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2A13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CHNL_MATRL</w:t>
            </w:r>
          </w:p>
        </w:tc>
        <w:tc>
          <w:tcPr>
            <w:tcW w:w="0" w:type="dxa"/>
            <w:noWrap/>
            <w:hideMark/>
          </w:tcPr>
          <w:p w14:paraId="3C33A7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CHNL_MATRL</w:t>
            </w:r>
          </w:p>
        </w:tc>
        <w:tc>
          <w:tcPr>
            <w:tcW w:w="0" w:type="dxa"/>
            <w:noWrap/>
            <w:hideMark/>
          </w:tcPr>
          <w:p w14:paraId="249C60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E22C9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792AF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D101A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2660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4142DA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3CC585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090AC3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92B65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0998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3996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754D7C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38A9CE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556DF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0D56E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3608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24A1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364C22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21DFA5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BD1A5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4C59D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B388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FA0AD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367E74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2C55C9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2217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F86E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694B4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95EC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298DE5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START_IL</w:t>
            </w:r>
          </w:p>
        </w:tc>
        <w:tc>
          <w:tcPr>
            <w:tcW w:w="0" w:type="dxa"/>
            <w:noWrap/>
            <w:hideMark/>
          </w:tcPr>
          <w:p w14:paraId="43B4AD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561A5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2722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A1D1B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7A41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05401E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END_IL</w:t>
            </w:r>
          </w:p>
        </w:tc>
        <w:tc>
          <w:tcPr>
            <w:tcW w:w="0" w:type="dxa"/>
            <w:noWrap/>
            <w:hideMark/>
          </w:tcPr>
          <w:p w14:paraId="07DD1D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C6B35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DB8C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C80A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F83E3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67795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4BAC0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833E8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02BA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861D0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4F61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5576C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5EB49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7F6B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95770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767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1471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95DD0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F0697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AE7FF0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2E97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DC868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D38D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CF22B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18E3A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86A76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5D00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D3C07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20D9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4F49DC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F97C4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6152C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CB26B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C8DF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8C0F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13B22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44A0A3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1C018F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89D5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5737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3563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53264F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FB76C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B9033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BE37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EEEB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00A8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073A81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A7613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E8935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B695B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A1D31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C74D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BEACE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39FF72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7DDB50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2F7690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9558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2B3B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69B13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2651E0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E2CE4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4E22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2D2D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7FB0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50A761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04357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71C5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1A47B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9CDE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2EC8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BC20F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EDE96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5059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182F9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365A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1B46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025BE8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B008B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EE7F59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3C6AF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DD2F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4AB1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64753F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011A2C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439FA4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4263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BEA42B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070369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SP_WATNODE</w:t>
            </w:r>
          </w:p>
        </w:tc>
      </w:tr>
      <w:tr w:rsidR="00126495" w:rsidRPr="005A188F" w14:paraId="641507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0DA7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7E703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46CC3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B9D33F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8DEBD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B07BF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C37B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7634E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7B73F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C1233E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15DE1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C844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8F8D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682C32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NODE_ID</w:t>
            </w:r>
          </w:p>
        </w:tc>
        <w:tc>
          <w:tcPr>
            <w:tcW w:w="0" w:type="dxa"/>
            <w:noWrap/>
            <w:hideMark/>
          </w:tcPr>
          <w:p w14:paraId="02A6B0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FC295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6F8D9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4CFC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EC16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20297B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NODE_TYPE</w:t>
            </w:r>
          </w:p>
        </w:tc>
        <w:tc>
          <w:tcPr>
            <w:tcW w:w="0" w:type="dxa"/>
            <w:noWrap/>
            <w:hideMark/>
          </w:tcPr>
          <w:p w14:paraId="727BA4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75A71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89849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0B00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828C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NODE_ELEV</w:t>
            </w:r>
          </w:p>
        </w:tc>
        <w:tc>
          <w:tcPr>
            <w:tcW w:w="0" w:type="dxa"/>
            <w:noWrap/>
            <w:hideMark/>
          </w:tcPr>
          <w:p w14:paraId="4C62BE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NODE_ELEV</w:t>
            </w:r>
          </w:p>
        </w:tc>
        <w:tc>
          <w:tcPr>
            <w:tcW w:w="0" w:type="dxa"/>
            <w:noWrap/>
            <w:hideMark/>
          </w:tcPr>
          <w:p w14:paraId="0337A6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F803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DA676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D2EEA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2EF0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56D8DE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NODE_REF</w:t>
            </w:r>
          </w:p>
        </w:tc>
        <w:tc>
          <w:tcPr>
            <w:tcW w:w="0" w:type="dxa"/>
            <w:noWrap/>
            <w:hideMark/>
          </w:tcPr>
          <w:p w14:paraId="58D378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C276E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65862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4D9CF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1A15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WAT_CATEGORY</w:t>
            </w:r>
          </w:p>
        </w:tc>
        <w:tc>
          <w:tcPr>
            <w:tcW w:w="0" w:type="dxa"/>
            <w:noWrap/>
            <w:hideMark/>
          </w:tcPr>
          <w:p w14:paraId="4DAAFB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WAT_CATEGORY</w:t>
            </w:r>
          </w:p>
        </w:tc>
        <w:tc>
          <w:tcPr>
            <w:tcW w:w="0" w:type="dxa"/>
            <w:noWrap/>
            <w:hideMark/>
          </w:tcPr>
          <w:p w14:paraId="3385C2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7B4B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E05A3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C6634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8A94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1C6C1E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SYM_NAME</w:t>
            </w:r>
          </w:p>
        </w:tc>
        <w:tc>
          <w:tcPr>
            <w:tcW w:w="0" w:type="dxa"/>
            <w:noWrap/>
            <w:hideMark/>
          </w:tcPr>
          <w:p w14:paraId="7AE8F0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55E4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B18AD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DD156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DC1E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347C57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SYM_SCALE</w:t>
            </w:r>
          </w:p>
        </w:tc>
        <w:tc>
          <w:tcPr>
            <w:tcW w:w="0" w:type="dxa"/>
            <w:noWrap/>
            <w:hideMark/>
          </w:tcPr>
          <w:p w14:paraId="21485E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67BD6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DAB1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0E38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8BC9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67B716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SYM_ANGLE</w:t>
            </w:r>
          </w:p>
        </w:tc>
        <w:tc>
          <w:tcPr>
            <w:tcW w:w="0" w:type="dxa"/>
            <w:noWrap/>
            <w:hideMark/>
          </w:tcPr>
          <w:p w14:paraId="75EC99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BE0A8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5A69E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70A3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987E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535FB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2EEEB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D0BC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5CE9A5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84AF1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45EE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7BC8C1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5FC597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5DEF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AFC7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14A0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3E1D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150886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32A17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E140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C831D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0181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5173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4ED930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D36C8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A9EB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6C894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6A8F2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D3A2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DFF0C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C9330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5AB61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AD86A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9889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03B2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2E77E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5DCD8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593E3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EB3C4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8680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D571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E63B5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5245F7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2BED4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D39B2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4C4C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EBBA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496C43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96AD8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1364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A121F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E737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2645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NODE_BTM</w:t>
            </w:r>
          </w:p>
        </w:tc>
        <w:tc>
          <w:tcPr>
            <w:tcW w:w="0" w:type="dxa"/>
            <w:noWrap/>
            <w:hideMark/>
          </w:tcPr>
          <w:p w14:paraId="4D469D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NODE_BTM</w:t>
            </w:r>
          </w:p>
        </w:tc>
        <w:tc>
          <w:tcPr>
            <w:tcW w:w="0" w:type="dxa"/>
            <w:noWrap/>
            <w:hideMark/>
          </w:tcPr>
          <w:p w14:paraId="292511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23AA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3ED7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038CB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4A86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7D1F15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C8EE5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16FCA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9E85B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ABF0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3B05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4C602C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209AA9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855BF3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C9524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AF411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3D57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0F5268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678097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4C530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A1975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C7F0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5FE6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152D72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0B8E2B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8373E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2A72BC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7A024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69D9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22D807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54A451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D973D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373D4B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8E1D0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B5F3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354C8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66A414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A50A0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97FCA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05887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FD07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A17ED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30932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E3181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D20F2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7AE7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5088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FIELD_TAG</w:t>
            </w:r>
          </w:p>
        </w:tc>
        <w:tc>
          <w:tcPr>
            <w:tcW w:w="0" w:type="dxa"/>
            <w:noWrap/>
            <w:hideMark/>
          </w:tcPr>
          <w:p w14:paraId="438DD5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FIELD_TAG</w:t>
            </w:r>
          </w:p>
        </w:tc>
        <w:tc>
          <w:tcPr>
            <w:tcW w:w="0" w:type="dxa"/>
            <w:noWrap/>
            <w:hideMark/>
          </w:tcPr>
          <w:p w14:paraId="334264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0A53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8410C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FF55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05F1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3F01C8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278AA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A4367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6D337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CA1B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6EE0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35A7E7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055768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55429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8C104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CD70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564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HYDRANT_ID</w:t>
            </w:r>
          </w:p>
        </w:tc>
        <w:tc>
          <w:tcPr>
            <w:tcW w:w="0" w:type="dxa"/>
            <w:noWrap/>
            <w:hideMark/>
          </w:tcPr>
          <w:p w14:paraId="79372E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HYDRANT_ID</w:t>
            </w:r>
          </w:p>
        </w:tc>
        <w:tc>
          <w:tcPr>
            <w:tcW w:w="0" w:type="dxa"/>
            <w:noWrap/>
            <w:hideMark/>
          </w:tcPr>
          <w:p w14:paraId="54ECB2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784212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2F8E7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E143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5913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HYDRANT_VLV</w:t>
            </w:r>
          </w:p>
        </w:tc>
        <w:tc>
          <w:tcPr>
            <w:tcW w:w="0" w:type="dxa"/>
            <w:noWrap/>
            <w:hideMark/>
          </w:tcPr>
          <w:p w14:paraId="71477E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HYDRANT_VLV</w:t>
            </w:r>
          </w:p>
        </w:tc>
        <w:tc>
          <w:tcPr>
            <w:tcW w:w="0" w:type="dxa"/>
            <w:noWrap/>
            <w:hideMark/>
          </w:tcPr>
          <w:p w14:paraId="5EDCCB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775B8B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A3D33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7EFB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EB47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011980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4A609A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06D21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5BB68E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923A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85B5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EXERCISED_DATE</w:t>
            </w:r>
          </w:p>
        </w:tc>
        <w:tc>
          <w:tcPr>
            <w:tcW w:w="0" w:type="dxa"/>
            <w:noWrap/>
            <w:hideMark/>
          </w:tcPr>
          <w:p w14:paraId="6B8B29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EXERCISED_DATE</w:t>
            </w:r>
          </w:p>
        </w:tc>
        <w:tc>
          <w:tcPr>
            <w:tcW w:w="0" w:type="dxa"/>
            <w:noWrap/>
            <w:hideMark/>
          </w:tcPr>
          <w:p w14:paraId="54B356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00D6C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E3D52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C8B9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EDAA8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EXERCISED_BY</w:t>
            </w:r>
          </w:p>
        </w:tc>
        <w:tc>
          <w:tcPr>
            <w:tcW w:w="0" w:type="dxa"/>
            <w:noWrap/>
            <w:hideMark/>
          </w:tcPr>
          <w:p w14:paraId="65B363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EXERCISED_BY</w:t>
            </w:r>
          </w:p>
        </w:tc>
        <w:tc>
          <w:tcPr>
            <w:tcW w:w="0" w:type="dxa"/>
            <w:noWrap/>
            <w:hideMark/>
          </w:tcPr>
          <w:p w14:paraId="2DF135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9C77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29344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DE22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8054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1F3DB5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WEB_ID</w:t>
            </w:r>
          </w:p>
        </w:tc>
        <w:tc>
          <w:tcPr>
            <w:tcW w:w="0" w:type="dxa"/>
            <w:noWrap/>
            <w:hideMark/>
          </w:tcPr>
          <w:p w14:paraId="1D759A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BBA0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01132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FF2B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CD16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8D7B0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5938D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8B6E0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ABC7C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D41D935"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7406A7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SP_WATPIPE</w:t>
            </w:r>
          </w:p>
        </w:tc>
      </w:tr>
      <w:tr w:rsidR="00126495" w:rsidRPr="005A188F" w14:paraId="6A9A1D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36AF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6E49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798E48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26E54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DA47E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08016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7660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96865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51D15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7CC5F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688D2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C1DB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2BC2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29C199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PIPE_ID</w:t>
            </w:r>
          </w:p>
        </w:tc>
        <w:tc>
          <w:tcPr>
            <w:tcW w:w="0" w:type="dxa"/>
            <w:noWrap/>
            <w:hideMark/>
          </w:tcPr>
          <w:p w14:paraId="0334AA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67ED95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B6549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FDA3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16CD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1CC36A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PIPE_DIA</w:t>
            </w:r>
          </w:p>
        </w:tc>
        <w:tc>
          <w:tcPr>
            <w:tcW w:w="0" w:type="dxa"/>
            <w:noWrap/>
            <w:hideMark/>
          </w:tcPr>
          <w:p w14:paraId="0FE5AA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Single</w:t>
            </w:r>
          </w:p>
        </w:tc>
        <w:tc>
          <w:tcPr>
            <w:tcW w:w="0" w:type="dxa"/>
            <w:noWrap/>
            <w:hideMark/>
          </w:tcPr>
          <w:p w14:paraId="78C6C6B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CC18A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1C32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823A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470390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PIPE_TYPE</w:t>
            </w:r>
          </w:p>
        </w:tc>
        <w:tc>
          <w:tcPr>
            <w:tcW w:w="0" w:type="dxa"/>
            <w:noWrap/>
            <w:hideMark/>
          </w:tcPr>
          <w:p w14:paraId="6ED36F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751B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7BD81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05B5B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DC99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7A0C01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PIPE_MATRL</w:t>
            </w:r>
          </w:p>
        </w:tc>
        <w:tc>
          <w:tcPr>
            <w:tcW w:w="0" w:type="dxa"/>
            <w:noWrap/>
            <w:hideMark/>
          </w:tcPr>
          <w:p w14:paraId="399266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7C078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13A6A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AB6B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1956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36105E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START_NODE</w:t>
            </w:r>
          </w:p>
        </w:tc>
        <w:tc>
          <w:tcPr>
            <w:tcW w:w="0" w:type="dxa"/>
            <w:noWrap/>
            <w:hideMark/>
          </w:tcPr>
          <w:p w14:paraId="2CF8CF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02AA5E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F2BFD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6F24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4082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21CA0A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END_NODE</w:t>
            </w:r>
          </w:p>
        </w:tc>
        <w:tc>
          <w:tcPr>
            <w:tcW w:w="0" w:type="dxa"/>
            <w:noWrap/>
            <w:hideMark/>
          </w:tcPr>
          <w:p w14:paraId="5EF1AD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8A974C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7F295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BCC3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DEF0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WAT_CATEGORY</w:t>
            </w:r>
          </w:p>
        </w:tc>
        <w:tc>
          <w:tcPr>
            <w:tcW w:w="0" w:type="dxa"/>
            <w:noWrap/>
            <w:hideMark/>
          </w:tcPr>
          <w:p w14:paraId="4DC85D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WAT_CATEGORY</w:t>
            </w:r>
          </w:p>
        </w:tc>
        <w:tc>
          <w:tcPr>
            <w:tcW w:w="0" w:type="dxa"/>
            <w:noWrap/>
            <w:hideMark/>
          </w:tcPr>
          <w:p w14:paraId="1AB636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616C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399D6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82A70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9ED1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2C4B2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EF39B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A03D0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515D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2C87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4ED6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27AF7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277C4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B83CA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400</w:t>
            </w:r>
          </w:p>
        </w:tc>
        <w:tc>
          <w:tcPr>
            <w:tcW w:w="0" w:type="dxa"/>
            <w:noWrap/>
            <w:hideMark/>
          </w:tcPr>
          <w:p w14:paraId="01FBBA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F9CB7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6460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9E683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4B4794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40600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55488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236F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FF84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08153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C7DB2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D3B2D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5F6E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63F7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8B95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49FBB4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5839E1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9C303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5F170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488B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28B7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D021D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53833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8106FC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9E3A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3193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2C71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6C134D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BA14B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5E4BA4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2CB1D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2FC44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021F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E6E6E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DA034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0A3A0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1604B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F9154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8998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66B050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START_BTM</w:t>
            </w:r>
          </w:p>
        </w:tc>
        <w:tc>
          <w:tcPr>
            <w:tcW w:w="0" w:type="dxa"/>
            <w:noWrap/>
            <w:hideMark/>
          </w:tcPr>
          <w:p w14:paraId="151577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99A0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9D84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1B8D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B32D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0ADF8B4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END_BTM</w:t>
            </w:r>
          </w:p>
        </w:tc>
        <w:tc>
          <w:tcPr>
            <w:tcW w:w="0" w:type="dxa"/>
            <w:noWrap/>
            <w:hideMark/>
          </w:tcPr>
          <w:p w14:paraId="3CEEAB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24515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B520F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450E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2194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53C31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151EB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D24B7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4A4CC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5A87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390F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451812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478158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22724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C86D3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0BAC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FD453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515509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4668A7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7E9CEE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FB3B3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29C7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EF07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AEEA4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03B5B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2DE5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BDD12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CDACA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4BF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08C9F4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46C391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7C25A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62580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90C7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653A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4E8773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D6412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1C686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33DD30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997D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2FAE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83450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A1392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BE78F1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D6847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5E09F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79AC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9CD3A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13B59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CDFC4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7BED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1B3C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B224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47284F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08B63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70B1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4684B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513B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E61B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49C6B8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SPATIAL_DATE</w:t>
            </w:r>
          </w:p>
        </w:tc>
        <w:tc>
          <w:tcPr>
            <w:tcW w:w="0" w:type="dxa"/>
            <w:noWrap/>
            <w:hideMark/>
          </w:tcPr>
          <w:p w14:paraId="67AE9A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074896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1C713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FE88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721A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746024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FAA_SUE</w:t>
            </w:r>
          </w:p>
        </w:tc>
        <w:tc>
          <w:tcPr>
            <w:tcW w:w="0" w:type="dxa"/>
            <w:noWrap/>
            <w:hideMark/>
          </w:tcPr>
          <w:p w14:paraId="275B65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592B3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FDBB6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BF5C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BD77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2CA261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START_GL</w:t>
            </w:r>
          </w:p>
        </w:tc>
        <w:tc>
          <w:tcPr>
            <w:tcW w:w="0" w:type="dxa"/>
            <w:noWrap/>
            <w:hideMark/>
          </w:tcPr>
          <w:p w14:paraId="6C8096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C2AAD0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C3CE8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E755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51523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21CD18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END_GL</w:t>
            </w:r>
          </w:p>
        </w:tc>
        <w:tc>
          <w:tcPr>
            <w:tcW w:w="0" w:type="dxa"/>
            <w:noWrap/>
            <w:hideMark/>
          </w:tcPr>
          <w:p w14:paraId="543F0E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20DE4E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A132E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E5787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D51D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07C876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END_TOP</w:t>
            </w:r>
          </w:p>
        </w:tc>
        <w:tc>
          <w:tcPr>
            <w:tcW w:w="0" w:type="dxa"/>
            <w:noWrap/>
            <w:hideMark/>
          </w:tcPr>
          <w:p w14:paraId="30866D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211C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146D1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92C5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4B38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5ACA73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START_TOP</w:t>
            </w:r>
          </w:p>
        </w:tc>
        <w:tc>
          <w:tcPr>
            <w:tcW w:w="0" w:type="dxa"/>
            <w:noWrap/>
            <w:hideMark/>
          </w:tcPr>
          <w:p w14:paraId="23BF75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FC964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1EED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8686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B644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07A6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03BC19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22F7E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25B4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2183D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E371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2F8676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547235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6A5D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79DB4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343557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CB889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SP_WATSTRUCTURE</w:t>
            </w:r>
          </w:p>
        </w:tc>
      </w:tr>
      <w:tr w:rsidR="00126495" w:rsidRPr="005A188F" w14:paraId="3A9A528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322C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4D340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67672A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BE42D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BB3C5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9DB1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5C7B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00D00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DD866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1E69A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6BF94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D4983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B3F0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C2648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3BF68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13D5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F883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576A7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E08B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76175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0E095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C7CD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614D5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8F9E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9CAF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20497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5232B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14AC70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CC1F2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BA554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B342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714BC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21936B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F81CA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3D82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33FCA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6717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FEE40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21ED2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8CF7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211FD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F73B2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6FE2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F4AF7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A00FA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993FB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2DAA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8876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A513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0DF33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DBEB5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84615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A6DD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DAEB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382F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78311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7A35BB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74FE3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548E0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0D61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8087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01DB97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STRUCTURE_ID</w:t>
            </w:r>
          </w:p>
        </w:tc>
        <w:tc>
          <w:tcPr>
            <w:tcW w:w="0" w:type="dxa"/>
            <w:noWrap/>
            <w:hideMark/>
          </w:tcPr>
          <w:p w14:paraId="604D7E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7F7F42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E5ED4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A3BCB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742F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5F59A0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0C6042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E679D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BDCD3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0014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8AAC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3FFD92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STRUCTURE_DESC</w:t>
            </w:r>
          </w:p>
        </w:tc>
        <w:tc>
          <w:tcPr>
            <w:tcW w:w="0" w:type="dxa"/>
            <w:noWrap/>
            <w:hideMark/>
          </w:tcPr>
          <w:p w14:paraId="7DEEBE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102D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46B5A1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A105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23C8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6D6F9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02418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CC34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C162B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059D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62EB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2B02B5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BM_LAYER</w:t>
            </w:r>
          </w:p>
        </w:tc>
        <w:tc>
          <w:tcPr>
            <w:tcW w:w="0" w:type="dxa"/>
            <w:noWrap/>
            <w:hideMark/>
          </w:tcPr>
          <w:p w14:paraId="21E788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72A1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AA2BB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4DC49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7376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1292BB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222041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7D33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03FAF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C604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7C6B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0356E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CDA7D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4FE340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1F95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39A0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953C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C4CA6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391E4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F071FA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550F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42628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D2BE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1DF4B1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F539F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622F33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5D966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B96BAC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DCA0E6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GBME_11x17_ANNO</w:t>
            </w:r>
          </w:p>
        </w:tc>
      </w:tr>
      <w:tr w:rsidR="00126495" w:rsidRPr="005A188F" w14:paraId="74003A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88B4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78223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6A2DA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0AC6C8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1CC41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EE95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BEF0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031DC7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28683D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1FA94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50CE6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A16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ED9B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2F808D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71B109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FC2F67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576B7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43E6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B830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0931DB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58B559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03F29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2224F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A950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F0CF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0D6082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4A7773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638C28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2F3D1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076D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81FC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05C503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7215D8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B24C2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C3DE8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F2AF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1033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E8FB8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AA208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0533DD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1B4B7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AnnotationStatus</w:t>
            </w:r>
          </w:p>
        </w:tc>
      </w:tr>
      <w:tr w:rsidR="00126495" w:rsidRPr="005A188F" w14:paraId="49609D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3F12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5FB77D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D6494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B120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44941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75AD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80CDC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5A63F7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482D2F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74C6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2FF1F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0B71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99C0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5E6F92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7948FD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22C6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11F76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7115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083C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180E53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78A395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69AEC3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065E7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4CB5A67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4114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24BE18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2BC37C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0598AE8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D6C3E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5821FC3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C003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345F21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4097C4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94D6F3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AAFDF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2E9AB3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D6EC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124B48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6D3AE6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07AB79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85777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r>
      <w:tr w:rsidR="00126495" w:rsidRPr="005A188F" w14:paraId="7E95CF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E54E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1AF321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7C6873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4E260A3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462D5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r>
      <w:tr w:rsidR="00126495" w:rsidRPr="005A188F" w14:paraId="194BF1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550C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5DDEF6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4DA69B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BA1C04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75956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398A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69D2D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23C93D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7A4613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D58A9F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D7E10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93DC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76AB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1DA3EE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34F5ED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AFAE3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BAE2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F36F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6CC7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0A237E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0EC033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E920D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40CC5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D439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05E2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72D388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381D5E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AFE7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C46AF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EFE6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A8E3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7024BD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4C95A1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5440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23713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EE88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5A65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9FE8A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51FFE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761B3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A2F34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393D6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FE87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6B91CF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53BF3C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6F546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C04D3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0C09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F69D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36143A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4119D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847B5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0C11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F881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DD00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55CAA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F101B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7EA0F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95F66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B7C2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88EA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A91EB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AF568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3A9E8A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5011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E1BA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BEE9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D024C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6C3A45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28AA0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B3ACD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4CD91D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3B57EC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GBME_17x22_ANNO</w:t>
            </w:r>
          </w:p>
        </w:tc>
      </w:tr>
      <w:tr w:rsidR="00126495" w:rsidRPr="005A188F" w14:paraId="745ED4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603D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022FB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9065F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496A7F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2B5D2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95EF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1342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7EFD4A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5614C7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646552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3E21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4C3C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13C5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419053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58D0A8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7E47A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33C3F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C715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B426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1627AD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0B2DAA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1E6FA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51201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CD6B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8D9E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52161F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35D07B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1A0EB7C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1AC73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330C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A33D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4F6B58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642C02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768A5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49347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9F4F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7FD0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863DE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A67D6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4C8AF6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A1F87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AnnotationStatus</w:t>
            </w:r>
          </w:p>
        </w:tc>
      </w:tr>
      <w:tr w:rsidR="00126495" w:rsidRPr="005A188F" w14:paraId="5DB8A87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CC5F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3381FD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CD88D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AD5F1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8263B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36F8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2431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578ECB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1C2BDF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201A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CA482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D711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EFC5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027A29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2389BE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65255C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FB103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781CD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B63F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3FB382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64918E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F1C890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4C097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2C1254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F737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5C21A9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126984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751E80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E346B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28615F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4C680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4C40DF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6FD068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2941F8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2E28D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4FAEF6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A788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482AF5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331079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A1367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56F73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r>
      <w:tr w:rsidR="00126495" w:rsidRPr="005A188F" w14:paraId="5E70098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45A9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399263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3FF9FB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74349F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1E80E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r>
      <w:tr w:rsidR="00126495" w:rsidRPr="005A188F" w14:paraId="43CB78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2A3C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6E68D7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471011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E89AE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2EA5B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69F6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DF73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6A5487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47ECCC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6592F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DC3D9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972F6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2DE9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3D6C0A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74CCE5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85DB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13BA7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C278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0152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7CC36C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702622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10C94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0701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C7552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8B06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2F85A7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357136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33B354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78B5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FB76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1B46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216AEF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1E791B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2400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B2B02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4D9B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08B5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0E22A1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196C6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49434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5A62E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5DB8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533E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4B98C0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3E2A45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6ABD59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2DD5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436D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7B0C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77A1C8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149A67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270887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230D5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6151C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6943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84BAA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9C864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7CC4A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350D7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DEAC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8C570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9F47A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30A30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8EF69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AAB4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4ABF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7DDB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225F9C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9012C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D09DDF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946D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90B18E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19C6CEA"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GBME_22x34_ANNO</w:t>
            </w:r>
          </w:p>
        </w:tc>
      </w:tr>
      <w:tr w:rsidR="00126495" w:rsidRPr="005A188F" w14:paraId="4B2386B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C77C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50252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52740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DD3DA3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67AB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DAD6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F3B0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1BC754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490194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C9F89B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F7266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BDA3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6738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42F116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35FCA6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899C6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E6787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18F8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48B1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31C768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49F3D0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99D1AA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B13CF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4CC5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FFED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0F4C06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72A2C5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697802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C05A9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E2DA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51AC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445571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1CEDDC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C24D2A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BB18F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41DCF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D834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436AC7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26588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C39AA0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B3C52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AnnotationStatus</w:t>
            </w:r>
          </w:p>
        </w:tc>
      </w:tr>
      <w:tr w:rsidR="00126495" w:rsidRPr="005A188F" w14:paraId="08F2D54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C6BC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C414D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05875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99589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1E7E9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3908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EC3CE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0FEA95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357A54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F60F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AB1C0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37EC1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1698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68EEBE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2A1458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978F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67616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E7CB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6968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35CB92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5DB85A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0468781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6D4F5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11A2AF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783A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6C75E5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01E219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59E965B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9EF05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0BDD60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3676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295B3D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2C4384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54F75A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46258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539DB9B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BEC6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1FBF0E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7FA1BA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7A7F12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7F02A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r>
      <w:tr w:rsidR="00126495" w:rsidRPr="005A188F" w14:paraId="606242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EB89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3B0178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4273A8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6A08CE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EF8F8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r>
      <w:tr w:rsidR="00126495" w:rsidRPr="005A188F" w14:paraId="319AB9A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A6E0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00EEC7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637176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2CE7D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6B179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E686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D182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5B94D1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772AE8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234E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9999B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3013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CB4D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345CE6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6AF37D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A25A1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B887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9217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708F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6E3345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3FF7E6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64227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8A0F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DD90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919F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63A2C6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76AFAE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C872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E233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8BEA6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FDA6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33DA8D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62617E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461F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3DAF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A3AB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AD79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370A6B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25D65D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C09E8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8E50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954C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FBB2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21054E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63972F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0674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B610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C05D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B22D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0F9B71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5960B1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D741B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5D70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99E8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C26C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68D685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08D96E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61FC5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21988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B99D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7ACE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9474F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FB2A1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2DE9B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0F61C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787B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EDA0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22AFA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5C662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ACEE4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3D29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238F1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371B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7E2BA2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6B0670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10A607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2381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FE7DB88"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E34EFF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GBME_34x44_ANNO</w:t>
            </w:r>
          </w:p>
        </w:tc>
      </w:tr>
      <w:tr w:rsidR="00126495" w:rsidRPr="005A188F" w14:paraId="5469394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DDE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6B841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5AA11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867882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6DF02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EA79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C6BC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5A4D4D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62A57F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221EA6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A2B01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4E13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523E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723749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4E13FA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7069A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6913F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4F014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3ED8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50F194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5ED044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6D504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52660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D47CC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F1EB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54F392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1F5657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4E60A4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C8A25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5DC9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C375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297D75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4D0316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A918FC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D4692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B81A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19A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25198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F5959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71D48E2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25EBE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AnnotationStatus</w:t>
            </w:r>
          </w:p>
        </w:tc>
      </w:tr>
      <w:tr w:rsidR="00126495" w:rsidRPr="005A188F" w14:paraId="078F56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D771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302BCE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BA106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898E1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71DA6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A945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FF9D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09482A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3088F1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9359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FEFD4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6DB5B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EAD7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026A7D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4A57F9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C0118D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23AB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3C980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E093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51784F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0F7D49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548685B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7C471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0E03BD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A12F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5BAF69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736B4E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76B4A23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AC04A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52220A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85BAB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65599F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3A47FB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769060A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BD840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4EB1CD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FCDD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45DCB6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3F5548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45C0813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52A9C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r>
      <w:tr w:rsidR="00126495" w:rsidRPr="005A188F" w14:paraId="3499BD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1E0B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19B458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36AB6B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69512A9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9DBE9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r>
      <w:tr w:rsidR="00126495" w:rsidRPr="005A188F" w14:paraId="09CF86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F479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25DC54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109C10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E38A7D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8BF1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74BF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556B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5D0E8B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120F63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6702F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1E90B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B1F8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D460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178310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1A2F44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265A71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C918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CF16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84F1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4A2E7D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749712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B690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0CFDF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27368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AA0E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270DBD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553CFC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FABCF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3841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DF473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6495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7EC6D2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2C8DAF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299AF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E532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280C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BB43A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21FF6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7F461D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F94B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C016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FD63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6686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0849DD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14D4FF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A6A437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AA2F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D6B4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EB6F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0A2106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30011C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5BAD91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C2606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6C6A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D4B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ANNO_CLASS</w:t>
            </w:r>
          </w:p>
        </w:tc>
        <w:tc>
          <w:tcPr>
            <w:tcW w:w="0" w:type="dxa"/>
            <w:noWrap/>
            <w:hideMark/>
          </w:tcPr>
          <w:p w14:paraId="50A834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ANNO_CLASS</w:t>
            </w:r>
          </w:p>
        </w:tc>
        <w:tc>
          <w:tcPr>
            <w:tcW w:w="0" w:type="dxa"/>
            <w:noWrap/>
            <w:hideMark/>
          </w:tcPr>
          <w:p w14:paraId="5FFC32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30953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7D89F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7514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40E77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2FC68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84EEB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6A10C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B768F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5C04E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9CD6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7D690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D747B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A303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0CD70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E9BB2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344A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561599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15B6E9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53091A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4FB5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12365F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8BCE17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GBME_34x44_ANNO_MASTER</w:t>
            </w:r>
          </w:p>
        </w:tc>
      </w:tr>
      <w:tr w:rsidR="00126495" w:rsidRPr="005A188F" w14:paraId="2298A0B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0B30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6602A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2491C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9C8C0C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59790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8B7B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596D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05D296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7AE6FC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A5FCA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7E5737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287A5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FDF9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1F5B41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0AF397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E094F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62CFE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DB3A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EAAC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63F15A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3D1E2F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A0A19A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08622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E66EE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63D6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662026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7A7EDB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B2C0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8ED0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B411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3979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4AF7C8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EE0E5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4BF203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3440D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AnnotationStatus</w:t>
            </w:r>
          </w:p>
        </w:tc>
      </w:tr>
      <w:tr w:rsidR="00126495" w:rsidRPr="005A188F" w14:paraId="0FD7153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2038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6E2219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2D2F69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F6830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20E0B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C89D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552F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6410EE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78A455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8244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7884B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6D69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52C3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032FA6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561870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94CB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4B7F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BB0E4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71CB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50864B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4B0CED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49F9CDE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F5D63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4E6A52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1FAB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7D12D5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569A15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7042EF4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2E24B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4F13F9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DD03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3CE753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118487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244C2D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97C42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17E367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5BFC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000260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76435A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0FEA2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3B167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r>
      <w:tr w:rsidR="00126495" w:rsidRPr="005A188F" w14:paraId="4F4311C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0E81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6985BB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4A6C96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42CC406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0D0A4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r>
      <w:tr w:rsidR="00126495" w:rsidRPr="005A188F" w14:paraId="6CC71F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0E96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59ACB8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5228FA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1A697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4C57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8B52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02E2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3FC0BF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606D57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DD58D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912D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7C6A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D7B2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4CEDD3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5AD731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C8008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CC0F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93C7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0C0D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4E7288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1AE633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C46F61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95B53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E355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6BDD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1C0CE3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3573A4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6BCE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EDD3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8495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5ED2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74C1CB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499AE7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6A7D9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0435E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D48B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7567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330993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116F3F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E8BE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E3B6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04BA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0202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3D37A8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1B3E6A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9331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DE799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C76D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6CBB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177508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7FC72D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73C30F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B2FE0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85BAE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D2CB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ANNO_CLASS</w:t>
            </w:r>
          </w:p>
        </w:tc>
        <w:tc>
          <w:tcPr>
            <w:tcW w:w="0" w:type="dxa"/>
            <w:noWrap/>
            <w:hideMark/>
          </w:tcPr>
          <w:p w14:paraId="40E87D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ANNO_CLASS</w:t>
            </w:r>
          </w:p>
        </w:tc>
        <w:tc>
          <w:tcPr>
            <w:tcW w:w="0" w:type="dxa"/>
            <w:noWrap/>
            <w:hideMark/>
          </w:tcPr>
          <w:p w14:paraId="321DDA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5D2D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7A73A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F873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5F2F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ORIG_FID</w:t>
            </w:r>
          </w:p>
        </w:tc>
        <w:tc>
          <w:tcPr>
            <w:tcW w:w="0" w:type="dxa"/>
            <w:noWrap/>
            <w:hideMark/>
          </w:tcPr>
          <w:p w14:paraId="3CADC1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ORIG_FID</w:t>
            </w:r>
          </w:p>
        </w:tc>
        <w:tc>
          <w:tcPr>
            <w:tcW w:w="0" w:type="dxa"/>
            <w:noWrap/>
            <w:hideMark/>
          </w:tcPr>
          <w:p w14:paraId="70F384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9393D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3FD14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06C1A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6DF1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0DB6E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D207E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2A2407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58F8C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098D7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4060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ROTATION</w:t>
            </w:r>
          </w:p>
        </w:tc>
        <w:tc>
          <w:tcPr>
            <w:tcW w:w="0" w:type="dxa"/>
            <w:noWrap/>
            <w:hideMark/>
          </w:tcPr>
          <w:p w14:paraId="1DB40B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ROTATION</w:t>
            </w:r>
          </w:p>
        </w:tc>
        <w:tc>
          <w:tcPr>
            <w:tcW w:w="0" w:type="dxa"/>
            <w:noWrap/>
            <w:hideMark/>
          </w:tcPr>
          <w:p w14:paraId="1F31EA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58ED15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A5DF1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542C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85BC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53945D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7DE577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21122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AC388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D0AC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4407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2EE37A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67ECDE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32F8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F69E0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CFF587E"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F6DA92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GBME_34x44_STRUCTURE_OVERUN</w:t>
            </w:r>
          </w:p>
        </w:tc>
      </w:tr>
      <w:tr w:rsidR="00126495" w:rsidRPr="005A188F" w14:paraId="30DCC2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F2C85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EFD9B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2520F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1372DF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CEBE5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DB6B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196D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A8DDA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EFF68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74FFF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30102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DA5B2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C0F9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A2B5E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CD3FA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B4AA4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839A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109E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E782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B8127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74D5C4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7EDA7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315E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C5203DC"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08D005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GBME_AIR_OPERATIONS_AREA</w:t>
            </w:r>
          </w:p>
        </w:tc>
      </w:tr>
      <w:tr w:rsidR="00126495" w:rsidRPr="005A188F" w14:paraId="2770A4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6AE0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C2001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2EBDF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DF4833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85B08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ED4B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640A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3ED49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126BF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6942AF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D40F4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6945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7CAB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2D3BE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02FED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9A8684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CB601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EDA9C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8AA2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39234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AF51E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8AA20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1A3B8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DAEF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9672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EA289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1C84F4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AC02C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8F3ED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F545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13CC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49F07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3F345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C800C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1D218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67B7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75DF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3C0C67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42F6FA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7FC1C4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DD506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8290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E6DB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47012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A7C7F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3A00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D3828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5589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DEF5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617A81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33D2BD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CC911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0E662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A2440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810F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773631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750A90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62CF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6AF50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C2AE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991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19FB08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4E7AD0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A3B6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BAE03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1000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A07C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17DE45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452441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AEE362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9F79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B7286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E243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0732A7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3D6132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4D649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BC87E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EAE4C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9665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5AC802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4612FD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8483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3B849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0759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5709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731AD6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67A34C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B7FBB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33F86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7A0E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0337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3668F2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7328E5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30248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A7CD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AC1E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99BD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MODIFIED</w:t>
            </w:r>
          </w:p>
        </w:tc>
        <w:tc>
          <w:tcPr>
            <w:tcW w:w="0" w:type="dxa"/>
            <w:noWrap/>
            <w:hideMark/>
          </w:tcPr>
          <w:p w14:paraId="430888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Modified</w:t>
            </w:r>
          </w:p>
        </w:tc>
        <w:tc>
          <w:tcPr>
            <w:tcW w:w="0" w:type="dxa"/>
            <w:noWrap/>
            <w:hideMark/>
          </w:tcPr>
          <w:p w14:paraId="396BC8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03BED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5BDDB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B1AA1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14F5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423BF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A7C56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F1962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BEAD5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C841A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AEAF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638BEB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09C6C8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9F51D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B6821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FCFF1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8B15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FC7C9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E815B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A3B5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8637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3297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D21D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CC16C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337881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100100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73F2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AAA8EE5"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DE13C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GBME_AIRCRAFT_GATE_STAND</w:t>
            </w:r>
          </w:p>
        </w:tc>
      </w:tr>
      <w:tr w:rsidR="00126495" w:rsidRPr="005A188F" w14:paraId="06F4ED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389E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324F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D1254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342D3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5B049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F7F5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44C4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24125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2846C4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DFEC1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15109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1E6B7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8DBA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B400F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39D0E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35FA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0D395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9779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0CA0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GATESTTYPE</w:t>
            </w:r>
          </w:p>
        </w:tc>
        <w:tc>
          <w:tcPr>
            <w:tcW w:w="0" w:type="dxa"/>
            <w:noWrap/>
            <w:hideMark/>
          </w:tcPr>
          <w:p w14:paraId="717AD4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 Stand Type</w:t>
            </w:r>
          </w:p>
        </w:tc>
        <w:tc>
          <w:tcPr>
            <w:tcW w:w="0" w:type="dxa"/>
            <w:noWrap/>
            <w:hideMark/>
          </w:tcPr>
          <w:p w14:paraId="102593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983F6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47C481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CodeGateStandType</w:t>
            </w:r>
          </w:p>
        </w:tc>
      </w:tr>
      <w:tr w:rsidR="00126495" w:rsidRPr="005A188F" w14:paraId="4DDAB3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0FDE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69D8C9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3CB9A8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7F34E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01CD9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6C9C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2629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WINGSPAN</w:t>
            </w:r>
          </w:p>
        </w:tc>
        <w:tc>
          <w:tcPr>
            <w:tcW w:w="0" w:type="dxa"/>
            <w:noWrap/>
            <w:hideMark/>
          </w:tcPr>
          <w:p w14:paraId="052206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Wingspan</w:t>
            </w:r>
          </w:p>
        </w:tc>
        <w:tc>
          <w:tcPr>
            <w:tcW w:w="0" w:type="dxa"/>
            <w:noWrap/>
            <w:hideMark/>
          </w:tcPr>
          <w:p w14:paraId="0563A4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AB8ECE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6652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E061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C5BE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791E85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22F6D9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30F5E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FB78E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3771F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0C9D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551045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6C587D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9CDCC2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71CA6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A0741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1B0D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PAVEMENTCL</w:t>
            </w:r>
          </w:p>
        </w:tc>
        <w:tc>
          <w:tcPr>
            <w:tcW w:w="0" w:type="dxa"/>
            <w:noWrap/>
            <w:hideMark/>
          </w:tcPr>
          <w:p w14:paraId="63D772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 Classification Number</w:t>
            </w:r>
          </w:p>
        </w:tc>
        <w:tc>
          <w:tcPr>
            <w:tcW w:w="0" w:type="dxa"/>
            <w:noWrap/>
            <w:hideMark/>
          </w:tcPr>
          <w:p w14:paraId="5B5C82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04B33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A5D1F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27C2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9362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JETWAYAVAI</w:t>
            </w:r>
          </w:p>
        </w:tc>
        <w:tc>
          <w:tcPr>
            <w:tcW w:w="0" w:type="dxa"/>
            <w:noWrap/>
            <w:hideMark/>
          </w:tcPr>
          <w:p w14:paraId="08371D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Jetway Availability</w:t>
            </w:r>
          </w:p>
        </w:tc>
        <w:tc>
          <w:tcPr>
            <w:tcW w:w="0" w:type="dxa"/>
            <w:noWrap/>
            <w:hideMark/>
          </w:tcPr>
          <w:p w14:paraId="457740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F3AC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4126BC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CodeBoolean</w:t>
            </w:r>
          </w:p>
        </w:tc>
      </w:tr>
      <w:tr w:rsidR="00126495" w:rsidRPr="005A188F" w14:paraId="7F05CE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6610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TOWINGAVAI</w:t>
            </w:r>
          </w:p>
        </w:tc>
        <w:tc>
          <w:tcPr>
            <w:tcW w:w="0" w:type="dxa"/>
            <w:noWrap/>
            <w:hideMark/>
          </w:tcPr>
          <w:p w14:paraId="6C9950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Towing Availability</w:t>
            </w:r>
          </w:p>
        </w:tc>
        <w:tc>
          <w:tcPr>
            <w:tcW w:w="0" w:type="dxa"/>
            <w:noWrap/>
            <w:hideMark/>
          </w:tcPr>
          <w:p w14:paraId="50BE82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8FE6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26900B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CodeBoolean</w:t>
            </w:r>
          </w:p>
        </w:tc>
      </w:tr>
      <w:tr w:rsidR="00126495" w:rsidRPr="005A188F" w14:paraId="235626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D066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DOCKINGAVA</w:t>
            </w:r>
          </w:p>
        </w:tc>
        <w:tc>
          <w:tcPr>
            <w:tcW w:w="0" w:type="dxa"/>
            <w:noWrap/>
            <w:hideMark/>
          </w:tcPr>
          <w:p w14:paraId="01E737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Docking Availability</w:t>
            </w:r>
          </w:p>
        </w:tc>
        <w:tc>
          <w:tcPr>
            <w:tcW w:w="0" w:type="dxa"/>
            <w:noWrap/>
            <w:hideMark/>
          </w:tcPr>
          <w:p w14:paraId="1E3E31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0DBE4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514A1D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CodeBoolean</w:t>
            </w:r>
          </w:p>
        </w:tc>
      </w:tr>
      <w:tr w:rsidR="00126495" w:rsidRPr="005A188F" w14:paraId="213D0D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0248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GROUNDPOWE</w:t>
            </w:r>
          </w:p>
        </w:tc>
        <w:tc>
          <w:tcPr>
            <w:tcW w:w="0" w:type="dxa"/>
            <w:noWrap/>
            <w:hideMark/>
          </w:tcPr>
          <w:p w14:paraId="61AC3D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Ground Power Availability</w:t>
            </w:r>
          </w:p>
        </w:tc>
        <w:tc>
          <w:tcPr>
            <w:tcW w:w="0" w:type="dxa"/>
            <w:noWrap/>
            <w:hideMark/>
          </w:tcPr>
          <w:p w14:paraId="27CD45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E216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6472C0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CodeBoolean</w:t>
            </w:r>
          </w:p>
        </w:tc>
      </w:tr>
      <w:tr w:rsidR="00126495" w:rsidRPr="005A188F" w14:paraId="24FE6D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4B36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6674CA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Type</w:t>
            </w:r>
          </w:p>
        </w:tc>
        <w:tc>
          <w:tcPr>
            <w:tcW w:w="0" w:type="dxa"/>
            <w:noWrap/>
            <w:hideMark/>
          </w:tcPr>
          <w:p w14:paraId="29827E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4A8EC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D551B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CodeSurfaceType</w:t>
            </w:r>
          </w:p>
        </w:tc>
      </w:tr>
      <w:tr w:rsidR="00126495" w:rsidRPr="005A188F" w14:paraId="269649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BB76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SURFACEC</w:t>
            </w:r>
          </w:p>
        </w:tc>
        <w:tc>
          <w:tcPr>
            <w:tcW w:w="0" w:type="dxa"/>
            <w:noWrap/>
            <w:hideMark/>
          </w:tcPr>
          <w:p w14:paraId="65CE61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Condition</w:t>
            </w:r>
          </w:p>
        </w:tc>
        <w:tc>
          <w:tcPr>
            <w:tcW w:w="0" w:type="dxa"/>
            <w:noWrap/>
            <w:hideMark/>
          </w:tcPr>
          <w:p w14:paraId="397E57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DF07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D30DC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CodeSurfaceCondition</w:t>
            </w:r>
          </w:p>
        </w:tc>
      </w:tr>
      <w:tr w:rsidR="00126495" w:rsidRPr="005A188F" w14:paraId="33FAEA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8EA2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0F5F0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60792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946E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86EF6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08A6B5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08AF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34521E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4D5D2A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A3DBF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DFAA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97D0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8E1E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D3ECC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D4568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CE09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D4394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35A8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1EC0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69CE1C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232F9D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CC33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8F29B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527E3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934D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7D1BC0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2CA5AC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D6375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7168E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4370A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C143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3B5882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4DA049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2F78D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D3C31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0E9E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44EA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DD55C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6D3C4D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D80CBC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11718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682B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D117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5D8A38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1A9580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4725B2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22083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90973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5911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22F7E9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1BBEA8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49D2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70B3F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3C961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0651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287570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3C647D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2D5A3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4EA43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0E740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55E22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6D162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9B730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3D5FA9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2FC09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8D13AA8"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786C8C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GBME_AIRPORT_BOUNDARY</w:t>
            </w:r>
          </w:p>
        </w:tc>
      </w:tr>
      <w:tr w:rsidR="00126495" w:rsidRPr="005A188F" w14:paraId="22BAAB0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C419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72612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AA9EB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3B5A30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A3AF4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72DC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40E8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B1E2A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5F5307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F5BBC9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D5DCC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AA5C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839A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2B927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42A90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032E8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51D6B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01C45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BA4A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FAASITENR</w:t>
            </w:r>
          </w:p>
        </w:tc>
        <w:tc>
          <w:tcPr>
            <w:tcW w:w="0" w:type="dxa"/>
            <w:noWrap/>
            <w:hideMark/>
          </w:tcPr>
          <w:p w14:paraId="53BE84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 Site Number</w:t>
            </w:r>
          </w:p>
        </w:tc>
        <w:tc>
          <w:tcPr>
            <w:tcW w:w="0" w:type="dxa"/>
            <w:noWrap/>
            <w:hideMark/>
          </w:tcPr>
          <w:p w14:paraId="4EE010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DB4E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6F83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0B2C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D4E9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E198A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14ECD3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7D707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3514D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180CE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AC04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FAALOCID</w:t>
            </w:r>
          </w:p>
        </w:tc>
        <w:tc>
          <w:tcPr>
            <w:tcW w:w="0" w:type="dxa"/>
            <w:noWrap/>
            <w:hideMark/>
          </w:tcPr>
          <w:p w14:paraId="6636CB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Faa Location Id</w:t>
            </w:r>
          </w:p>
        </w:tc>
        <w:tc>
          <w:tcPr>
            <w:tcW w:w="0" w:type="dxa"/>
            <w:noWrap/>
            <w:hideMark/>
          </w:tcPr>
          <w:p w14:paraId="5F26A4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8922F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B2AAC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3CB2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B2BB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IATACODE</w:t>
            </w:r>
          </w:p>
        </w:tc>
        <w:tc>
          <w:tcPr>
            <w:tcW w:w="0" w:type="dxa"/>
            <w:noWrap/>
            <w:hideMark/>
          </w:tcPr>
          <w:p w14:paraId="1BC28F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IATA Code</w:t>
            </w:r>
          </w:p>
        </w:tc>
        <w:tc>
          <w:tcPr>
            <w:tcW w:w="0" w:type="dxa"/>
            <w:noWrap/>
            <w:hideMark/>
          </w:tcPr>
          <w:p w14:paraId="1206F9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A4A70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A8A1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8CDF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AB53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ICAOCODE</w:t>
            </w:r>
          </w:p>
        </w:tc>
        <w:tc>
          <w:tcPr>
            <w:tcW w:w="0" w:type="dxa"/>
            <w:noWrap/>
            <w:hideMark/>
          </w:tcPr>
          <w:p w14:paraId="41B8BD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ICAO Code</w:t>
            </w:r>
          </w:p>
        </w:tc>
        <w:tc>
          <w:tcPr>
            <w:tcW w:w="0" w:type="dxa"/>
            <w:noWrap/>
            <w:hideMark/>
          </w:tcPr>
          <w:p w14:paraId="6742F0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13A9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36D3B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B6F7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5C4A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AIRPORTFAC</w:t>
            </w:r>
          </w:p>
        </w:tc>
        <w:tc>
          <w:tcPr>
            <w:tcW w:w="0" w:type="dxa"/>
            <w:noWrap/>
            <w:hideMark/>
          </w:tcPr>
          <w:p w14:paraId="1A9F09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Airport Facility Type</w:t>
            </w:r>
          </w:p>
        </w:tc>
        <w:tc>
          <w:tcPr>
            <w:tcW w:w="0" w:type="dxa"/>
            <w:noWrap/>
            <w:hideMark/>
          </w:tcPr>
          <w:p w14:paraId="62494E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4EC27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586E9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02EE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2EE8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OPERATIO</w:t>
            </w:r>
          </w:p>
        </w:tc>
        <w:tc>
          <w:tcPr>
            <w:tcW w:w="0" w:type="dxa"/>
            <w:noWrap/>
            <w:hideMark/>
          </w:tcPr>
          <w:p w14:paraId="3BA71C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Operations Type</w:t>
            </w:r>
          </w:p>
        </w:tc>
        <w:tc>
          <w:tcPr>
            <w:tcW w:w="0" w:type="dxa"/>
            <w:noWrap/>
            <w:hideMark/>
          </w:tcPr>
          <w:p w14:paraId="1508D4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C12E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433D1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E0A0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7F85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13B35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578CAB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8A21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0306D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CodeOwner</w:t>
            </w:r>
          </w:p>
        </w:tc>
      </w:tr>
      <w:tr w:rsidR="00126495" w:rsidRPr="005A188F" w14:paraId="748AF4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6C5B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803B4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1395F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05E5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A3955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3674D8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C672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052541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014AA6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7D0D27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12794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8F3B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A719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48A1B7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14C87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F779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140CF1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1081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EA79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7252D1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6E4A8B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D52F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98338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62615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369F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7881EF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2BCDD9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1F6D7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7B6F1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90C3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3C81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01307A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3BCB71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C775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CFBB6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DBCC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B01A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20762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1055E5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A4E62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C3150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8301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511F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5C2F5A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1F9FCE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0C368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37CF9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C124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E1E4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3D14C8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616818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8FDA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6BAEA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8522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ADC3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542A8A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7F1745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D019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C6F43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F547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7899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E9A2E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BE80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E6DD2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636E4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436CF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B838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46143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26CCB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C9224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340F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43A6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B7A3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5F934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45375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CA7A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D8DA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A1F64F6"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2477350"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GBME_ANNO_CAD</w:t>
            </w:r>
          </w:p>
        </w:tc>
      </w:tr>
      <w:tr w:rsidR="00126495" w:rsidRPr="005A188F" w14:paraId="3807DC2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70DA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189CC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E70CB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839A3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64F37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952D8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96BE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521932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2BADFF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D2B5E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D4E6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61B07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1A9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29C708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539BAB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600967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F98EA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6D4D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BAAD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729C08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66F6C2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397E8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5D18F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F711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42A6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1EF875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3CB317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3DA5345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5D5ED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1ECC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555E6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2D12C6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44622B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529A75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A0619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5DC9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8FBEC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C976D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84BF0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46330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C4230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AnnotationStatus</w:t>
            </w:r>
          </w:p>
        </w:tc>
      </w:tr>
      <w:tr w:rsidR="00126495" w:rsidRPr="005A188F" w14:paraId="049752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0AF5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267FCF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104D2E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0D1E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E56D7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849CF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4A86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1220EC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142119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CCAF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B7285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D419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8745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0D7913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78F782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A5AC7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9FC8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7676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E9C4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791CE8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6521EC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616E46D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EA0DE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6F8E6E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9A9C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11709A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27D8A0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C82A57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B11A9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3701E7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35C3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179C5F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6503CD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5DF269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7BBB4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69BE3C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2217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39E72F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75074D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43C57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9E9CF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r>
      <w:tr w:rsidR="00126495" w:rsidRPr="005A188F" w14:paraId="4CA2D4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315DE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7AED01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7166F7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623BB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3E5A9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r>
      <w:tr w:rsidR="00126495" w:rsidRPr="005A188F" w14:paraId="496143D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AC16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6DF2F0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1C00D2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69BA2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C82C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F3FA5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7427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0A2BCD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4D8493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2668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67D1D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A0DD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D741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26FF8F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35401C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78ACD8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2FC85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03DFF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5471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0C9273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695FD3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C5041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DF047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3DD1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B38E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5C7AFF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75B462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3EE1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B538C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0E359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8C17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667D04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652492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703EE1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D1BB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E6547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2B4C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11573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0F0FD2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D17FD0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C5228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6235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4406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45B23E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6219F9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990768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20D3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287C3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BB98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65D31A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6E9D8A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CE394A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1CA6F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18E67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31AA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658D2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8A2F8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1D356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E96CB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BF8ABD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4D0C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EF05A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5C904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AF15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6D45C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E2F9C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E443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58F59F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620097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C87D2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57613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49D3F40"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79685F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GBME_ARP</w:t>
            </w:r>
          </w:p>
        </w:tc>
      </w:tr>
      <w:tr w:rsidR="00126495" w:rsidRPr="005A188F" w14:paraId="3E10C7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9045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CD1C0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5DB8C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2B601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B5D87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01D4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B590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48827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56729B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C47D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E0035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5A843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31CE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FCB9F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1BA6D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038D9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B5BA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4768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9031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52D1ED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5A958F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6BB922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4E2CF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F52E8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7C6D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1288DC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2791DC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C317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45AD6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1FB8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079D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6740A5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61D7E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87FD0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001EE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3949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002B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2A88B7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59F0D3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06E4CF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30418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DBB8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C358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82263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A4BF1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857D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2203D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09D2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3DA7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ORIG_FID</w:t>
            </w:r>
          </w:p>
        </w:tc>
        <w:tc>
          <w:tcPr>
            <w:tcW w:w="0" w:type="dxa"/>
            <w:noWrap/>
            <w:hideMark/>
          </w:tcPr>
          <w:p w14:paraId="315E04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ORIG_FID</w:t>
            </w:r>
          </w:p>
        </w:tc>
        <w:tc>
          <w:tcPr>
            <w:tcW w:w="0" w:type="dxa"/>
            <w:noWrap/>
            <w:hideMark/>
          </w:tcPr>
          <w:p w14:paraId="7ED24C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4D9E96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6DC21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E83B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E3ED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w:t>
            </w:r>
          </w:p>
        </w:tc>
        <w:tc>
          <w:tcPr>
            <w:tcW w:w="0" w:type="dxa"/>
            <w:noWrap/>
            <w:hideMark/>
          </w:tcPr>
          <w:p w14:paraId="7019FE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w:t>
            </w:r>
          </w:p>
        </w:tc>
        <w:tc>
          <w:tcPr>
            <w:tcW w:w="0" w:type="dxa"/>
            <w:noWrap/>
            <w:hideMark/>
          </w:tcPr>
          <w:p w14:paraId="30412E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F9FCF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F436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243B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4B31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w:t>
            </w:r>
          </w:p>
        </w:tc>
        <w:tc>
          <w:tcPr>
            <w:tcW w:w="0" w:type="dxa"/>
            <w:noWrap/>
            <w:hideMark/>
          </w:tcPr>
          <w:p w14:paraId="72A539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w:t>
            </w:r>
          </w:p>
        </w:tc>
        <w:tc>
          <w:tcPr>
            <w:tcW w:w="0" w:type="dxa"/>
            <w:noWrap/>
            <w:hideMark/>
          </w:tcPr>
          <w:p w14:paraId="479621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57E53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A5536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4EA6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01EB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BC1EF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A166A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90DA3C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B5001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8C1F820"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F624A1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GBME_BASE</w:t>
            </w:r>
          </w:p>
        </w:tc>
      </w:tr>
      <w:tr w:rsidR="00126495" w:rsidRPr="005A188F" w14:paraId="6BABCB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58C9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0D2F7B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1A085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61C66F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AA6CA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1DD5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9CA5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C7A8B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43C8A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A2432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8F723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04A4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93F0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98330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8ED1F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DA6B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55B6A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4724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2980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132624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394860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89F2E9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CA20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3FD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4DA2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2F524D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038305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7B0D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0FB1CF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5323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CE61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1F7C14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76274E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F45B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5EBB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8BE8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7E55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079F4A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04EAA0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82340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B63C5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64311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5F9F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1E70CA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6811F7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40D1C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5BC57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494C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BC0F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0C9876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006DD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27A97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421E4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8483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044C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35E58F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42B065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2D771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F3F03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ADB2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BAE7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424440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4F7DB2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36BA9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2A1DD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2076C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A7AA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3B431F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19129E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A54F8D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8DC2F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E32D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7A43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37852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0AE9AE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E1848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3A59F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253F2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5E64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CAD_LAYER</w:t>
            </w:r>
          </w:p>
        </w:tc>
        <w:tc>
          <w:tcPr>
            <w:tcW w:w="0" w:type="dxa"/>
            <w:noWrap/>
            <w:hideMark/>
          </w:tcPr>
          <w:p w14:paraId="69352A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CAD_LAYER</w:t>
            </w:r>
          </w:p>
        </w:tc>
        <w:tc>
          <w:tcPr>
            <w:tcW w:w="0" w:type="dxa"/>
            <w:noWrap/>
            <w:hideMark/>
          </w:tcPr>
          <w:p w14:paraId="37B4CD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2A6C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C9F6C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8F04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F40D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GDS_ID</w:t>
            </w:r>
          </w:p>
        </w:tc>
        <w:tc>
          <w:tcPr>
            <w:tcW w:w="0" w:type="dxa"/>
            <w:noWrap/>
            <w:hideMark/>
          </w:tcPr>
          <w:p w14:paraId="53A40A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GDS_ID</w:t>
            </w:r>
          </w:p>
        </w:tc>
        <w:tc>
          <w:tcPr>
            <w:tcW w:w="0" w:type="dxa"/>
            <w:noWrap/>
            <w:hideMark/>
          </w:tcPr>
          <w:p w14:paraId="572545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F7149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DED4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161B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B2DD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4D905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4A6EF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34393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28944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DC64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3542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44880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C806D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5F62F0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7703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CD686E6"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1FB9D8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GBME_BASE_FEAT</w:t>
            </w:r>
          </w:p>
        </w:tc>
      </w:tr>
      <w:tr w:rsidR="00126495" w:rsidRPr="005A188F" w14:paraId="5B321C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021D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52D63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95418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A3A71A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F27F6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3011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6C46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0E87C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20DAA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427F2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F14FC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F963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29F7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6313FC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10D1D2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943E5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E2823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07D6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7D10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EF7EE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89363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6505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38825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8614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AB26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2CF214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E0E73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8131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65D40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E122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C282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4D0636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02740C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220E3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A8712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B39AF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017E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7658EE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4CC954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BEF4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52B6D5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29C7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0EA9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708971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63E0EC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6E1529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D296C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B7270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E8E8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C2C89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39B88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0E339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811DF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A0092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6144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78756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E07DD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EDB689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247EE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EE1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8D0F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1888B6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FBD02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11A1E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0FCE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19CD84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59DCBB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GBME_BASE_LAYER</w:t>
            </w:r>
          </w:p>
        </w:tc>
      </w:tr>
      <w:tr w:rsidR="00126495" w:rsidRPr="005A188F" w14:paraId="4063D02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225A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5EAAB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6D41C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5007E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4B07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8D1B2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35C8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3A4B70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7B3742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207E09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3FE6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B4D3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5682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EE0F2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6BD70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C9300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E851C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86E7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1EB5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41ACB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2FFF8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FA9D1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6A13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A504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78A4F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65DF9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5E3635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0A56E4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58483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A08978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0B9268B"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GBME_BASEMAP_REFRESH</w:t>
            </w:r>
          </w:p>
        </w:tc>
      </w:tr>
      <w:tr w:rsidR="00126495" w:rsidRPr="005A188F" w14:paraId="510DEE9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AA31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A4BD0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99292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719CDE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FDF7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BC94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876D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DEPT_ID</w:t>
            </w:r>
          </w:p>
        </w:tc>
        <w:tc>
          <w:tcPr>
            <w:tcW w:w="0" w:type="dxa"/>
            <w:noWrap/>
            <w:hideMark/>
          </w:tcPr>
          <w:p w14:paraId="4C8A36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Department ID</w:t>
            </w:r>
          </w:p>
        </w:tc>
        <w:tc>
          <w:tcPr>
            <w:tcW w:w="0" w:type="dxa"/>
            <w:noWrap/>
            <w:hideMark/>
          </w:tcPr>
          <w:p w14:paraId="6D594E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617E1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D3288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25C68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9A55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DEPT_NAME</w:t>
            </w:r>
          </w:p>
        </w:tc>
        <w:tc>
          <w:tcPr>
            <w:tcW w:w="0" w:type="dxa"/>
            <w:noWrap/>
            <w:hideMark/>
          </w:tcPr>
          <w:p w14:paraId="3AC78A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Department Name</w:t>
            </w:r>
          </w:p>
        </w:tc>
        <w:tc>
          <w:tcPr>
            <w:tcW w:w="0" w:type="dxa"/>
            <w:noWrap/>
            <w:hideMark/>
          </w:tcPr>
          <w:p w14:paraId="142758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73E3F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CFD01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1F54F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3DC7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CONT_NAME</w:t>
            </w:r>
          </w:p>
        </w:tc>
        <w:tc>
          <w:tcPr>
            <w:tcW w:w="0" w:type="dxa"/>
            <w:noWrap/>
            <w:hideMark/>
          </w:tcPr>
          <w:p w14:paraId="5A0B90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Contact Name</w:t>
            </w:r>
          </w:p>
        </w:tc>
        <w:tc>
          <w:tcPr>
            <w:tcW w:w="0" w:type="dxa"/>
            <w:noWrap/>
            <w:hideMark/>
          </w:tcPr>
          <w:p w14:paraId="08C5A1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C1146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A382C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0517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0B40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CONT_PHONE</w:t>
            </w:r>
          </w:p>
        </w:tc>
        <w:tc>
          <w:tcPr>
            <w:tcW w:w="0" w:type="dxa"/>
            <w:noWrap/>
            <w:hideMark/>
          </w:tcPr>
          <w:p w14:paraId="4BAEA9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Contact Phone</w:t>
            </w:r>
          </w:p>
        </w:tc>
        <w:tc>
          <w:tcPr>
            <w:tcW w:w="0" w:type="dxa"/>
            <w:noWrap/>
            <w:hideMark/>
          </w:tcPr>
          <w:p w14:paraId="069B4B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A0D92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BB800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2B1A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5499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CONT_EMAIL</w:t>
            </w:r>
          </w:p>
        </w:tc>
        <w:tc>
          <w:tcPr>
            <w:tcW w:w="0" w:type="dxa"/>
            <w:noWrap/>
            <w:hideMark/>
          </w:tcPr>
          <w:p w14:paraId="0397D8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Contact Email</w:t>
            </w:r>
          </w:p>
        </w:tc>
        <w:tc>
          <w:tcPr>
            <w:tcW w:w="0" w:type="dxa"/>
            <w:noWrap/>
            <w:hideMark/>
          </w:tcPr>
          <w:p w14:paraId="735623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93A97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DDA0C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3AF99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B1DE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B9ED1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6CA00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E8073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0CA9E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BD19BD5"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985C48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GBME_BRIDGE</w:t>
            </w:r>
          </w:p>
        </w:tc>
      </w:tr>
      <w:tr w:rsidR="00126495" w:rsidRPr="005A188F" w14:paraId="2F6C373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53E8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51545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C05DC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7DFAB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AB366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E5EB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8E07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4D5C0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674669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33B07A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AA159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5A9E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8B98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36F23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9B044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3DEC4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49E42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EB95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8F24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SURFACEM</w:t>
            </w:r>
          </w:p>
        </w:tc>
        <w:tc>
          <w:tcPr>
            <w:tcW w:w="0" w:type="dxa"/>
            <w:noWrap/>
            <w:hideMark/>
          </w:tcPr>
          <w:p w14:paraId="278052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Material</w:t>
            </w:r>
          </w:p>
        </w:tc>
        <w:tc>
          <w:tcPr>
            <w:tcW w:w="0" w:type="dxa"/>
            <w:noWrap/>
            <w:hideMark/>
          </w:tcPr>
          <w:p w14:paraId="00F09A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6CB04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49B384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CodeSurfaceMaterial</w:t>
            </w:r>
          </w:p>
        </w:tc>
      </w:tr>
      <w:tr w:rsidR="00126495" w:rsidRPr="005A188F" w14:paraId="2F656C5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DB35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2B13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144BA0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51DAB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340FE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C76FB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FAB9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BRIDGETYPE</w:t>
            </w:r>
          </w:p>
        </w:tc>
        <w:tc>
          <w:tcPr>
            <w:tcW w:w="0" w:type="dxa"/>
            <w:noWrap/>
            <w:hideMark/>
          </w:tcPr>
          <w:p w14:paraId="0DB97F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Bridge Type</w:t>
            </w:r>
          </w:p>
        </w:tc>
        <w:tc>
          <w:tcPr>
            <w:tcW w:w="0" w:type="dxa"/>
            <w:noWrap/>
            <w:hideMark/>
          </w:tcPr>
          <w:p w14:paraId="205EE8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F89AB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354BC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CodeBridgeType</w:t>
            </w:r>
          </w:p>
        </w:tc>
      </w:tr>
      <w:tr w:rsidR="00126495" w:rsidRPr="005A188F" w14:paraId="625AEF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15B8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w:t>
            </w:r>
          </w:p>
        </w:tc>
        <w:tc>
          <w:tcPr>
            <w:tcW w:w="0" w:type="dxa"/>
            <w:noWrap/>
            <w:hideMark/>
          </w:tcPr>
          <w:p w14:paraId="465C1A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 Structure Material</w:t>
            </w:r>
          </w:p>
        </w:tc>
        <w:tc>
          <w:tcPr>
            <w:tcW w:w="0" w:type="dxa"/>
            <w:noWrap/>
            <w:hideMark/>
          </w:tcPr>
          <w:p w14:paraId="5668C8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E16F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F6D62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CodeVerticalStructureMaterial</w:t>
            </w:r>
          </w:p>
        </w:tc>
      </w:tr>
      <w:tr w:rsidR="00126495" w:rsidRPr="005A188F" w14:paraId="26F0565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B2F9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w:t>
            </w:r>
          </w:p>
        </w:tc>
        <w:tc>
          <w:tcPr>
            <w:tcW w:w="0" w:type="dxa"/>
            <w:noWrap/>
            <w:hideMark/>
          </w:tcPr>
          <w:p w14:paraId="4E1458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Directionality</w:t>
            </w:r>
          </w:p>
        </w:tc>
        <w:tc>
          <w:tcPr>
            <w:tcW w:w="0" w:type="dxa"/>
            <w:noWrap/>
            <w:hideMark/>
          </w:tcPr>
          <w:p w14:paraId="7DA03E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8839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01F96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CodeDirectionality</w:t>
            </w:r>
          </w:p>
        </w:tc>
      </w:tr>
      <w:tr w:rsidR="00126495" w:rsidRPr="005A188F" w14:paraId="0EBFDE7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2DB0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CE6AC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876AC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B596E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06BB3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52D2187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C694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6A28F8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40D516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9C5DF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0982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64C0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0227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2AB1A3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7BCAFB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14D7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BA21D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CE2B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3645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E2092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293C3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BA1DB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4132D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3D6F9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680C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20B417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380073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59D3E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523FA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89B33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EFA3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075366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259EEA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88E1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A49AD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FCBC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AE36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1E746C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7383B7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F1F0B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4F729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9392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595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2CA6BE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13EBE4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BB397C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D29B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326E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6CC7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192DC5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0BF317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DD8C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96783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D5A97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CF37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587EF6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19CF59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A409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A0A36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0CBE0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D22B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Z_MIN</w:t>
            </w:r>
          </w:p>
        </w:tc>
        <w:tc>
          <w:tcPr>
            <w:tcW w:w="0" w:type="dxa"/>
            <w:noWrap/>
            <w:hideMark/>
          </w:tcPr>
          <w:p w14:paraId="60D599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Z_MIN</w:t>
            </w:r>
          </w:p>
        </w:tc>
        <w:tc>
          <w:tcPr>
            <w:tcW w:w="0" w:type="dxa"/>
            <w:noWrap/>
            <w:hideMark/>
          </w:tcPr>
          <w:p w14:paraId="7D7DD8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FEB9A2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85E7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6BB4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E212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Z_MAX</w:t>
            </w:r>
          </w:p>
        </w:tc>
        <w:tc>
          <w:tcPr>
            <w:tcW w:w="0" w:type="dxa"/>
            <w:noWrap/>
            <w:hideMark/>
          </w:tcPr>
          <w:p w14:paraId="3AE0B5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Z_MAX</w:t>
            </w:r>
          </w:p>
        </w:tc>
        <w:tc>
          <w:tcPr>
            <w:tcW w:w="0" w:type="dxa"/>
            <w:noWrap/>
            <w:hideMark/>
          </w:tcPr>
          <w:p w14:paraId="59ADFE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FE1B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60E6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7D63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EC13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Z_MEAN</w:t>
            </w:r>
          </w:p>
        </w:tc>
        <w:tc>
          <w:tcPr>
            <w:tcW w:w="0" w:type="dxa"/>
            <w:noWrap/>
            <w:hideMark/>
          </w:tcPr>
          <w:p w14:paraId="2EA347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Z_MEAN</w:t>
            </w:r>
          </w:p>
        </w:tc>
        <w:tc>
          <w:tcPr>
            <w:tcW w:w="0" w:type="dxa"/>
            <w:noWrap/>
            <w:hideMark/>
          </w:tcPr>
          <w:p w14:paraId="490127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4A36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1519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AF90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6E98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0CBB2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19ABD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8760D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3F031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C44D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3BA4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D2D65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19F69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9CB2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831B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D97E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D0D1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1FF17B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E236B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FEF60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5B91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F5E119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EE697E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GBME_CITY_BOUNDARY</w:t>
            </w:r>
          </w:p>
        </w:tc>
      </w:tr>
      <w:tr w:rsidR="00126495" w:rsidRPr="005A188F" w14:paraId="1D8E96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D4DE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F6EE4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C39D8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246020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2C9AA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180D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37AB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2CAC54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6A3EDB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7B6F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66B4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5EF3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C9FE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PERIMETER</w:t>
            </w:r>
          </w:p>
        </w:tc>
        <w:tc>
          <w:tcPr>
            <w:tcW w:w="0" w:type="dxa"/>
            <w:noWrap/>
            <w:hideMark/>
          </w:tcPr>
          <w:p w14:paraId="6241DF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PERIMETER</w:t>
            </w:r>
          </w:p>
        </w:tc>
        <w:tc>
          <w:tcPr>
            <w:tcW w:w="0" w:type="dxa"/>
            <w:noWrap/>
            <w:hideMark/>
          </w:tcPr>
          <w:p w14:paraId="141541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E7A88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C8C5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2FE0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C01C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000F08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BC598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7922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03AC1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5629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B5D2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SRC_DOC</w:t>
            </w:r>
          </w:p>
        </w:tc>
        <w:tc>
          <w:tcPr>
            <w:tcW w:w="0" w:type="dxa"/>
            <w:noWrap/>
            <w:hideMark/>
          </w:tcPr>
          <w:p w14:paraId="065410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SRC_DOC</w:t>
            </w:r>
          </w:p>
        </w:tc>
        <w:tc>
          <w:tcPr>
            <w:tcW w:w="0" w:type="dxa"/>
            <w:noWrap/>
            <w:hideMark/>
          </w:tcPr>
          <w:p w14:paraId="61FA98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C7A4A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703E4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52E0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9557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SRC_SCALE</w:t>
            </w:r>
          </w:p>
        </w:tc>
        <w:tc>
          <w:tcPr>
            <w:tcW w:w="0" w:type="dxa"/>
            <w:noWrap/>
            <w:hideMark/>
          </w:tcPr>
          <w:p w14:paraId="334BAB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SRC_SCALE</w:t>
            </w:r>
          </w:p>
        </w:tc>
        <w:tc>
          <w:tcPr>
            <w:tcW w:w="0" w:type="dxa"/>
            <w:noWrap/>
            <w:hideMark/>
          </w:tcPr>
          <w:p w14:paraId="79036A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0BEB8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4B585F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63233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6EDB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SRC_AGENCY</w:t>
            </w:r>
          </w:p>
        </w:tc>
        <w:tc>
          <w:tcPr>
            <w:tcW w:w="0" w:type="dxa"/>
            <w:noWrap/>
            <w:hideMark/>
          </w:tcPr>
          <w:p w14:paraId="3DEA0C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SRC_AGENCY</w:t>
            </w:r>
          </w:p>
        </w:tc>
        <w:tc>
          <w:tcPr>
            <w:tcW w:w="0" w:type="dxa"/>
            <w:noWrap/>
            <w:hideMark/>
          </w:tcPr>
          <w:p w14:paraId="56EED8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EDE7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78C6DE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B0FB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4989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SRC_COMMEN</w:t>
            </w:r>
          </w:p>
        </w:tc>
        <w:tc>
          <w:tcPr>
            <w:tcW w:w="0" w:type="dxa"/>
            <w:noWrap/>
            <w:hideMark/>
          </w:tcPr>
          <w:p w14:paraId="7E3D50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SRC_COMMEN</w:t>
            </w:r>
          </w:p>
        </w:tc>
        <w:tc>
          <w:tcPr>
            <w:tcW w:w="0" w:type="dxa"/>
            <w:noWrap/>
            <w:hideMark/>
          </w:tcPr>
          <w:p w14:paraId="114E82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E6CDC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07021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241F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BD14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SRC_DATE</w:t>
            </w:r>
          </w:p>
        </w:tc>
        <w:tc>
          <w:tcPr>
            <w:tcW w:w="0" w:type="dxa"/>
            <w:noWrap/>
            <w:hideMark/>
          </w:tcPr>
          <w:p w14:paraId="28B815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SRC_DATE</w:t>
            </w:r>
          </w:p>
        </w:tc>
        <w:tc>
          <w:tcPr>
            <w:tcW w:w="0" w:type="dxa"/>
            <w:noWrap/>
            <w:hideMark/>
          </w:tcPr>
          <w:p w14:paraId="391C33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F725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95BF0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5D45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CA12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REV_DATE</w:t>
            </w:r>
          </w:p>
        </w:tc>
        <w:tc>
          <w:tcPr>
            <w:tcW w:w="0" w:type="dxa"/>
            <w:noWrap/>
            <w:hideMark/>
          </w:tcPr>
          <w:p w14:paraId="563640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REV_DATE</w:t>
            </w:r>
          </w:p>
        </w:tc>
        <w:tc>
          <w:tcPr>
            <w:tcW w:w="0" w:type="dxa"/>
            <w:noWrap/>
            <w:hideMark/>
          </w:tcPr>
          <w:p w14:paraId="7A46FF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C34B0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F221A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34E7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32DC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UNINCORPOR</w:t>
            </w:r>
          </w:p>
        </w:tc>
        <w:tc>
          <w:tcPr>
            <w:tcW w:w="0" w:type="dxa"/>
            <w:noWrap/>
            <w:hideMark/>
          </w:tcPr>
          <w:p w14:paraId="754CC8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UNINCORPOR</w:t>
            </w:r>
          </w:p>
        </w:tc>
        <w:tc>
          <w:tcPr>
            <w:tcW w:w="0" w:type="dxa"/>
            <w:noWrap/>
            <w:hideMark/>
          </w:tcPr>
          <w:p w14:paraId="1DC46D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3BC203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32C6B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4DCC8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B3E7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ABBR</w:t>
            </w:r>
          </w:p>
        </w:tc>
        <w:tc>
          <w:tcPr>
            <w:tcW w:w="0" w:type="dxa"/>
            <w:noWrap/>
            <w:hideMark/>
          </w:tcPr>
          <w:p w14:paraId="12C585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ABBR</w:t>
            </w:r>
          </w:p>
        </w:tc>
        <w:tc>
          <w:tcPr>
            <w:tcW w:w="0" w:type="dxa"/>
            <w:noWrap/>
            <w:hideMark/>
          </w:tcPr>
          <w:p w14:paraId="3E97A6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D59A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w:t>
            </w:r>
          </w:p>
        </w:tc>
        <w:tc>
          <w:tcPr>
            <w:tcW w:w="0" w:type="dxa"/>
            <w:noWrap/>
            <w:hideMark/>
          </w:tcPr>
          <w:p w14:paraId="4F893F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CAD6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AC3E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HANSEN_ARE</w:t>
            </w:r>
          </w:p>
        </w:tc>
        <w:tc>
          <w:tcPr>
            <w:tcW w:w="0" w:type="dxa"/>
            <w:noWrap/>
            <w:hideMark/>
          </w:tcPr>
          <w:p w14:paraId="58DEA8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HANSEN_ARE</w:t>
            </w:r>
          </w:p>
        </w:tc>
        <w:tc>
          <w:tcPr>
            <w:tcW w:w="0" w:type="dxa"/>
            <w:noWrap/>
            <w:hideMark/>
          </w:tcPr>
          <w:p w14:paraId="70F7D2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5CD44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A49BC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B78FD5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9113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GEOMETRY_A</w:t>
            </w:r>
          </w:p>
        </w:tc>
        <w:tc>
          <w:tcPr>
            <w:tcW w:w="0" w:type="dxa"/>
            <w:noWrap/>
            <w:hideMark/>
          </w:tcPr>
          <w:p w14:paraId="59B171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GEOMETRY_A</w:t>
            </w:r>
          </w:p>
        </w:tc>
        <w:tc>
          <w:tcPr>
            <w:tcW w:w="0" w:type="dxa"/>
            <w:noWrap/>
            <w:hideMark/>
          </w:tcPr>
          <w:p w14:paraId="075151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5BB105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6FAE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DFDCF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9CA1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w:t>
            </w:r>
          </w:p>
        </w:tc>
        <w:tc>
          <w:tcPr>
            <w:tcW w:w="0" w:type="dxa"/>
            <w:noWrap/>
            <w:hideMark/>
          </w:tcPr>
          <w:p w14:paraId="42EE13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w:t>
            </w:r>
          </w:p>
        </w:tc>
        <w:tc>
          <w:tcPr>
            <w:tcW w:w="0" w:type="dxa"/>
            <w:noWrap/>
            <w:hideMark/>
          </w:tcPr>
          <w:p w14:paraId="42669D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5B80A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06D86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7C45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2BE5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E0721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2A741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58EA1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BE0F7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61D9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70E1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77F42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8241D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7C34B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FE85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8645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DB63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757B72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1BD63A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496AF4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CF37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E427730"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D353BC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GBME_EMASS</w:t>
            </w:r>
          </w:p>
        </w:tc>
      </w:tr>
      <w:tr w:rsidR="00126495" w:rsidRPr="005A188F" w14:paraId="01BBFC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E353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A19EB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F77D7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397681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8134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95603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DCB1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64864A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0EF5DB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8F21F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BAAA5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36EF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9993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3C2F8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9B267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C2E32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34E4E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9A74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7DC9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0B460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2D56F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1204B8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FDD3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7D53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85A3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BD132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339164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C093F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F94F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189AB2B"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AEAECC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GBME_GARAGE_L1</w:t>
            </w:r>
          </w:p>
        </w:tc>
      </w:tr>
      <w:tr w:rsidR="00126495" w:rsidRPr="005A188F" w14:paraId="287634F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7838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341039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D73C0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CA8840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DCB0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5052E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DA68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AD8AA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50371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15015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0E196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2D4F9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8864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508CBE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427B2E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BCDE3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AA641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0876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53CC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79DAC5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8CABF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2E5E0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ED9A1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05D27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B0B6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74DB7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B7FF7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74D649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F19C0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998A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68B5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80294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5FCDD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C076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8F0A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434A5A5"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1653F2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GBME_GARAGE_L2</w:t>
            </w:r>
          </w:p>
        </w:tc>
      </w:tr>
      <w:tr w:rsidR="00126495" w:rsidRPr="005A188F" w14:paraId="5CA42F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C362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CADE4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62A7D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72905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BC4EC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06663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CB3F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D5915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D8EE9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9AA81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E2E58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0A03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8D2B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DC977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4F4C9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F485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8A16E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1A2E8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46BB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179019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0E2AC2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8507B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F86D1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BDC5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78D4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382E7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FE6DC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6A601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989E9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3F1C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49DC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5907E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34601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FB2AF4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FC40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C1734C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C2B16D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GBME_GARAGE_L3</w:t>
            </w:r>
          </w:p>
        </w:tc>
      </w:tr>
      <w:tr w:rsidR="00126495" w:rsidRPr="005A188F" w14:paraId="32648A9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50A2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2D84D9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5CA31A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82D58D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EB64A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9713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2664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9F9D0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FCB3A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8F78D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51CC3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214ED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DF92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54FDD8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296904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D1BDE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56E86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7F84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D994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A286D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BF560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7E974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67DF0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9F45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05A9E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75476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E5EC6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4E88A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8123C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C4854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4324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DD554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C1F3B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52974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72F2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343ED7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439AA3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GBME_GARAGE_L4</w:t>
            </w:r>
          </w:p>
        </w:tc>
      </w:tr>
      <w:tr w:rsidR="00126495" w:rsidRPr="005A188F" w14:paraId="57C496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F93D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37A8FC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8DCA1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3390B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E874D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573B6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C3D3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29800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C540E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C35F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353E55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C84E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8EA8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5FF248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CC727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342B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F6ED4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2FB01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6B31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4F463F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4FFFC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8D62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A0880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3319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8253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DD46D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966A1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146A3A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E01C6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812C3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627A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0F70B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07D91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537E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299D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1EF3B4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B89D64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GBME_GARAGE_L5</w:t>
            </w:r>
          </w:p>
        </w:tc>
      </w:tr>
      <w:tr w:rsidR="00126495" w:rsidRPr="005A188F" w14:paraId="5F446D7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C24E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46442B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405453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E19B2E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AF189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547B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281C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0CA58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DA39F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1ECC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0DA88D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9D3E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1617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48A23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226E5C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DC5A6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684D9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103D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8194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7E2BDC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73BBE1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BF5ED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DA6B2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0B3E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1531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116AE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E2753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5B9FF6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B88FA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1B162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6F69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83DB5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258A0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FFE54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00B28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B77199C"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52D71E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GBME_GARAGE_L6</w:t>
            </w:r>
          </w:p>
        </w:tc>
      </w:tr>
      <w:tr w:rsidR="00126495" w:rsidRPr="005A188F" w14:paraId="113D425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1E51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0D1983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26D861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61EB56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32298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12690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25FF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AC22F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6A191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5BC59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EB738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42232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5301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A634B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E599B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A334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619C9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BB17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4A80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0F1F75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44EA7B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8BD2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90D49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00645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9009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9B80A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46FBF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E1387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E468F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3D756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16ED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0A8A7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13415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623B7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50C2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7DE6D0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CCCCCE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GBME_GARAGE_L7</w:t>
            </w:r>
          </w:p>
        </w:tc>
      </w:tr>
      <w:tr w:rsidR="00126495" w:rsidRPr="005A188F" w14:paraId="3B61B6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A54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64955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6533A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1F4B8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44A24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C75B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9259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F7049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1B624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A96B7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58DA3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0DB12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0714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69C30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3108D0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3E7E3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A7D03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118E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514B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2BB18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6E96DB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77639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B3400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1C28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854C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DCCB2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0F0C5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FCE55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9BA5A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48A2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5979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F9F0E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40257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8E803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7D325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68CA3F1"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FA20AF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GBME_GARAGE_L8</w:t>
            </w:r>
          </w:p>
        </w:tc>
      </w:tr>
      <w:tr w:rsidR="00126495" w:rsidRPr="005A188F" w14:paraId="5C3BF8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7A1D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3BA81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051540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B5DE4B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C1C14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AED6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AD6C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F24AE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D3D5F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9529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374C4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A39E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64C0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434A40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28FD6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29B0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15ACE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6152B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099F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7732BB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704D10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78D37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FA704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53E1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AFFC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77C13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E0782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122BC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CB1E9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D2E9F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0261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F6371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4FC60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0E9D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8AE25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C8E584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56631B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GBME_GARAGE_L9</w:t>
            </w:r>
          </w:p>
        </w:tc>
      </w:tr>
      <w:tr w:rsidR="00126495" w:rsidRPr="005A188F" w14:paraId="1992305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DC8B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6DFCD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02E1E6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F5E0E1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65081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B544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55FA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57EED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16777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5A31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4260C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4692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1A27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9619F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5141AF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F792C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7C5BF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AEE6B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61B9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6E230E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1E2A5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F861C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9CB34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430F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D5FF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7BF74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6E849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869D6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F5ABE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6966C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BFFD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A76E0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D8EA2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40978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545C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0E8842C"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399DE0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GBME_LEADER_LINE</w:t>
            </w:r>
          </w:p>
        </w:tc>
      </w:tr>
      <w:tr w:rsidR="00126495" w:rsidRPr="005A188F" w14:paraId="0EBE06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2351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CFE04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7F598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3D77A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C720F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3085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0C10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8DC1A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EFEBB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D706C8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CFF24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A0AA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8BE2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C7653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27715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D6DD3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45A3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97146F7"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1CCD0C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GBME_LIGHTING_PIER</w:t>
            </w:r>
          </w:p>
        </w:tc>
      </w:tr>
      <w:tr w:rsidR="00126495" w:rsidRPr="005A188F" w14:paraId="7D488E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BC5D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A4F73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507E0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A48651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65B72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7FBA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836DC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4182B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E426D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789E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F6C94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39AB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3137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393C93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63EA42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FFC4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B27BA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BF773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77EB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4A03F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2AEE1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00DF8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E8CEF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4F0BF3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4D87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0C4B39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3CEA09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96E816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F670A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A181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8C25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SURFACEM</w:t>
            </w:r>
          </w:p>
        </w:tc>
        <w:tc>
          <w:tcPr>
            <w:tcW w:w="0" w:type="dxa"/>
            <w:noWrap/>
            <w:hideMark/>
          </w:tcPr>
          <w:p w14:paraId="537509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Material</w:t>
            </w:r>
          </w:p>
        </w:tc>
        <w:tc>
          <w:tcPr>
            <w:tcW w:w="0" w:type="dxa"/>
            <w:noWrap/>
            <w:hideMark/>
          </w:tcPr>
          <w:p w14:paraId="4C0422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A2FC1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8ADEE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5BA4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EF0F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BRIDGETYPE</w:t>
            </w:r>
          </w:p>
        </w:tc>
        <w:tc>
          <w:tcPr>
            <w:tcW w:w="0" w:type="dxa"/>
            <w:noWrap/>
            <w:hideMark/>
          </w:tcPr>
          <w:p w14:paraId="0F3890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Bridge Type</w:t>
            </w:r>
          </w:p>
        </w:tc>
        <w:tc>
          <w:tcPr>
            <w:tcW w:w="0" w:type="dxa"/>
            <w:noWrap/>
            <w:hideMark/>
          </w:tcPr>
          <w:p w14:paraId="081D89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3E46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01B53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F75A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BF0B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w:t>
            </w:r>
          </w:p>
        </w:tc>
        <w:tc>
          <w:tcPr>
            <w:tcW w:w="0" w:type="dxa"/>
            <w:noWrap/>
            <w:hideMark/>
          </w:tcPr>
          <w:p w14:paraId="252E4E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 Structure Material</w:t>
            </w:r>
          </w:p>
        </w:tc>
        <w:tc>
          <w:tcPr>
            <w:tcW w:w="0" w:type="dxa"/>
            <w:noWrap/>
            <w:hideMark/>
          </w:tcPr>
          <w:p w14:paraId="7C8A0A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B1EB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29BAA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CodeVerticalStructureMaterial</w:t>
            </w:r>
          </w:p>
        </w:tc>
      </w:tr>
      <w:tr w:rsidR="00126495" w:rsidRPr="005A188F" w14:paraId="2F09060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53BA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w:t>
            </w:r>
          </w:p>
        </w:tc>
        <w:tc>
          <w:tcPr>
            <w:tcW w:w="0" w:type="dxa"/>
            <w:noWrap/>
            <w:hideMark/>
          </w:tcPr>
          <w:p w14:paraId="0B2D2B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Directionality</w:t>
            </w:r>
          </w:p>
        </w:tc>
        <w:tc>
          <w:tcPr>
            <w:tcW w:w="0" w:type="dxa"/>
            <w:noWrap/>
            <w:hideMark/>
          </w:tcPr>
          <w:p w14:paraId="5EDC78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FDA1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7F2AFB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CodeDirectionality</w:t>
            </w:r>
          </w:p>
        </w:tc>
      </w:tr>
      <w:tr w:rsidR="00126495" w:rsidRPr="005A188F" w14:paraId="245E9A3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3968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1D7A33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74127C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43E96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01658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30BF3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4E54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400C8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D16A5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E3113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A178A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10BBA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2427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1F066C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546B3B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D8AF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3DDE1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3B39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FB7A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789E92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766217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2F9DA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9BFC0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F0958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118A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56F36B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5364DC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F5E560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11620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D52F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A4CE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1D9DA2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43788B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296C20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9D9E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DD850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9E2D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655238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1E6173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A9AE3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78CEF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D1FCF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4467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484D42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570233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89BEA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163C0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4658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E324D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90834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AD3E7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E5F26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34305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AC54B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C091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C87ED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5C005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2AC50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94AC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24B60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3BED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711B66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33892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C47A3E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67FB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422889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666E31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GBME_MARKING_LINE</w:t>
            </w:r>
          </w:p>
        </w:tc>
      </w:tr>
      <w:tr w:rsidR="00126495" w:rsidRPr="005A188F" w14:paraId="41CE02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DF4C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07522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08B986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07936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51FD8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01C9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3924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6456D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0959E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6DFBA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FF012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4DF0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1C07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6D915B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C7098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A916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FD591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AC3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1D84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2364C0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6B30A5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3F889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46735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D8FD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A4A1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0CD164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5800F2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7734C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D3B66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E092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8D29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1F890A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76265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E253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99915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F2EC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534D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50C509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3210E0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C7432C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0CBCF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A9F4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6E0E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002574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37F64E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406D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5C683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36192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18A6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56B014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C025A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506F3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5C80A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61243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6F6F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421220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4C78BD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F0171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5701E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9708C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B7A2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5F07B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35BD43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C0F8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E1960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C57B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37A5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8C8EA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ED6E0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46599A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8C410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0516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27DC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F5206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8D4DB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04F4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E1552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449AA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39EA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79F566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Category</w:t>
            </w:r>
          </w:p>
        </w:tc>
        <w:tc>
          <w:tcPr>
            <w:tcW w:w="0" w:type="dxa"/>
            <w:noWrap/>
            <w:hideMark/>
          </w:tcPr>
          <w:p w14:paraId="565E9A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696AC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53347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E70B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EE3F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6BFC7B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5016BE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85524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CB28D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842A7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A27D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EAFBE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7289E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50F7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23C6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1741096"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55D257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GBME_MOVEMENT_AREA_LINE</w:t>
            </w:r>
          </w:p>
        </w:tc>
      </w:tr>
      <w:tr w:rsidR="00126495" w:rsidRPr="005A188F" w14:paraId="7A380D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AD45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E3FCA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03696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94542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1028F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FAED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6E48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8DE41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118421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500163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622A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859EF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849F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6E474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55E1D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9982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A27C3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9C825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3019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0F5632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78C92B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9B7C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FF4EF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02AA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4115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0D17E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FF181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06C8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237FD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6D90D7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4177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68821E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62D3EF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7A1F01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84A3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AA8C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A314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3452D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00003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8B031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F01DD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D010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EC7D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3D9CE2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46B7C3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C38FB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36E05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B8C7A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0E6C9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176962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40E954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54385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402FD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5435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D00C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5081A1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18115B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0309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89F82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A17A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8DAE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6565A0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06D70C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2FFBD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81264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0F68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EC8B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0AA424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5605E7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BA1ECD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08C2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BFD1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3B5D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0B7CA6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480666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8B590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4E3BC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58780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D7CE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3E1B71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3DE4E9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CFF3A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1C1FE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0DC7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018D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98DAD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B5634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52A6AF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757A2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C7F3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B9AC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525FE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D8EFA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34B30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DC482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B479CA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FC5332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GBME_PARKING_AREA</w:t>
            </w:r>
          </w:p>
        </w:tc>
      </w:tr>
      <w:tr w:rsidR="00126495" w:rsidRPr="005A188F" w14:paraId="6AAA57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50C1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361487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4CA411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D44A3F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D5395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C9CC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EB6C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9B970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A1AE6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51450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76835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F0F5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C01B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17DF16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646BB9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B91B6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F5E04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D070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F7FF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709F5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741949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91E5F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D3F98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F688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860C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F9D31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C8B78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AD1F4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595EE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6311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ED32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PARCUSE</w:t>
            </w:r>
          </w:p>
        </w:tc>
        <w:tc>
          <w:tcPr>
            <w:tcW w:w="0" w:type="dxa"/>
            <w:noWrap/>
            <w:hideMark/>
          </w:tcPr>
          <w:p w14:paraId="2DBF8B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PARCUSE</w:t>
            </w:r>
          </w:p>
        </w:tc>
        <w:tc>
          <w:tcPr>
            <w:tcW w:w="0" w:type="dxa"/>
            <w:noWrap/>
            <w:hideMark/>
          </w:tcPr>
          <w:p w14:paraId="285DFC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A3415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A0ED7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AC19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9C8D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DF798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EA73F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2B3C3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2B166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4A50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6615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TOTSPACES</w:t>
            </w:r>
          </w:p>
        </w:tc>
        <w:tc>
          <w:tcPr>
            <w:tcW w:w="0" w:type="dxa"/>
            <w:noWrap/>
            <w:hideMark/>
          </w:tcPr>
          <w:p w14:paraId="726214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TOTSPACES</w:t>
            </w:r>
          </w:p>
        </w:tc>
        <w:tc>
          <w:tcPr>
            <w:tcW w:w="0" w:type="dxa"/>
            <w:noWrap/>
            <w:hideMark/>
          </w:tcPr>
          <w:p w14:paraId="37C31C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338E69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8F327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84F8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0573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NOHNDCPSP</w:t>
            </w:r>
          </w:p>
        </w:tc>
        <w:tc>
          <w:tcPr>
            <w:tcW w:w="0" w:type="dxa"/>
            <w:noWrap/>
            <w:hideMark/>
          </w:tcPr>
          <w:p w14:paraId="7D237B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NOHNDCPSP</w:t>
            </w:r>
          </w:p>
        </w:tc>
        <w:tc>
          <w:tcPr>
            <w:tcW w:w="0" w:type="dxa"/>
            <w:noWrap/>
            <w:hideMark/>
          </w:tcPr>
          <w:p w14:paraId="553B28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980301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5C2C1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BE825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4C92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4FAB6B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7E4CA1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D41DE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08CCD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3038E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9A14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40FFFA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372CBC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4E30A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4AC61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E9D1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04E5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BDD38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0BF01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9E497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57418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29AF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062E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522B11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594B00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D6277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58876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8031C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4097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02123C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10A481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F5DC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01FDD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E6F0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01F8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CAC1C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1DA6B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5E19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C0B91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9F283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9456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75D4B6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7C5C98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7472EE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50DEEF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AA7FF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D736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6A5B48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4AF922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AF631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D78A0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809F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FCFA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E2F82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6FB854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D87B3B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A0568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308E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7ABA6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484D62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5BCA74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0F70F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1275D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8FF6F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C96A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750115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459422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04F2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BE12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78EB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030C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6DF999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1B8416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4FDA1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36EF3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A6BC5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F70F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48106F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399261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AA00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7D12C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07F2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9357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8A1EE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73559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4C431A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5B25F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7FE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F38E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8A75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5CDFC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56A87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89B7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A923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BEE3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131C60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2B1BD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B9D6E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7702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A18F26B"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ACB737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GBME_PASSENGER_LOADING_BRIDGE</w:t>
            </w:r>
          </w:p>
        </w:tc>
      </w:tr>
      <w:tr w:rsidR="00126495" w:rsidRPr="005A188F" w14:paraId="40CE38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18E5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826C9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30105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93F37F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95299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FCB7A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4C9B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FFB9EE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430B99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F0C82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E0911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CAFB1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1EFE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E26A1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B1B83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8FDF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F7EE9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2AF2B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0F49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657B94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510EB5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671A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A63DD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8C95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ADCE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LOADINGBT</w:t>
            </w:r>
          </w:p>
        </w:tc>
        <w:tc>
          <w:tcPr>
            <w:tcW w:w="0" w:type="dxa"/>
            <w:noWrap/>
            <w:hideMark/>
          </w:tcPr>
          <w:p w14:paraId="2CCAF4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Loading Bridge Type</w:t>
            </w:r>
          </w:p>
        </w:tc>
        <w:tc>
          <w:tcPr>
            <w:tcW w:w="0" w:type="dxa"/>
            <w:noWrap/>
            <w:hideMark/>
          </w:tcPr>
          <w:p w14:paraId="01212A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67D39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A2CAA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CodeLoadingBridgeType</w:t>
            </w:r>
          </w:p>
        </w:tc>
      </w:tr>
      <w:tr w:rsidR="00126495" w:rsidRPr="005A188F" w14:paraId="3E8D7E7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40A1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48EAE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0B8BC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145FC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AAB09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138ABE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395B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148730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2162C6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56F50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A7C74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F02A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ABE3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93A1F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5D5CC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116F3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5E421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F0269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8A2A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4A87EC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5B75C1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883FA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38FE40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2087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05ED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227969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26D874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E925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3465B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90E1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EAAC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7CFA27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23D09D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442F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3D864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1EBC6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1A09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75ED60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2E9C1F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670C42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F2283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7832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2F7E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311524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13151D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C12FD1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84A3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2523D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43DC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6A726F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43251D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EDE9C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F2F28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B32FB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DD93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157AFF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2AAE72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7400D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A5220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4ACD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3A92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6186D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22EA6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2BAB5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FCACD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14F1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B497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GATE_ID_1</w:t>
            </w:r>
          </w:p>
        </w:tc>
        <w:tc>
          <w:tcPr>
            <w:tcW w:w="0" w:type="dxa"/>
            <w:noWrap/>
            <w:hideMark/>
          </w:tcPr>
          <w:p w14:paraId="0D218D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GATE_ID_1</w:t>
            </w:r>
          </w:p>
        </w:tc>
        <w:tc>
          <w:tcPr>
            <w:tcW w:w="0" w:type="dxa"/>
            <w:noWrap/>
            <w:hideMark/>
          </w:tcPr>
          <w:p w14:paraId="5B36D4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7CA96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67BBD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0E22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9168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GATE_ID_2</w:t>
            </w:r>
          </w:p>
        </w:tc>
        <w:tc>
          <w:tcPr>
            <w:tcW w:w="0" w:type="dxa"/>
            <w:noWrap/>
            <w:hideMark/>
          </w:tcPr>
          <w:p w14:paraId="5F738B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GATE_ID_2</w:t>
            </w:r>
          </w:p>
        </w:tc>
        <w:tc>
          <w:tcPr>
            <w:tcW w:w="0" w:type="dxa"/>
            <w:noWrap/>
            <w:hideMark/>
          </w:tcPr>
          <w:p w14:paraId="6EB18B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2EC27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8E80B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9E67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4A17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B77DD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08171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0EC01E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12FD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0E92C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F579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774DD7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043E9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6C65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18AB3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4DEE1C6"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721C06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GBME_PUBLIC_ROAD</w:t>
            </w:r>
          </w:p>
        </w:tc>
      </w:tr>
      <w:tr w:rsidR="00126495" w:rsidRPr="005A188F" w14:paraId="74B2FE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881E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2128F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D10DF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B4910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CFC43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EBAD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253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FULL_NAME</w:t>
            </w:r>
          </w:p>
        </w:tc>
        <w:tc>
          <w:tcPr>
            <w:tcW w:w="0" w:type="dxa"/>
            <w:noWrap/>
            <w:hideMark/>
          </w:tcPr>
          <w:p w14:paraId="4CD9F7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FULL_NAME</w:t>
            </w:r>
          </w:p>
        </w:tc>
        <w:tc>
          <w:tcPr>
            <w:tcW w:w="0" w:type="dxa"/>
            <w:noWrap/>
            <w:hideMark/>
          </w:tcPr>
          <w:p w14:paraId="60F0CF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428C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69</w:t>
            </w:r>
          </w:p>
        </w:tc>
        <w:tc>
          <w:tcPr>
            <w:tcW w:w="0" w:type="dxa"/>
            <w:noWrap/>
            <w:hideMark/>
          </w:tcPr>
          <w:p w14:paraId="4126C8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FC8A2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742E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PREFIX</w:t>
            </w:r>
          </w:p>
        </w:tc>
        <w:tc>
          <w:tcPr>
            <w:tcW w:w="0" w:type="dxa"/>
            <w:noWrap/>
            <w:hideMark/>
          </w:tcPr>
          <w:p w14:paraId="3F29E4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PREFIX</w:t>
            </w:r>
          </w:p>
        </w:tc>
        <w:tc>
          <w:tcPr>
            <w:tcW w:w="0" w:type="dxa"/>
            <w:noWrap/>
            <w:hideMark/>
          </w:tcPr>
          <w:p w14:paraId="4524A6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0661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51CD10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3358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4BEDF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4F56F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6C0A0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CB212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9C373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F972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C702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33AE75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46E402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40AD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05B98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EC56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9877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SUFFIX</w:t>
            </w:r>
          </w:p>
        </w:tc>
        <w:tc>
          <w:tcPr>
            <w:tcW w:w="0" w:type="dxa"/>
            <w:noWrap/>
            <w:hideMark/>
          </w:tcPr>
          <w:p w14:paraId="643E4C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SUFFIX</w:t>
            </w:r>
          </w:p>
        </w:tc>
        <w:tc>
          <w:tcPr>
            <w:tcW w:w="0" w:type="dxa"/>
            <w:noWrap/>
            <w:hideMark/>
          </w:tcPr>
          <w:p w14:paraId="451C6A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1EC89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2E018F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A40F3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BBB3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STNA_ID</w:t>
            </w:r>
          </w:p>
        </w:tc>
        <w:tc>
          <w:tcPr>
            <w:tcW w:w="0" w:type="dxa"/>
            <w:noWrap/>
            <w:hideMark/>
          </w:tcPr>
          <w:p w14:paraId="78D814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STNA_ID</w:t>
            </w:r>
          </w:p>
        </w:tc>
        <w:tc>
          <w:tcPr>
            <w:tcW w:w="0" w:type="dxa"/>
            <w:noWrap/>
            <w:hideMark/>
          </w:tcPr>
          <w:p w14:paraId="14A047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3E456E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9E71F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1B68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E778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0D0125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000F70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B526AF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DE81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532C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94A9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FR_ADD_L</w:t>
            </w:r>
          </w:p>
        </w:tc>
        <w:tc>
          <w:tcPr>
            <w:tcW w:w="0" w:type="dxa"/>
            <w:noWrap/>
            <w:hideMark/>
          </w:tcPr>
          <w:p w14:paraId="6A2B31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FR_ADD_L</w:t>
            </w:r>
          </w:p>
        </w:tc>
        <w:tc>
          <w:tcPr>
            <w:tcW w:w="0" w:type="dxa"/>
            <w:noWrap/>
            <w:hideMark/>
          </w:tcPr>
          <w:p w14:paraId="160AD2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834D7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E431A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D9D1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F0FB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TO_ADD_L</w:t>
            </w:r>
          </w:p>
        </w:tc>
        <w:tc>
          <w:tcPr>
            <w:tcW w:w="0" w:type="dxa"/>
            <w:noWrap/>
            <w:hideMark/>
          </w:tcPr>
          <w:p w14:paraId="6BEDAD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TO_ADD_L</w:t>
            </w:r>
          </w:p>
        </w:tc>
        <w:tc>
          <w:tcPr>
            <w:tcW w:w="0" w:type="dxa"/>
            <w:noWrap/>
            <w:hideMark/>
          </w:tcPr>
          <w:p w14:paraId="18178A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3B77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6286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26F9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498D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FR_ADD_R</w:t>
            </w:r>
          </w:p>
        </w:tc>
        <w:tc>
          <w:tcPr>
            <w:tcW w:w="0" w:type="dxa"/>
            <w:noWrap/>
            <w:hideMark/>
          </w:tcPr>
          <w:p w14:paraId="5FD4C1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FR_ADD_R</w:t>
            </w:r>
          </w:p>
        </w:tc>
        <w:tc>
          <w:tcPr>
            <w:tcW w:w="0" w:type="dxa"/>
            <w:noWrap/>
            <w:hideMark/>
          </w:tcPr>
          <w:p w14:paraId="0007F1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C794A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9DF7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F65C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3AF0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TO_ADD_R</w:t>
            </w:r>
          </w:p>
        </w:tc>
        <w:tc>
          <w:tcPr>
            <w:tcW w:w="0" w:type="dxa"/>
            <w:noWrap/>
            <w:hideMark/>
          </w:tcPr>
          <w:p w14:paraId="631945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TO_ADD_R</w:t>
            </w:r>
          </w:p>
        </w:tc>
        <w:tc>
          <w:tcPr>
            <w:tcW w:w="0" w:type="dxa"/>
            <w:noWrap/>
            <w:hideMark/>
          </w:tcPr>
          <w:p w14:paraId="5B91B9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98D9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E5A4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AB42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566E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ADD_100_LO</w:t>
            </w:r>
          </w:p>
        </w:tc>
        <w:tc>
          <w:tcPr>
            <w:tcW w:w="0" w:type="dxa"/>
            <w:noWrap/>
            <w:hideMark/>
          </w:tcPr>
          <w:p w14:paraId="6AE97D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ADD_100_LO</w:t>
            </w:r>
          </w:p>
        </w:tc>
        <w:tc>
          <w:tcPr>
            <w:tcW w:w="0" w:type="dxa"/>
            <w:noWrap/>
            <w:hideMark/>
          </w:tcPr>
          <w:p w14:paraId="1A8E81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804E2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E7C2B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896B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1B8AB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ADD_100_HI</w:t>
            </w:r>
          </w:p>
        </w:tc>
        <w:tc>
          <w:tcPr>
            <w:tcW w:w="0" w:type="dxa"/>
            <w:noWrap/>
            <w:hideMark/>
          </w:tcPr>
          <w:p w14:paraId="48A498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ADD_100_HI</w:t>
            </w:r>
          </w:p>
        </w:tc>
        <w:tc>
          <w:tcPr>
            <w:tcW w:w="0" w:type="dxa"/>
            <w:noWrap/>
            <w:hideMark/>
          </w:tcPr>
          <w:p w14:paraId="6D8589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0319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08ED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7963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F6A5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CITY_L</w:t>
            </w:r>
          </w:p>
        </w:tc>
        <w:tc>
          <w:tcPr>
            <w:tcW w:w="0" w:type="dxa"/>
            <w:noWrap/>
            <w:hideMark/>
          </w:tcPr>
          <w:p w14:paraId="3535EF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CITY_L</w:t>
            </w:r>
          </w:p>
        </w:tc>
        <w:tc>
          <w:tcPr>
            <w:tcW w:w="0" w:type="dxa"/>
            <w:noWrap/>
            <w:hideMark/>
          </w:tcPr>
          <w:p w14:paraId="712AB5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79C0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FEB5D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6EBA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F1A9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CITY_R</w:t>
            </w:r>
          </w:p>
        </w:tc>
        <w:tc>
          <w:tcPr>
            <w:tcW w:w="0" w:type="dxa"/>
            <w:noWrap/>
            <w:hideMark/>
          </w:tcPr>
          <w:p w14:paraId="1BF8FD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CITY_R</w:t>
            </w:r>
          </w:p>
        </w:tc>
        <w:tc>
          <w:tcPr>
            <w:tcW w:w="0" w:type="dxa"/>
            <w:noWrap/>
            <w:hideMark/>
          </w:tcPr>
          <w:p w14:paraId="3A2CE9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81238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E1D27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9FA73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F164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ZIP_L</w:t>
            </w:r>
          </w:p>
        </w:tc>
        <w:tc>
          <w:tcPr>
            <w:tcW w:w="0" w:type="dxa"/>
            <w:noWrap/>
            <w:hideMark/>
          </w:tcPr>
          <w:p w14:paraId="08A651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ZIP_L</w:t>
            </w:r>
          </w:p>
        </w:tc>
        <w:tc>
          <w:tcPr>
            <w:tcW w:w="0" w:type="dxa"/>
            <w:noWrap/>
            <w:hideMark/>
          </w:tcPr>
          <w:p w14:paraId="6F9B67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CF324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2C996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565A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DF70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ZIP_R</w:t>
            </w:r>
          </w:p>
        </w:tc>
        <w:tc>
          <w:tcPr>
            <w:tcW w:w="0" w:type="dxa"/>
            <w:noWrap/>
            <w:hideMark/>
          </w:tcPr>
          <w:p w14:paraId="1BEBD8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ZIP_R</w:t>
            </w:r>
          </w:p>
        </w:tc>
        <w:tc>
          <w:tcPr>
            <w:tcW w:w="0" w:type="dxa"/>
            <w:noWrap/>
            <w:hideMark/>
          </w:tcPr>
          <w:p w14:paraId="41D15C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7CF4F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731F3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333F3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DC94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ERROR_FLAG</w:t>
            </w:r>
          </w:p>
        </w:tc>
        <w:tc>
          <w:tcPr>
            <w:tcW w:w="0" w:type="dxa"/>
            <w:noWrap/>
            <w:hideMark/>
          </w:tcPr>
          <w:p w14:paraId="5A44BA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ERROR_FLAG</w:t>
            </w:r>
          </w:p>
        </w:tc>
        <w:tc>
          <w:tcPr>
            <w:tcW w:w="0" w:type="dxa"/>
            <w:noWrap/>
            <w:hideMark/>
          </w:tcPr>
          <w:p w14:paraId="19AF39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4B9B3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8E75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32BB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0C9C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TW_FLAG</w:t>
            </w:r>
          </w:p>
        </w:tc>
        <w:tc>
          <w:tcPr>
            <w:tcW w:w="0" w:type="dxa"/>
            <w:noWrap/>
            <w:hideMark/>
          </w:tcPr>
          <w:p w14:paraId="54E1DE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TW_FLAG</w:t>
            </w:r>
          </w:p>
        </w:tc>
        <w:tc>
          <w:tcPr>
            <w:tcW w:w="0" w:type="dxa"/>
            <w:noWrap/>
            <w:hideMark/>
          </w:tcPr>
          <w:p w14:paraId="782295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1C262D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5613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DE0C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5F0E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SRC_DOC</w:t>
            </w:r>
          </w:p>
        </w:tc>
        <w:tc>
          <w:tcPr>
            <w:tcW w:w="0" w:type="dxa"/>
            <w:noWrap/>
            <w:hideMark/>
          </w:tcPr>
          <w:p w14:paraId="40C18A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SRC_DOC</w:t>
            </w:r>
          </w:p>
        </w:tc>
        <w:tc>
          <w:tcPr>
            <w:tcW w:w="0" w:type="dxa"/>
            <w:noWrap/>
            <w:hideMark/>
          </w:tcPr>
          <w:p w14:paraId="5BE3E5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EDC8D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4D3E37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4F796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7F3E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SRC_DATE</w:t>
            </w:r>
          </w:p>
        </w:tc>
        <w:tc>
          <w:tcPr>
            <w:tcW w:w="0" w:type="dxa"/>
            <w:noWrap/>
            <w:hideMark/>
          </w:tcPr>
          <w:p w14:paraId="7F8BDB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SRC_DATE</w:t>
            </w:r>
          </w:p>
        </w:tc>
        <w:tc>
          <w:tcPr>
            <w:tcW w:w="0" w:type="dxa"/>
            <w:noWrap/>
            <w:hideMark/>
          </w:tcPr>
          <w:p w14:paraId="33801F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39281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CC2CD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BE1A3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F073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SRC_SCALE</w:t>
            </w:r>
          </w:p>
        </w:tc>
        <w:tc>
          <w:tcPr>
            <w:tcW w:w="0" w:type="dxa"/>
            <w:noWrap/>
            <w:hideMark/>
          </w:tcPr>
          <w:p w14:paraId="228EB9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SRC_SCALE</w:t>
            </w:r>
          </w:p>
        </w:tc>
        <w:tc>
          <w:tcPr>
            <w:tcW w:w="0" w:type="dxa"/>
            <w:noWrap/>
            <w:hideMark/>
          </w:tcPr>
          <w:p w14:paraId="586E46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918E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01103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243AD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FF5A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SRC_AGENCY</w:t>
            </w:r>
          </w:p>
        </w:tc>
        <w:tc>
          <w:tcPr>
            <w:tcW w:w="0" w:type="dxa"/>
            <w:noWrap/>
            <w:hideMark/>
          </w:tcPr>
          <w:p w14:paraId="594E87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SRC_AGENCY</w:t>
            </w:r>
          </w:p>
        </w:tc>
        <w:tc>
          <w:tcPr>
            <w:tcW w:w="0" w:type="dxa"/>
            <w:noWrap/>
            <w:hideMark/>
          </w:tcPr>
          <w:p w14:paraId="34AFA1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0CAA10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0890053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7E5D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F1FE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SRC_COMMEN</w:t>
            </w:r>
          </w:p>
        </w:tc>
        <w:tc>
          <w:tcPr>
            <w:tcW w:w="0" w:type="dxa"/>
            <w:noWrap/>
            <w:hideMark/>
          </w:tcPr>
          <w:p w14:paraId="1EB3ED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SRC_COMMEN</w:t>
            </w:r>
          </w:p>
        </w:tc>
        <w:tc>
          <w:tcPr>
            <w:tcW w:w="0" w:type="dxa"/>
            <w:noWrap/>
            <w:hideMark/>
          </w:tcPr>
          <w:p w14:paraId="77B060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8169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3B2DA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81D90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E807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REV_DATE</w:t>
            </w:r>
          </w:p>
        </w:tc>
        <w:tc>
          <w:tcPr>
            <w:tcW w:w="0" w:type="dxa"/>
            <w:noWrap/>
            <w:hideMark/>
          </w:tcPr>
          <w:p w14:paraId="29645A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REV_DATE</w:t>
            </w:r>
          </w:p>
        </w:tc>
        <w:tc>
          <w:tcPr>
            <w:tcW w:w="0" w:type="dxa"/>
            <w:noWrap/>
            <w:hideMark/>
          </w:tcPr>
          <w:p w14:paraId="09E5C2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657B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63FED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F215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6FF6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OFFSET</w:t>
            </w:r>
          </w:p>
        </w:tc>
        <w:tc>
          <w:tcPr>
            <w:tcW w:w="0" w:type="dxa"/>
            <w:noWrap/>
            <w:hideMark/>
          </w:tcPr>
          <w:p w14:paraId="574AAA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OFFSET</w:t>
            </w:r>
          </w:p>
        </w:tc>
        <w:tc>
          <w:tcPr>
            <w:tcW w:w="0" w:type="dxa"/>
            <w:noWrap/>
            <w:hideMark/>
          </w:tcPr>
          <w:p w14:paraId="66814E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B0B7B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5B85D9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5F49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1E0B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STCONO</w:t>
            </w:r>
          </w:p>
        </w:tc>
        <w:tc>
          <w:tcPr>
            <w:tcW w:w="0" w:type="dxa"/>
            <w:noWrap/>
            <w:hideMark/>
          </w:tcPr>
          <w:p w14:paraId="2DAE28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STCONO</w:t>
            </w:r>
          </w:p>
        </w:tc>
        <w:tc>
          <w:tcPr>
            <w:tcW w:w="0" w:type="dxa"/>
            <w:noWrap/>
            <w:hideMark/>
          </w:tcPr>
          <w:p w14:paraId="0D46D9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2416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D744A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B1E13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9DD1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RD_NO</w:t>
            </w:r>
          </w:p>
        </w:tc>
        <w:tc>
          <w:tcPr>
            <w:tcW w:w="0" w:type="dxa"/>
            <w:noWrap/>
            <w:hideMark/>
          </w:tcPr>
          <w:p w14:paraId="44705C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RD_NO</w:t>
            </w:r>
          </w:p>
        </w:tc>
        <w:tc>
          <w:tcPr>
            <w:tcW w:w="0" w:type="dxa"/>
            <w:noWrap/>
            <w:hideMark/>
          </w:tcPr>
          <w:p w14:paraId="259BC6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1BBDB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174A41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BE7CE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1AAE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CNTY_MAINT</w:t>
            </w:r>
          </w:p>
        </w:tc>
        <w:tc>
          <w:tcPr>
            <w:tcW w:w="0" w:type="dxa"/>
            <w:noWrap/>
            <w:hideMark/>
          </w:tcPr>
          <w:p w14:paraId="37B315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CNTY_MAINT</w:t>
            </w:r>
          </w:p>
        </w:tc>
        <w:tc>
          <w:tcPr>
            <w:tcW w:w="0" w:type="dxa"/>
            <w:noWrap/>
            <w:hideMark/>
          </w:tcPr>
          <w:p w14:paraId="6C515D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8021C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369BB0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B8A8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CA86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STNALIST_S</w:t>
            </w:r>
          </w:p>
        </w:tc>
        <w:tc>
          <w:tcPr>
            <w:tcW w:w="0" w:type="dxa"/>
            <w:noWrap/>
            <w:hideMark/>
          </w:tcPr>
          <w:p w14:paraId="7783B7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STNALIST_S</w:t>
            </w:r>
          </w:p>
        </w:tc>
        <w:tc>
          <w:tcPr>
            <w:tcW w:w="0" w:type="dxa"/>
            <w:noWrap/>
            <w:hideMark/>
          </w:tcPr>
          <w:p w14:paraId="131AA2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FE8C4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C90B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EE57D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321A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ROUTE_ID</w:t>
            </w:r>
          </w:p>
        </w:tc>
        <w:tc>
          <w:tcPr>
            <w:tcW w:w="0" w:type="dxa"/>
            <w:noWrap/>
            <w:hideMark/>
          </w:tcPr>
          <w:p w14:paraId="5639C9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ROUTE_ID</w:t>
            </w:r>
          </w:p>
        </w:tc>
        <w:tc>
          <w:tcPr>
            <w:tcW w:w="0" w:type="dxa"/>
            <w:noWrap/>
            <w:hideMark/>
          </w:tcPr>
          <w:p w14:paraId="01ECE2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B713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56DBC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3069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AC50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LOW_MEASUR</w:t>
            </w:r>
          </w:p>
        </w:tc>
        <w:tc>
          <w:tcPr>
            <w:tcW w:w="0" w:type="dxa"/>
            <w:noWrap/>
            <w:hideMark/>
          </w:tcPr>
          <w:p w14:paraId="7C9B51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LOW_MEASUR</w:t>
            </w:r>
          </w:p>
        </w:tc>
        <w:tc>
          <w:tcPr>
            <w:tcW w:w="0" w:type="dxa"/>
            <w:noWrap/>
            <w:hideMark/>
          </w:tcPr>
          <w:p w14:paraId="6D80FD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89162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C7590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A16D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4377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HI_MEASURE</w:t>
            </w:r>
          </w:p>
        </w:tc>
        <w:tc>
          <w:tcPr>
            <w:tcW w:w="0" w:type="dxa"/>
            <w:noWrap/>
            <w:hideMark/>
          </w:tcPr>
          <w:p w14:paraId="60457D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HI_MEASURE</w:t>
            </w:r>
          </w:p>
        </w:tc>
        <w:tc>
          <w:tcPr>
            <w:tcW w:w="0" w:type="dxa"/>
            <w:noWrap/>
            <w:hideMark/>
          </w:tcPr>
          <w:p w14:paraId="64E3C3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C6E39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14FF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2BF8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E1B0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LRS_REVERS</w:t>
            </w:r>
          </w:p>
        </w:tc>
        <w:tc>
          <w:tcPr>
            <w:tcW w:w="0" w:type="dxa"/>
            <w:noWrap/>
            <w:hideMark/>
          </w:tcPr>
          <w:p w14:paraId="094815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LRS_REVERS</w:t>
            </w:r>
          </w:p>
        </w:tc>
        <w:tc>
          <w:tcPr>
            <w:tcW w:w="0" w:type="dxa"/>
            <w:noWrap/>
            <w:hideMark/>
          </w:tcPr>
          <w:p w14:paraId="2D62C5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2DAC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04E1F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8874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F2D1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w:t>
            </w:r>
          </w:p>
        </w:tc>
        <w:tc>
          <w:tcPr>
            <w:tcW w:w="0" w:type="dxa"/>
            <w:noWrap/>
            <w:hideMark/>
          </w:tcPr>
          <w:p w14:paraId="6B53E1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w:t>
            </w:r>
          </w:p>
        </w:tc>
        <w:tc>
          <w:tcPr>
            <w:tcW w:w="0" w:type="dxa"/>
            <w:noWrap/>
            <w:hideMark/>
          </w:tcPr>
          <w:p w14:paraId="0BF20D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00D3F1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73A81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FDD7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F21B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60466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1D4F0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12BE8A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C8A05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33EF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46BA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2722B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10ACA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60C658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A064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D58F5A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B73322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GBME_RAILWAY_CENTERLINE</w:t>
            </w:r>
          </w:p>
        </w:tc>
      </w:tr>
      <w:tr w:rsidR="00126495" w:rsidRPr="005A188F" w14:paraId="46E4A9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D544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8A89F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7F9C1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38E1E6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E3088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02194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35F9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2AB213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0CAB60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5AA5BB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8E6D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E67D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916B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EE06B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291FF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F8947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C641E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4FDA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7289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652095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2E0951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8197A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4A476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A3F2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6B49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NUMTRACKS</w:t>
            </w:r>
          </w:p>
        </w:tc>
        <w:tc>
          <w:tcPr>
            <w:tcW w:w="0" w:type="dxa"/>
            <w:noWrap/>
            <w:hideMark/>
          </w:tcPr>
          <w:p w14:paraId="2CFB3D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Number Of Tracks</w:t>
            </w:r>
          </w:p>
        </w:tc>
        <w:tc>
          <w:tcPr>
            <w:tcW w:w="0" w:type="dxa"/>
            <w:noWrap/>
            <w:hideMark/>
          </w:tcPr>
          <w:p w14:paraId="3D7FA7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540867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77438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BFC2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A1A0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0F85FE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w:t>
            </w:r>
          </w:p>
        </w:tc>
        <w:tc>
          <w:tcPr>
            <w:tcW w:w="0" w:type="dxa"/>
            <w:noWrap/>
            <w:hideMark/>
          </w:tcPr>
          <w:p w14:paraId="227A63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C41A2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CF19A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CodeOwner</w:t>
            </w:r>
          </w:p>
        </w:tc>
      </w:tr>
      <w:tr w:rsidR="00126495" w:rsidRPr="005A188F" w14:paraId="10C008D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9DA72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ISBRIDGE</w:t>
            </w:r>
          </w:p>
        </w:tc>
        <w:tc>
          <w:tcPr>
            <w:tcW w:w="0" w:type="dxa"/>
            <w:noWrap/>
            <w:hideMark/>
          </w:tcPr>
          <w:p w14:paraId="192206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Is Bridge</w:t>
            </w:r>
          </w:p>
        </w:tc>
        <w:tc>
          <w:tcPr>
            <w:tcW w:w="0" w:type="dxa"/>
            <w:noWrap/>
            <w:hideMark/>
          </w:tcPr>
          <w:p w14:paraId="49701C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F488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7C3177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CodeBoolean</w:t>
            </w:r>
          </w:p>
        </w:tc>
      </w:tr>
      <w:tr w:rsidR="00126495" w:rsidRPr="005A188F" w14:paraId="0AF076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FCB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ISTUNNEL</w:t>
            </w:r>
          </w:p>
        </w:tc>
        <w:tc>
          <w:tcPr>
            <w:tcW w:w="0" w:type="dxa"/>
            <w:noWrap/>
            <w:hideMark/>
          </w:tcPr>
          <w:p w14:paraId="08BD1B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Is Tunnel</w:t>
            </w:r>
          </w:p>
        </w:tc>
        <w:tc>
          <w:tcPr>
            <w:tcW w:w="0" w:type="dxa"/>
            <w:noWrap/>
            <w:hideMark/>
          </w:tcPr>
          <w:p w14:paraId="59D686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EC0E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1BF116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CodeBoolean</w:t>
            </w:r>
          </w:p>
        </w:tc>
      </w:tr>
      <w:tr w:rsidR="00126495" w:rsidRPr="005A188F" w14:paraId="3E7E70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0330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35C82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F0338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8F0E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5021DF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7412B16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B70D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709B10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07E25E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2607AF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596F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F766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2DB6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0D0A1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ECAFD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68D82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D3901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08B55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26B19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7B7739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27EABE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9C81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610F1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9D20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2166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7C5F86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77AFED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24C9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55C00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1906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06E1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0AFB2F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616211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366D2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50579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84A7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2438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5A8EC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5C76CC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48AA5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5F2CB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0D19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799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w:t>
            </w:r>
          </w:p>
        </w:tc>
        <w:tc>
          <w:tcPr>
            <w:tcW w:w="0" w:type="dxa"/>
            <w:noWrap/>
            <w:hideMark/>
          </w:tcPr>
          <w:p w14:paraId="4E6A7C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Directionality</w:t>
            </w:r>
          </w:p>
        </w:tc>
        <w:tc>
          <w:tcPr>
            <w:tcW w:w="0" w:type="dxa"/>
            <w:noWrap/>
            <w:hideMark/>
          </w:tcPr>
          <w:p w14:paraId="663189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74B03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89826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CodeDirectionality</w:t>
            </w:r>
          </w:p>
        </w:tc>
      </w:tr>
      <w:tr w:rsidR="00126495" w:rsidRPr="005A188F" w14:paraId="60D720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A057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SEGMENTT</w:t>
            </w:r>
          </w:p>
        </w:tc>
        <w:tc>
          <w:tcPr>
            <w:tcW w:w="0" w:type="dxa"/>
            <w:noWrap/>
            <w:hideMark/>
          </w:tcPr>
          <w:p w14:paraId="0F46B1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Segment Type</w:t>
            </w:r>
          </w:p>
        </w:tc>
        <w:tc>
          <w:tcPr>
            <w:tcW w:w="0" w:type="dxa"/>
            <w:noWrap/>
            <w:hideMark/>
          </w:tcPr>
          <w:p w14:paraId="260847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BCC9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3911B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CodeSegmentType</w:t>
            </w:r>
          </w:p>
        </w:tc>
      </w:tr>
      <w:tr w:rsidR="00126495" w:rsidRPr="005A188F" w14:paraId="7ABC77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118B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1416D9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4B94B5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30412F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5981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E4124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4919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2E68AB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008907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EFA37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B5EDA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208D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9DF2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2E6FE7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161EE9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FBE8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D1E51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3E94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D87B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20FDC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57E6E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E4F1D6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C2756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61B3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D764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D38A3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0D313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9CBB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D0F5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7DD5E2D"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931D5A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GBME_RUNWAY_ELEMENT</w:t>
            </w:r>
          </w:p>
        </w:tc>
      </w:tr>
      <w:tr w:rsidR="00126495" w:rsidRPr="005A188F" w14:paraId="15AA098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72B2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52DFD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0698C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C2D82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E78A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E976C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3C19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7B473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00BEE6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6AD5F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4337A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EE67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7EB7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04B5E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66387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5768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B520D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99276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F4C2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9E130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4F1605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E8EA3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46E96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6963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8864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RWYDESG</w:t>
            </w:r>
          </w:p>
        </w:tc>
        <w:tc>
          <w:tcPr>
            <w:tcW w:w="0" w:type="dxa"/>
            <w:noWrap/>
            <w:hideMark/>
          </w:tcPr>
          <w:p w14:paraId="3A86EE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RWYDESG</w:t>
            </w:r>
          </w:p>
        </w:tc>
        <w:tc>
          <w:tcPr>
            <w:tcW w:w="0" w:type="dxa"/>
            <w:noWrap/>
            <w:hideMark/>
          </w:tcPr>
          <w:p w14:paraId="657BB7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2E11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7</w:t>
            </w:r>
          </w:p>
        </w:tc>
        <w:tc>
          <w:tcPr>
            <w:tcW w:w="0" w:type="dxa"/>
            <w:noWrap/>
            <w:hideMark/>
          </w:tcPr>
          <w:p w14:paraId="406846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7DA9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1552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6E0FC9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6EBA92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6A17F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95FF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FBF43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DC42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58EF3E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6D3407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1EE2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BD330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9515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D49E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4AC9AB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35D515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B386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447AB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0E27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5E42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SURFACEM</w:t>
            </w:r>
          </w:p>
        </w:tc>
        <w:tc>
          <w:tcPr>
            <w:tcW w:w="0" w:type="dxa"/>
            <w:noWrap/>
            <w:hideMark/>
          </w:tcPr>
          <w:p w14:paraId="31393F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SURFACEM</w:t>
            </w:r>
          </w:p>
        </w:tc>
        <w:tc>
          <w:tcPr>
            <w:tcW w:w="0" w:type="dxa"/>
            <w:noWrap/>
            <w:hideMark/>
          </w:tcPr>
          <w:p w14:paraId="7C5667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C5C6A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36281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D2D7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1B73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PAVEMENTCL</w:t>
            </w:r>
          </w:p>
        </w:tc>
        <w:tc>
          <w:tcPr>
            <w:tcW w:w="0" w:type="dxa"/>
            <w:noWrap/>
            <w:hideMark/>
          </w:tcPr>
          <w:p w14:paraId="3724C3B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PAVEMENTCL</w:t>
            </w:r>
          </w:p>
        </w:tc>
        <w:tc>
          <w:tcPr>
            <w:tcW w:w="0" w:type="dxa"/>
            <w:noWrap/>
            <w:hideMark/>
          </w:tcPr>
          <w:p w14:paraId="18745D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33EF8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A7934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5DF4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938C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SURFACEC</w:t>
            </w:r>
          </w:p>
        </w:tc>
        <w:tc>
          <w:tcPr>
            <w:tcW w:w="0" w:type="dxa"/>
            <w:noWrap/>
            <w:hideMark/>
          </w:tcPr>
          <w:p w14:paraId="446F41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SURFACEC</w:t>
            </w:r>
          </w:p>
        </w:tc>
        <w:tc>
          <w:tcPr>
            <w:tcW w:w="0" w:type="dxa"/>
            <w:noWrap/>
            <w:hideMark/>
          </w:tcPr>
          <w:p w14:paraId="7B2DF9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DC67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7B843E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37C8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859A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681BF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AADDF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6E19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9E09E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0495B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12D3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193B49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126E2E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80BCEB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06CD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EEA4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F128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8B678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B3B37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DE3BB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DA6D9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71CB4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23CE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72A50C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40E0A8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BFCB4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9E717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2685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9055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2D1EDA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13A704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5D6D1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602E16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B21B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D806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158106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11E51E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C44F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F20A0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DA9F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D648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F9ED3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7B25F4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A145D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A598F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6007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1BB8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0074BD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19A746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15308A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80A5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104CB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023D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52F199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199C84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94DB6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DB1C6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A41A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5ACD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7A7A93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4B8B55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B67890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0130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721B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ABD6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53629C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090840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AFF7D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5C436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377FD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86C49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C315A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C670C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8440DF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5D90F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0F7C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3094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9CE33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6AAA6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CEA8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1295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0C57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1C59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11AB7D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7B0423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8D80B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34B19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F897639"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B8A311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GBME_SFO_ROADWAY</w:t>
            </w:r>
          </w:p>
        </w:tc>
      </w:tr>
      <w:tr w:rsidR="00126495" w:rsidRPr="005A188F" w14:paraId="151665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895E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BEC97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4E6A40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D369C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2BDE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2553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42C3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7592A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2C9C0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0FDC7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2E638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853A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FB51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B843D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B3F2A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15FBE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114DD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DEA9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1F42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6C3DD5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1B452A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780750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160C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55E89C0"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71FADE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GBME_SFO_ROADWAY_MARKING_LINE</w:t>
            </w:r>
          </w:p>
        </w:tc>
      </w:tr>
      <w:tr w:rsidR="00126495" w:rsidRPr="005A188F" w14:paraId="693FF1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D74B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C7D91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84744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128D7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6CE09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BB9B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1157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154EEB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0FA125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419CED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D20A0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DC26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5622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1A6642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0024A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F5563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8F8F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04DD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BF5E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HANDLE</w:t>
            </w:r>
          </w:p>
        </w:tc>
        <w:tc>
          <w:tcPr>
            <w:tcW w:w="0" w:type="dxa"/>
            <w:noWrap/>
            <w:hideMark/>
          </w:tcPr>
          <w:p w14:paraId="029114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HANDLE</w:t>
            </w:r>
          </w:p>
        </w:tc>
        <w:tc>
          <w:tcPr>
            <w:tcW w:w="0" w:type="dxa"/>
            <w:noWrap/>
            <w:hideMark/>
          </w:tcPr>
          <w:p w14:paraId="12DC8BF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F322C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788FA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D8C0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B8AC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DBAEF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794BD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23CD3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885A3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8E00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4EE9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LYRFRZN</w:t>
            </w:r>
          </w:p>
        </w:tc>
        <w:tc>
          <w:tcPr>
            <w:tcW w:w="0" w:type="dxa"/>
            <w:noWrap/>
            <w:hideMark/>
          </w:tcPr>
          <w:p w14:paraId="2D61ED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LYRFRZN</w:t>
            </w:r>
          </w:p>
        </w:tc>
        <w:tc>
          <w:tcPr>
            <w:tcW w:w="0" w:type="dxa"/>
            <w:noWrap/>
            <w:hideMark/>
          </w:tcPr>
          <w:p w14:paraId="20ECEB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C05FF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D2989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59FF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C6216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LYRLOCK</w:t>
            </w:r>
          </w:p>
        </w:tc>
        <w:tc>
          <w:tcPr>
            <w:tcW w:w="0" w:type="dxa"/>
            <w:noWrap/>
            <w:hideMark/>
          </w:tcPr>
          <w:p w14:paraId="5AFBFA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LYRLOCK</w:t>
            </w:r>
          </w:p>
        </w:tc>
        <w:tc>
          <w:tcPr>
            <w:tcW w:w="0" w:type="dxa"/>
            <w:noWrap/>
            <w:hideMark/>
          </w:tcPr>
          <w:p w14:paraId="0FC046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E636D7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76ACD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CD8E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B6B7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LYRON</w:t>
            </w:r>
          </w:p>
        </w:tc>
        <w:tc>
          <w:tcPr>
            <w:tcW w:w="0" w:type="dxa"/>
            <w:noWrap/>
            <w:hideMark/>
          </w:tcPr>
          <w:p w14:paraId="16B928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LYRON</w:t>
            </w:r>
          </w:p>
        </w:tc>
        <w:tc>
          <w:tcPr>
            <w:tcW w:w="0" w:type="dxa"/>
            <w:noWrap/>
            <w:hideMark/>
          </w:tcPr>
          <w:p w14:paraId="58490BB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55352B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899B5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FE1D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E7BA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LYRVPFRZN</w:t>
            </w:r>
          </w:p>
        </w:tc>
        <w:tc>
          <w:tcPr>
            <w:tcW w:w="0" w:type="dxa"/>
            <w:noWrap/>
            <w:hideMark/>
          </w:tcPr>
          <w:p w14:paraId="1FEA7B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LYRVPFRZN</w:t>
            </w:r>
          </w:p>
        </w:tc>
        <w:tc>
          <w:tcPr>
            <w:tcW w:w="0" w:type="dxa"/>
            <w:noWrap/>
            <w:hideMark/>
          </w:tcPr>
          <w:p w14:paraId="019B02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2AA32C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66B64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53AC2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C555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LYRHANDLE</w:t>
            </w:r>
          </w:p>
        </w:tc>
        <w:tc>
          <w:tcPr>
            <w:tcW w:w="0" w:type="dxa"/>
            <w:noWrap/>
            <w:hideMark/>
          </w:tcPr>
          <w:p w14:paraId="607D79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LYRHANDLE</w:t>
            </w:r>
          </w:p>
        </w:tc>
        <w:tc>
          <w:tcPr>
            <w:tcW w:w="0" w:type="dxa"/>
            <w:noWrap/>
            <w:hideMark/>
          </w:tcPr>
          <w:p w14:paraId="48B962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174A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7A001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2764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011D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26CC17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7EACE3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99A09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55AE5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3655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5A3D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ENTCOLOR</w:t>
            </w:r>
          </w:p>
        </w:tc>
        <w:tc>
          <w:tcPr>
            <w:tcW w:w="0" w:type="dxa"/>
            <w:noWrap/>
            <w:hideMark/>
          </w:tcPr>
          <w:p w14:paraId="6DF6B1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ENTCOLOR</w:t>
            </w:r>
          </w:p>
        </w:tc>
        <w:tc>
          <w:tcPr>
            <w:tcW w:w="0" w:type="dxa"/>
            <w:noWrap/>
            <w:hideMark/>
          </w:tcPr>
          <w:p w14:paraId="2BFD4B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F42029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6A04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6ABE9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848B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LYRCOLOR</w:t>
            </w:r>
          </w:p>
        </w:tc>
        <w:tc>
          <w:tcPr>
            <w:tcW w:w="0" w:type="dxa"/>
            <w:noWrap/>
            <w:hideMark/>
          </w:tcPr>
          <w:p w14:paraId="22DB40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LYRCOLOR</w:t>
            </w:r>
          </w:p>
        </w:tc>
        <w:tc>
          <w:tcPr>
            <w:tcW w:w="0" w:type="dxa"/>
            <w:noWrap/>
            <w:hideMark/>
          </w:tcPr>
          <w:p w14:paraId="503E51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1B6E32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34AA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CC74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1F33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BLKCOLOR</w:t>
            </w:r>
          </w:p>
        </w:tc>
        <w:tc>
          <w:tcPr>
            <w:tcW w:w="0" w:type="dxa"/>
            <w:noWrap/>
            <w:hideMark/>
          </w:tcPr>
          <w:p w14:paraId="511209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BLKCOLOR</w:t>
            </w:r>
          </w:p>
        </w:tc>
        <w:tc>
          <w:tcPr>
            <w:tcW w:w="0" w:type="dxa"/>
            <w:noWrap/>
            <w:hideMark/>
          </w:tcPr>
          <w:p w14:paraId="3BF999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17B93B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CDDA9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C8EF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950A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34C67A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3D4795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3AAB3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BC641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EAF63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98F9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ENTLINETYP</w:t>
            </w:r>
          </w:p>
        </w:tc>
        <w:tc>
          <w:tcPr>
            <w:tcW w:w="0" w:type="dxa"/>
            <w:noWrap/>
            <w:hideMark/>
          </w:tcPr>
          <w:p w14:paraId="29B555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ENTLINETYP</w:t>
            </w:r>
          </w:p>
        </w:tc>
        <w:tc>
          <w:tcPr>
            <w:tcW w:w="0" w:type="dxa"/>
            <w:noWrap/>
            <w:hideMark/>
          </w:tcPr>
          <w:p w14:paraId="2CA918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1AD2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60E69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9796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F428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LYRLNTYPE</w:t>
            </w:r>
          </w:p>
        </w:tc>
        <w:tc>
          <w:tcPr>
            <w:tcW w:w="0" w:type="dxa"/>
            <w:noWrap/>
            <w:hideMark/>
          </w:tcPr>
          <w:p w14:paraId="4ABF70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LYRLNTYPE</w:t>
            </w:r>
          </w:p>
        </w:tc>
        <w:tc>
          <w:tcPr>
            <w:tcW w:w="0" w:type="dxa"/>
            <w:noWrap/>
            <w:hideMark/>
          </w:tcPr>
          <w:p w14:paraId="2D4DCF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28D7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2D15A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EEE4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6CA1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BLKLINETYP</w:t>
            </w:r>
          </w:p>
        </w:tc>
        <w:tc>
          <w:tcPr>
            <w:tcW w:w="0" w:type="dxa"/>
            <w:noWrap/>
            <w:hideMark/>
          </w:tcPr>
          <w:p w14:paraId="407F23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BLKLINETYP</w:t>
            </w:r>
          </w:p>
        </w:tc>
        <w:tc>
          <w:tcPr>
            <w:tcW w:w="0" w:type="dxa"/>
            <w:noWrap/>
            <w:hideMark/>
          </w:tcPr>
          <w:p w14:paraId="687068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636BC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02B6C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5973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AE1B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496EA4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4B9FD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E32827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C3BD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AF85F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B894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THICKNESS</w:t>
            </w:r>
          </w:p>
        </w:tc>
        <w:tc>
          <w:tcPr>
            <w:tcW w:w="0" w:type="dxa"/>
            <w:noWrap/>
            <w:hideMark/>
          </w:tcPr>
          <w:p w14:paraId="083864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THICKNESS</w:t>
            </w:r>
          </w:p>
        </w:tc>
        <w:tc>
          <w:tcPr>
            <w:tcW w:w="0" w:type="dxa"/>
            <w:noWrap/>
            <w:hideMark/>
          </w:tcPr>
          <w:p w14:paraId="76673F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09688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DFD12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026F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B430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03C5AA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51361E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43D6F9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3EED2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1FFAB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7F49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ENTLINEWT</w:t>
            </w:r>
          </w:p>
        </w:tc>
        <w:tc>
          <w:tcPr>
            <w:tcW w:w="0" w:type="dxa"/>
            <w:noWrap/>
            <w:hideMark/>
          </w:tcPr>
          <w:p w14:paraId="02231C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ENTLINEWT</w:t>
            </w:r>
          </w:p>
        </w:tc>
        <w:tc>
          <w:tcPr>
            <w:tcW w:w="0" w:type="dxa"/>
            <w:noWrap/>
            <w:hideMark/>
          </w:tcPr>
          <w:p w14:paraId="17FF55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972C92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9CDE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FE47E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E129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LYRLINEWT</w:t>
            </w:r>
          </w:p>
        </w:tc>
        <w:tc>
          <w:tcPr>
            <w:tcW w:w="0" w:type="dxa"/>
            <w:noWrap/>
            <w:hideMark/>
          </w:tcPr>
          <w:p w14:paraId="5E088F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LYRLINEWT</w:t>
            </w:r>
          </w:p>
        </w:tc>
        <w:tc>
          <w:tcPr>
            <w:tcW w:w="0" w:type="dxa"/>
            <w:noWrap/>
            <w:hideMark/>
          </w:tcPr>
          <w:p w14:paraId="0970C1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5BBEF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5DBA9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DB39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195C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BLKLINEWT</w:t>
            </w:r>
          </w:p>
        </w:tc>
        <w:tc>
          <w:tcPr>
            <w:tcW w:w="0" w:type="dxa"/>
            <w:noWrap/>
            <w:hideMark/>
          </w:tcPr>
          <w:p w14:paraId="1BF712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BLKLINEWT</w:t>
            </w:r>
          </w:p>
        </w:tc>
        <w:tc>
          <w:tcPr>
            <w:tcW w:w="0" w:type="dxa"/>
            <w:noWrap/>
            <w:hideMark/>
          </w:tcPr>
          <w:p w14:paraId="707C3D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95FEE8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04EBD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CF688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3C8B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DCA2C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01260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1ACC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B3008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9C25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E925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LTSCALE</w:t>
            </w:r>
          </w:p>
        </w:tc>
        <w:tc>
          <w:tcPr>
            <w:tcW w:w="0" w:type="dxa"/>
            <w:noWrap/>
            <w:hideMark/>
          </w:tcPr>
          <w:p w14:paraId="0A5498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LTSCALE</w:t>
            </w:r>
          </w:p>
        </w:tc>
        <w:tc>
          <w:tcPr>
            <w:tcW w:w="0" w:type="dxa"/>
            <w:noWrap/>
            <w:hideMark/>
          </w:tcPr>
          <w:p w14:paraId="6A5C13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6ECC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A96C8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4659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4740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EXTX</w:t>
            </w:r>
          </w:p>
        </w:tc>
        <w:tc>
          <w:tcPr>
            <w:tcW w:w="0" w:type="dxa"/>
            <w:noWrap/>
            <w:hideMark/>
          </w:tcPr>
          <w:p w14:paraId="7282D0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EXTX</w:t>
            </w:r>
          </w:p>
        </w:tc>
        <w:tc>
          <w:tcPr>
            <w:tcW w:w="0" w:type="dxa"/>
            <w:noWrap/>
            <w:hideMark/>
          </w:tcPr>
          <w:p w14:paraId="1F73B9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58FAC4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CFDC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4D67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F271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EXTY</w:t>
            </w:r>
          </w:p>
        </w:tc>
        <w:tc>
          <w:tcPr>
            <w:tcW w:w="0" w:type="dxa"/>
            <w:noWrap/>
            <w:hideMark/>
          </w:tcPr>
          <w:p w14:paraId="58F1F7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EXTY</w:t>
            </w:r>
          </w:p>
        </w:tc>
        <w:tc>
          <w:tcPr>
            <w:tcW w:w="0" w:type="dxa"/>
            <w:noWrap/>
            <w:hideMark/>
          </w:tcPr>
          <w:p w14:paraId="55BD84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87EF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E9E6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8C51B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8DF2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EXTZ</w:t>
            </w:r>
          </w:p>
        </w:tc>
        <w:tc>
          <w:tcPr>
            <w:tcW w:w="0" w:type="dxa"/>
            <w:noWrap/>
            <w:hideMark/>
          </w:tcPr>
          <w:p w14:paraId="0B96E5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EXTZ</w:t>
            </w:r>
          </w:p>
        </w:tc>
        <w:tc>
          <w:tcPr>
            <w:tcW w:w="0" w:type="dxa"/>
            <w:noWrap/>
            <w:hideMark/>
          </w:tcPr>
          <w:p w14:paraId="36FA96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65B73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7820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60C3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26D0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DOCNAME</w:t>
            </w:r>
          </w:p>
        </w:tc>
        <w:tc>
          <w:tcPr>
            <w:tcW w:w="0" w:type="dxa"/>
            <w:noWrap/>
            <w:hideMark/>
          </w:tcPr>
          <w:p w14:paraId="2A0BAA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DOCNAME</w:t>
            </w:r>
          </w:p>
        </w:tc>
        <w:tc>
          <w:tcPr>
            <w:tcW w:w="0" w:type="dxa"/>
            <w:noWrap/>
            <w:hideMark/>
          </w:tcPr>
          <w:p w14:paraId="1C9BBD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CBE5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322CEB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A72B1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3C56F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74E022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55901E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E9B9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57ECD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B7B5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2C04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DOCTYPE</w:t>
            </w:r>
          </w:p>
        </w:tc>
        <w:tc>
          <w:tcPr>
            <w:tcW w:w="0" w:type="dxa"/>
            <w:noWrap/>
            <w:hideMark/>
          </w:tcPr>
          <w:p w14:paraId="67B51D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DOCTYPE</w:t>
            </w:r>
          </w:p>
        </w:tc>
        <w:tc>
          <w:tcPr>
            <w:tcW w:w="0" w:type="dxa"/>
            <w:noWrap/>
            <w:hideMark/>
          </w:tcPr>
          <w:p w14:paraId="2A278B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2A434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32</w:t>
            </w:r>
          </w:p>
        </w:tc>
        <w:tc>
          <w:tcPr>
            <w:tcW w:w="0" w:type="dxa"/>
            <w:noWrap/>
            <w:hideMark/>
          </w:tcPr>
          <w:p w14:paraId="52631F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9FB6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B584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DOCVER</w:t>
            </w:r>
          </w:p>
        </w:tc>
        <w:tc>
          <w:tcPr>
            <w:tcW w:w="0" w:type="dxa"/>
            <w:noWrap/>
            <w:hideMark/>
          </w:tcPr>
          <w:p w14:paraId="1FAB18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DOCVER</w:t>
            </w:r>
          </w:p>
        </w:tc>
        <w:tc>
          <w:tcPr>
            <w:tcW w:w="0" w:type="dxa"/>
            <w:noWrap/>
            <w:hideMark/>
          </w:tcPr>
          <w:p w14:paraId="01CF03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C090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F6CB6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73F1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341D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45D9C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639BB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E96F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9785C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D8F4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FED1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DB70F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2DEA8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301145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B76BA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CD84E5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227D30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GBME_SHORELINE_BAY</w:t>
            </w:r>
          </w:p>
        </w:tc>
      </w:tr>
      <w:tr w:rsidR="00126495" w:rsidRPr="005A188F" w14:paraId="5FA8AE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418D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AD505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93848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F4778F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F7AC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6FE98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38B1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B03A7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664A8C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50155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F26C5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29C6F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5F4D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82406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91BB7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6E7FA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5236D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E786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C1C5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0B036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3338AB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17E9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05271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C1125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124F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SHORETYPE</w:t>
            </w:r>
          </w:p>
        </w:tc>
        <w:tc>
          <w:tcPr>
            <w:tcW w:w="0" w:type="dxa"/>
            <w:noWrap/>
            <w:hideMark/>
          </w:tcPr>
          <w:p w14:paraId="3F847A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Shoreline Type</w:t>
            </w:r>
          </w:p>
        </w:tc>
        <w:tc>
          <w:tcPr>
            <w:tcW w:w="0" w:type="dxa"/>
            <w:noWrap/>
            <w:hideMark/>
          </w:tcPr>
          <w:p w14:paraId="5864D2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E80F3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79D40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1B69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E9A6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9A9BD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FD43F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A679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9916D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1E2417E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9E0E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2B94BA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03B3B0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F94E4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DFEAC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3A76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B5D9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05D42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4DC3D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372B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F7AAC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2DE8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E813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0B32C6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36087D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D2BDE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5CCA0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7D69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2E61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104DF2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1953B3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0EBA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F267C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D7C5F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4547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5CD187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6D3F53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651CD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F1118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B1F0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D35B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3C69CF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42551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498159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98176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6969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5DDC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12F02C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22DDDA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426993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7D098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C323B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071D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7F1433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4511B2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F209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A5C3D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C368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3F34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4FCDCB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24FFD0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E538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8A861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B2A1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8F7E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0E4CB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466F3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C9985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890D7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301CE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E576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FF487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305C9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026D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29F8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B2540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D267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17D289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2F5F0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24AF9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A71CF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0ED780F"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F25319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GBME_SHORELINE_SFO</w:t>
            </w:r>
          </w:p>
        </w:tc>
      </w:tr>
      <w:tr w:rsidR="00126495" w:rsidRPr="005A188F" w14:paraId="01AD2B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237C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95C51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5AABF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2724E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63170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F4562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57D6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23BB80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6B4CCF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CCAA43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50A6C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7E67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9B42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A62A5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57817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B3054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827D0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61F4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5298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1C20E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1CC439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CB7B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F56A0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CB1B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F01A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SHORETYPE</w:t>
            </w:r>
          </w:p>
        </w:tc>
        <w:tc>
          <w:tcPr>
            <w:tcW w:w="0" w:type="dxa"/>
            <w:noWrap/>
            <w:hideMark/>
          </w:tcPr>
          <w:p w14:paraId="0F25E6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Shoreline Type</w:t>
            </w:r>
          </w:p>
        </w:tc>
        <w:tc>
          <w:tcPr>
            <w:tcW w:w="0" w:type="dxa"/>
            <w:noWrap/>
            <w:hideMark/>
          </w:tcPr>
          <w:p w14:paraId="3BFA70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CA43D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799FE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4013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DF0E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B394D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05D3D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0E041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8C09C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310049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3D74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41B220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699DB6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269FC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6FE33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5E54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0DE9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7C322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41AC3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CCD12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098103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99EB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E6137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5B8625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44530B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DA69D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61AA7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A6BAA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DDA8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0088BA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185D50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D350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BB569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C880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5257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6DFC5E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05D45F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63AA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DA2F6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A4C3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F060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45AB23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517E6BF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A01144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67507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6271A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EEB7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520C8E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46D21B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581DEB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24AF3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0CD00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AF15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56DC40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5AB10D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53DF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DAE3A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A2BEA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95F2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3180A9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2FEF2A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426E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0A456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6C1B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77FD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F3B8D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AAFDD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7CA04E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C2BE1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CF42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66F4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8ABBE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FBDE2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2B6E11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E6A8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94BB6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336B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0A147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64E23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EB5C7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EBD55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6BFD4C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4E66BB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GBME_SHOULDER_ELEMENT</w:t>
            </w:r>
          </w:p>
        </w:tc>
      </w:tr>
      <w:tr w:rsidR="00126495" w:rsidRPr="005A188F" w14:paraId="2E4036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539D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AD120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3CCC1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1180E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2FDD0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2A232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8A90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0ED7F3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0DAB5D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2D1A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7695D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0D21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92AE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53DA5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8FAEF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C60FF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25EE1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9957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D968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4E93F6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1D73A0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77CF41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51F08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A79C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ABAC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7805ED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168219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0FF6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76430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CF627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26816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63E98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1A6CF8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17FB78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B1CB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93EC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005D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1A0420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2B5BF6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01FBE48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77B27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483B7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E73E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D5C88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51E9C6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725DE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E89EC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A5E8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1E80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F2FC0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5FA23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32EBF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493DD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DD10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562A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25066E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CONTRACT_NUMBER</w:t>
            </w:r>
          </w:p>
        </w:tc>
        <w:tc>
          <w:tcPr>
            <w:tcW w:w="0" w:type="dxa"/>
            <w:noWrap/>
            <w:hideMark/>
          </w:tcPr>
          <w:p w14:paraId="02B974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B20D1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CAD2E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FC7FE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D1ED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98501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CONTRACT_YEAR</w:t>
            </w:r>
          </w:p>
        </w:tc>
        <w:tc>
          <w:tcPr>
            <w:tcW w:w="0" w:type="dxa"/>
            <w:noWrap/>
            <w:hideMark/>
          </w:tcPr>
          <w:p w14:paraId="3EA344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992D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7834B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DEF2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C475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AE6FC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A6357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2771F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44B32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2A7E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03A0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DATE_ENTERED</w:t>
            </w:r>
          </w:p>
        </w:tc>
        <w:tc>
          <w:tcPr>
            <w:tcW w:w="0" w:type="dxa"/>
            <w:noWrap/>
            <w:hideMark/>
          </w:tcPr>
          <w:p w14:paraId="251F6E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DATE_ENTERED</w:t>
            </w:r>
          </w:p>
        </w:tc>
        <w:tc>
          <w:tcPr>
            <w:tcW w:w="0" w:type="dxa"/>
            <w:noWrap/>
            <w:hideMark/>
          </w:tcPr>
          <w:p w14:paraId="41DD5B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1173F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C9A15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35DC9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39DA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398ADE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1F812F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0D4D3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B5912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3CB7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5B5B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0FC69A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510FEA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B5D93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D5A60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9A19C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6408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PROJECT_MANAGER</w:t>
            </w:r>
          </w:p>
        </w:tc>
        <w:tc>
          <w:tcPr>
            <w:tcW w:w="0" w:type="dxa"/>
            <w:noWrap/>
            <w:hideMark/>
          </w:tcPr>
          <w:p w14:paraId="239C10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PROJECT_MANAGER</w:t>
            </w:r>
          </w:p>
        </w:tc>
        <w:tc>
          <w:tcPr>
            <w:tcW w:w="0" w:type="dxa"/>
            <w:noWrap/>
            <w:hideMark/>
          </w:tcPr>
          <w:p w14:paraId="3535CF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791A4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CF178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1052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DC8D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82EA6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0ABB0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59CFA2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23583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F145B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3FD8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F67BF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A2033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681D0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2F0C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37A9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0CAE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307F60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21ADA3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6BCB0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B57CB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4CDDA1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C71621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GBME_STRUCTURES_PUBLIC</w:t>
            </w:r>
          </w:p>
        </w:tc>
      </w:tr>
      <w:tr w:rsidR="00126495" w:rsidRPr="005A188F" w14:paraId="665196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346F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EB50E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2FB8B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710EB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34C4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003A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FA9D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437DF1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519ADE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5614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A551B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60F48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E37A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6DBF6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F7BE7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F7C81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67A49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7EE9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91D5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BC6F5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AD363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A67A4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FAD61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3291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DAB7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35CDFF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3ACF78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41B2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6DCB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4BEF773"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11098B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GBME_STRUCTURES_ROOF</w:t>
            </w:r>
          </w:p>
        </w:tc>
      </w:tr>
      <w:tr w:rsidR="00126495" w:rsidRPr="005A188F" w14:paraId="77DBE8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27CA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A86BA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D9CD6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4D31D7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21DAF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FFAE7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68FA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386381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5C7944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34ED7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2AE6F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B2E9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D605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4AB02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F96D8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01327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DFAC0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D8026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C72A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4B88A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36B03A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1BC3F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DCBCF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AA11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E142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FCC5E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E6498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44D87D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60EE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25D8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787C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E539E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8F8B5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576F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D4EFB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78078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FBEE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3ECC7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1DAC93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97A7C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50C43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9B737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C6AB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DA3A5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2A0AC9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AD5BE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F978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A2F4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AA4C5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74070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E228A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209DD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45504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3851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7AE9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0664A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F567B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CE0B2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28E2B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F6A31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8B63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BUILDINGNO</w:t>
            </w:r>
          </w:p>
        </w:tc>
        <w:tc>
          <w:tcPr>
            <w:tcW w:w="0" w:type="dxa"/>
            <w:noWrap/>
            <w:hideMark/>
          </w:tcPr>
          <w:p w14:paraId="7879EF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BUILDINGNO</w:t>
            </w:r>
          </w:p>
        </w:tc>
        <w:tc>
          <w:tcPr>
            <w:tcW w:w="0" w:type="dxa"/>
            <w:noWrap/>
            <w:hideMark/>
          </w:tcPr>
          <w:p w14:paraId="78E6F8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D01E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7E32CD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4CD0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DAD4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B1594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5EEC0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4A8C7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DFC62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39C5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D62A3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321E28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4A1393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0B022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D5E78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8972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518A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CAD_LAYNAME</w:t>
            </w:r>
          </w:p>
        </w:tc>
        <w:tc>
          <w:tcPr>
            <w:tcW w:w="0" w:type="dxa"/>
            <w:noWrap/>
            <w:hideMark/>
          </w:tcPr>
          <w:p w14:paraId="363992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CAD_LAYNAME</w:t>
            </w:r>
          </w:p>
        </w:tc>
        <w:tc>
          <w:tcPr>
            <w:tcW w:w="0" w:type="dxa"/>
            <w:noWrap/>
            <w:hideMark/>
          </w:tcPr>
          <w:p w14:paraId="59BBFC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E36F1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F2968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D6E04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E805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CAD_LAYDESC</w:t>
            </w:r>
          </w:p>
        </w:tc>
        <w:tc>
          <w:tcPr>
            <w:tcW w:w="0" w:type="dxa"/>
            <w:noWrap/>
            <w:hideMark/>
          </w:tcPr>
          <w:p w14:paraId="693192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CAD_LAYDESC</w:t>
            </w:r>
          </w:p>
        </w:tc>
        <w:tc>
          <w:tcPr>
            <w:tcW w:w="0" w:type="dxa"/>
            <w:noWrap/>
            <w:hideMark/>
          </w:tcPr>
          <w:p w14:paraId="2DC0E8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A7BD7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A1BC1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4D90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672A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DATE_ACQUIRED</w:t>
            </w:r>
          </w:p>
        </w:tc>
        <w:tc>
          <w:tcPr>
            <w:tcW w:w="0" w:type="dxa"/>
            <w:noWrap/>
            <w:hideMark/>
          </w:tcPr>
          <w:p w14:paraId="53E4FC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DATE_ACQUIRED</w:t>
            </w:r>
          </w:p>
        </w:tc>
        <w:tc>
          <w:tcPr>
            <w:tcW w:w="0" w:type="dxa"/>
            <w:noWrap/>
            <w:hideMark/>
          </w:tcPr>
          <w:p w14:paraId="12ABA0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D3320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D7ECB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E9FF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AE2C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3AE6C5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DATA_SOURCE</w:t>
            </w:r>
          </w:p>
        </w:tc>
        <w:tc>
          <w:tcPr>
            <w:tcW w:w="0" w:type="dxa"/>
            <w:noWrap/>
            <w:hideMark/>
          </w:tcPr>
          <w:p w14:paraId="423050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9B3AE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w:t>
            </w:r>
          </w:p>
        </w:tc>
        <w:tc>
          <w:tcPr>
            <w:tcW w:w="0" w:type="dxa"/>
            <w:noWrap/>
            <w:hideMark/>
          </w:tcPr>
          <w:p w14:paraId="28306D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2F5E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09CD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32535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56F2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25C9B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5B992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8A4B0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3737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486052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24D94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54688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DF36C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8045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6CF9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41BF9D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EFCC2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1B300F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3991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72491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0740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6F418F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411963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5FBA8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281B7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C7F15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6ACE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CAD_LAYCOLOR</w:t>
            </w:r>
          </w:p>
        </w:tc>
        <w:tc>
          <w:tcPr>
            <w:tcW w:w="0" w:type="dxa"/>
            <w:noWrap/>
            <w:hideMark/>
          </w:tcPr>
          <w:p w14:paraId="587262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CAD_LAYCOLOR</w:t>
            </w:r>
          </w:p>
        </w:tc>
        <w:tc>
          <w:tcPr>
            <w:tcW w:w="0" w:type="dxa"/>
            <w:noWrap/>
            <w:hideMark/>
          </w:tcPr>
          <w:p w14:paraId="372BC1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B269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B7822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F269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8227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32B15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6E02A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0DD21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E6731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736A2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B6B96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11F460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671A15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EC0850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BCD6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5CBB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BD2AE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GEOMETRY_Area</w:t>
            </w:r>
          </w:p>
        </w:tc>
        <w:tc>
          <w:tcPr>
            <w:tcW w:w="0" w:type="dxa"/>
            <w:noWrap/>
            <w:hideMark/>
          </w:tcPr>
          <w:p w14:paraId="732378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GEOMETRY_Area</w:t>
            </w:r>
          </w:p>
        </w:tc>
        <w:tc>
          <w:tcPr>
            <w:tcW w:w="0" w:type="dxa"/>
            <w:noWrap/>
            <w:hideMark/>
          </w:tcPr>
          <w:p w14:paraId="32C9CA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25E1B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5B9B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9A23D7E"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895106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GBME_TANK_SITE</w:t>
            </w:r>
          </w:p>
        </w:tc>
      </w:tr>
      <w:tr w:rsidR="00126495" w:rsidRPr="005A188F" w14:paraId="03D29A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1DE5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60BEA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22B672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621FE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12642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DA80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874E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7ED0F3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31257B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60865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B275A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FFB88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87C5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FB224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03546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CC64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A2F69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6F577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56466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TANKTYPE</w:t>
            </w:r>
          </w:p>
        </w:tc>
        <w:tc>
          <w:tcPr>
            <w:tcW w:w="0" w:type="dxa"/>
            <w:noWrap/>
            <w:hideMark/>
          </w:tcPr>
          <w:p w14:paraId="10D74B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Tank Type</w:t>
            </w:r>
          </w:p>
        </w:tc>
        <w:tc>
          <w:tcPr>
            <w:tcW w:w="0" w:type="dxa"/>
            <w:noWrap/>
            <w:hideMark/>
          </w:tcPr>
          <w:p w14:paraId="2E6D2B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1CB35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1199B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05C00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7C36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18312E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31E388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004C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3823A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003F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A595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TOPELEV</w:t>
            </w:r>
          </w:p>
        </w:tc>
        <w:tc>
          <w:tcPr>
            <w:tcW w:w="0" w:type="dxa"/>
            <w:noWrap/>
            <w:hideMark/>
          </w:tcPr>
          <w:p w14:paraId="0C73F3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Top Elevation</w:t>
            </w:r>
          </w:p>
        </w:tc>
        <w:tc>
          <w:tcPr>
            <w:tcW w:w="0" w:type="dxa"/>
            <w:noWrap/>
            <w:hideMark/>
          </w:tcPr>
          <w:p w14:paraId="576138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7C7B7B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E089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AD83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88DE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LIGHTCODE</w:t>
            </w:r>
          </w:p>
        </w:tc>
        <w:tc>
          <w:tcPr>
            <w:tcW w:w="0" w:type="dxa"/>
            <w:noWrap/>
            <w:hideMark/>
          </w:tcPr>
          <w:p w14:paraId="59CA3F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 Code</w:t>
            </w:r>
          </w:p>
        </w:tc>
        <w:tc>
          <w:tcPr>
            <w:tcW w:w="0" w:type="dxa"/>
            <w:noWrap/>
            <w:hideMark/>
          </w:tcPr>
          <w:p w14:paraId="3EEE84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6093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w:t>
            </w:r>
          </w:p>
        </w:tc>
        <w:tc>
          <w:tcPr>
            <w:tcW w:w="0" w:type="dxa"/>
            <w:noWrap/>
            <w:hideMark/>
          </w:tcPr>
          <w:p w14:paraId="16F74F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CodeBoolean</w:t>
            </w:r>
          </w:p>
        </w:tc>
      </w:tr>
      <w:tr w:rsidR="00126495" w:rsidRPr="005A188F" w14:paraId="39FE90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8B32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w:t>
            </w:r>
          </w:p>
        </w:tc>
        <w:tc>
          <w:tcPr>
            <w:tcW w:w="0" w:type="dxa"/>
            <w:noWrap/>
            <w:hideMark/>
          </w:tcPr>
          <w:p w14:paraId="2E277D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 Structure Material</w:t>
            </w:r>
          </w:p>
        </w:tc>
        <w:tc>
          <w:tcPr>
            <w:tcW w:w="0" w:type="dxa"/>
            <w:noWrap/>
            <w:hideMark/>
          </w:tcPr>
          <w:p w14:paraId="3C0621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2D72E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49E5A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CodeVerticalStructureMaterial</w:t>
            </w:r>
          </w:p>
        </w:tc>
      </w:tr>
      <w:tr w:rsidR="00126495" w:rsidRPr="005A188F" w14:paraId="6DBCB6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0AFC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LIGHTING</w:t>
            </w:r>
          </w:p>
        </w:tc>
        <w:tc>
          <w:tcPr>
            <w:tcW w:w="0" w:type="dxa"/>
            <w:noWrap/>
            <w:hideMark/>
          </w:tcPr>
          <w:p w14:paraId="1E789A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Lighting Type</w:t>
            </w:r>
          </w:p>
        </w:tc>
        <w:tc>
          <w:tcPr>
            <w:tcW w:w="0" w:type="dxa"/>
            <w:noWrap/>
            <w:hideMark/>
          </w:tcPr>
          <w:p w14:paraId="13D924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52F4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58300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CodeLightingConfigurationType</w:t>
            </w:r>
          </w:p>
        </w:tc>
      </w:tr>
      <w:tr w:rsidR="00126495" w:rsidRPr="005A188F" w14:paraId="492926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C254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MARKINGF</w:t>
            </w:r>
          </w:p>
        </w:tc>
        <w:tc>
          <w:tcPr>
            <w:tcW w:w="0" w:type="dxa"/>
            <w:noWrap/>
            <w:hideMark/>
          </w:tcPr>
          <w:p w14:paraId="69373B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Marking Feature Type</w:t>
            </w:r>
          </w:p>
        </w:tc>
        <w:tc>
          <w:tcPr>
            <w:tcW w:w="0" w:type="dxa"/>
            <w:noWrap/>
            <w:hideMark/>
          </w:tcPr>
          <w:p w14:paraId="06FA2D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B246C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17</w:t>
            </w:r>
          </w:p>
        </w:tc>
        <w:tc>
          <w:tcPr>
            <w:tcW w:w="0" w:type="dxa"/>
            <w:noWrap/>
            <w:hideMark/>
          </w:tcPr>
          <w:p w14:paraId="4052F2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CodeMarkingFeatureType</w:t>
            </w:r>
          </w:p>
        </w:tc>
      </w:tr>
      <w:tr w:rsidR="00126495" w:rsidRPr="005A188F" w14:paraId="2C74404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C1EC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0C8877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6A5B45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8162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0AB73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CodeColor</w:t>
            </w:r>
          </w:p>
        </w:tc>
      </w:tr>
      <w:tr w:rsidR="00126495" w:rsidRPr="005A188F" w14:paraId="2B868E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D280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0926B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C2BB0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1F50E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36F9A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7B9076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21C6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7ED6C5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105384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08724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21570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AE9E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318F1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84B54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D000D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19158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B5B2B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CC9A9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164A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3B3D43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385414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A3E59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06AACE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1FFC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535F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769510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4F9FFD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C2343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05A31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51C8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303AC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3A4CA5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297C20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F411B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35894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26E1C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8B876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67D596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080880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939C31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FE70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F3E09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AFBA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65975C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7AB9D7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68510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9E5E0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46DF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FB9C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2FAA1B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2BFE9E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1760A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5E481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B652E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07C9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41C648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6ECF15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8BA1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CBD42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75E66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9861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4E090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615C4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C1A1F0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12495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991C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1545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40BB2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FDC17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97699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E5C3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B6F1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F4D0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0EA01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2C5718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49AD8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9329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5FD7B30"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E56E0D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GBME_TAXIWAY_ELEMENT</w:t>
            </w:r>
          </w:p>
        </w:tc>
      </w:tr>
      <w:tr w:rsidR="00126495" w:rsidRPr="005A188F" w14:paraId="3D886E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6BD8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C67F2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AE152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134AD7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CEEBA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287A8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FD4E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1A64C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73DBAA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D36817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1211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A04A3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F16E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33570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41906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24039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3AA48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D269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4B94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449BCD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281A92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E612B9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0D18B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93C6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23FD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TAXIWAYID</w:t>
            </w:r>
          </w:p>
        </w:tc>
        <w:tc>
          <w:tcPr>
            <w:tcW w:w="0" w:type="dxa"/>
            <w:noWrap/>
            <w:hideMark/>
          </w:tcPr>
          <w:p w14:paraId="4FC89A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Taxiway ID</w:t>
            </w:r>
          </w:p>
        </w:tc>
        <w:tc>
          <w:tcPr>
            <w:tcW w:w="0" w:type="dxa"/>
            <w:noWrap/>
            <w:hideMark/>
          </w:tcPr>
          <w:p w14:paraId="5DD0EF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8D1B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771C4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9CA7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2CE4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TAXIWAYT</w:t>
            </w:r>
          </w:p>
        </w:tc>
        <w:tc>
          <w:tcPr>
            <w:tcW w:w="0" w:type="dxa"/>
            <w:noWrap/>
            <w:hideMark/>
          </w:tcPr>
          <w:p w14:paraId="173793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Taxiway Type</w:t>
            </w:r>
          </w:p>
        </w:tc>
        <w:tc>
          <w:tcPr>
            <w:tcW w:w="0" w:type="dxa"/>
            <w:noWrap/>
            <w:hideMark/>
          </w:tcPr>
          <w:p w14:paraId="4A3128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DE65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18</w:t>
            </w:r>
          </w:p>
        </w:tc>
        <w:tc>
          <w:tcPr>
            <w:tcW w:w="0" w:type="dxa"/>
            <w:noWrap/>
            <w:hideMark/>
          </w:tcPr>
          <w:p w14:paraId="20E1A5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CodeTaxiwayType</w:t>
            </w:r>
          </w:p>
        </w:tc>
      </w:tr>
      <w:tr w:rsidR="00126495" w:rsidRPr="005A188F" w14:paraId="7F2FC6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C902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SURFACEM</w:t>
            </w:r>
          </w:p>
        </w:tc>
        <w:tc>
          <w:tcPr>
            <w:tcW w:w="0" w:type="dxa"/>
            <w:noWrap/>
            <w:hideMark/>
          </w:tcPr>
          <w:p w14:paraId="217EBB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Material</w:t>
            </w:r>
          </w:p>
        </w:tc>
        <w:tc>
          <w:tcPr>
            <w:tcW w:w="0" w:type="dxa"/>
            <w:noWrap/>
            <w:hideMark/>
          </w:tcPr>
          <w:p w14:paraId="15F030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8C2BB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E75FB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CodeSurfaceMaterial</w:t>
            </w:r>
          </w:p>
        </w:tc>
      </w:tr>
      <w:tr w:rsidR="00126495" w:rsidRPr="005A188F" w14:paraId="05BEAFB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EB82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PAVEMENTCL</w:t>
            </w:r>
          </w:p>
        </w:tc>
        <w:tc>
          <w:tcPr>
            <w:tcW w:w="0" w:type="dxa"/>
            <w:noWrap/>
            <w:hideMark/>
          </w:tcPr>
          <w:p w14:paraId="73F7F1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Pavement Classification Number</w:t>
            </w:r>
          </w:p>
        </w:tc>
        <w:tc>
          <w:tcPr>
            <w:tcW w:w="0" w:type="dxa"/>
            <w:noWrap/>
            <w:hideMark/>
          </w:tcPr>
          <w:p w14:paraId="09ED55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E387D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3DF39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5475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66C4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SURFACEC</w:t>
            </w:r>
          </w:p>
        </w:tc>
        <w:tc>
          <w:tcPr>
            <w:tcW w:w="0" w:type="dxa"/>
            <w:noWrap/>
            <w:hideMark/>
          </w:tcPr>
          <w:p w14:paraId="2485EE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Condition</w:t>
            </w:r>
          </w:p>
        </w:tc>
        <w:tc>
          <w:tcPr>
            <w:tcW w:w="0" w:type="dxa"/>
            <w:noWrap/>
            <w:hideMark/>
          </w:tcPr>
          <w:p w14:paraId="411E82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832C7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54CE7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CodeSurfaceCondition</w:t>
            </w:r>
          </w:p>
        </w:tc>
      </w:tr>
      <w:tr w:rsidR="00126495" w:rsidRPr="005A188F" w14:paraId="5E6FD2A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19BD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w:t>
            </w:r>
          </w:p>
        </w:tc>
        <w:tc>
          <w:tcPr>
            <w:tcW w:w="0" w:type="dxa"/>
            <w:noWrap/>
            <w:hideMark/>
          </w:tcPr>
          <w:p w14:paraId="6F8B51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Directionality</w:t>
            </w:r>
          </w:p>
        </w:tc>
        <w:tc>
          <w:tcPr>
            <w:tcW w:w="0" w:type="dxa"/>
            <w:noWrap/>
            <w:hideMark/>
          </w:tcPr>
          <w:p w14:paraId="4EBBC6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BDE52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40BA9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CodeDirectionality</w:t>
            </w:r>
          </w:p>
        </w:tc>
      </w:tr>
      <w:tr w:rsidR="00126495" w:rsidRPr="005A188F" w14:paraId="373B83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F033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SEQUENCE</w:t>
            </w:r>
          </w:p>
        </w:tc>
        <w:tc>
          <w:tcPr>
            <w:tcW w:w="0" w:type="dxa"/>
            <w:noWrap/>
            <w:hideMark/>
          </w:tcPr>
          <w:p w14:paraId="53E21A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Sequence</w:t>
            </w:r>
          </w:p>
        </w:tc>
        <w:tc>
          <w:tcPr>
            <w:tcW w:w="0" w:type="dxa"/>
            <w:noWrap/>
            <w:hideMark/>
          </w:tcPr>
          <w:p w14:paraId="240EAA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9FE96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4ECA05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1A31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3CBF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SURFACET</w:t>
            </w:r>
          </w:p>
        </w:tc>
        <w:tc>
          <w:tcPr>
            <w:tcW w:w="0" w:type="dxa"/>
            <w:noWrap/>
            <w:hideMark/>
          </w:tcPr>
          <w:p w14:paraId="1278F1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Surface Type</w:t>
            </w:r>
          </w:p>
        </w:tc>
        <w:tc>
          <w:tcPr>
            <w:tcW w:w="0" w:type="dxa"/>
            <w:noWrap/>
            <w:hideMark/>
          </w:tcPr>
          <w:p w14:paraId="44CF7E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2A8A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61B58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CodeSurfaceType</w:t>
            </w:r>
          </w:p>
        </w:tc>
      </w:tr>
      <w:tr w:rsidR="00126495" w:rsidRPr="005A188F" w14:paraId="2B6162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E6A7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DESIGNGR</w:t>
            </w:r>
          </w:p>
        </w:tc>
        <w:tc>
          <w:tcPr>
            <w:tcW w:w="0" w:type="dxa"/>
            <w:noWrap/>
            <w:hideMark/>
          </w:tcPr>
          <w:p w14:paraId="08C1D8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Design Group</w:t>
            </w:r>
          </w:p>
        </w:tc>
        <w:tc>
          <w:tcPr>
            <w:tcW w:w="0" w:type="dxa"/>
            <w:noWrap/>
            <w:hideMark/>
          </w:tcPr>
          <w:p w14:paraId="0F9672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AA0BD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B95C2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CodeDesignGroup</w:t>
            </w:r>
          </w:p>
        </w:tc>
      </w:tr>
      <w:tr w:rsidR="00126495" w:rsidRPr="005A188F" w14:paraId="62F3B52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0CB2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4C1F89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Length</w:t>
            </w:r>
          </w:p>
        </w:tc>
        <w:tc>
          <w:tcPr>
            <w:tcW w:w="0" w:type="dxa"/>
            <w:noWrap/>
            <w:hideMark/>
          </w:tcPr>
          <w:p w14:paraId="70F623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DCF62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7FBD3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9C02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78E92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4B94D3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Width</w:t>
            </w:r>
          </w:p>
        </w:tc>
        <w:tc>
          <w:tcPr>
            <w:tcW w:w="0" w:type="dxa"/>
            <w:noWrap/>
            <w:hideMark/>
          </w:tcPr>
          <w:p w14:paraId="277D3C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A8B95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F50A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E1D8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05C7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MAXSPEED</w:t>
            </w:r>
          </w:p>
        </w:tc>
        <w:tc>
          <w:tcPr>
            <w:tcW w:w="0" w:type="dxa"/>
            <w:noWrap/>
            <w:hideMark/>
          </w:tcPr>
          <w:p w14:paraId="72B958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Maximum Speed</w:t>
            </w:r>
          </w:p>
        </w:tc>
        <w:tc>
          <w:tcPr>
            <w:tcW w:w="0" w:type="dxa"/>
            <w:noWrap/>
            <w:hideMark/>
          </w:tcPr>
          <w:p w14:paraId="4B76FC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EC36B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0AF1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FE4A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3155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WINGSPAN</w:t>
            </w:r>
          </w:p>
        </w:tc>
        <w:tc>
          <w:tcPr>
            <w:tcW w:w="0" w:type="dxa"/>
            <w:noWrap/>
            <w:hideMark/>
          </w:tcPr>
          <w:p w14:paraId="769AC8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Wingspan</w:t>
            </w:r>
          </w:p>
        </w:tc>
        <w:tc>
          <w:tcPr>
            <w:tcW w:w="0" w:type="dxa"/>
            <w:noWrap/>
            <w:hideMark/>
          </w:tcPr>
          <w:p w14:paraId="2B089C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47700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6411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C87AA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8AAA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5C900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B346E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92CE4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C0068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6B9FCD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16B3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660397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32D4F2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E55268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B396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2DB1F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A2A1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3627AB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2AE23A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F5AD6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30AEC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E9DAE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10A5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A989B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B85AA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E4D7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31DA2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2C535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7F3D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0C5E04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0DDC35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FDEF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FC9C2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27E4F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85A2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5EC41B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2470DB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A5376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54B34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762D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8697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307906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2DEC1F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67B04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8740F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3F77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BB60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5E7CD3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75BAEB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EF123C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3F60C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B63E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C6AB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62AA50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3ACE07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FF880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211A3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E566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8487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3A4864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064FEA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EA15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93D6F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235D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AA51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40215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F050F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01DEF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77A2D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D311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B5BE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F4CC8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FC599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A94DB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BC7B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919C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5A69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B81AD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8F666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FCBBBF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F733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DD0EC08"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26A69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GBME_TAXIWAY_HOLDING_POSITION</w:t>
            </w:r>
          </w:p>
        </w:tc>
      </w:tr>
      <w:tr w:rsidR="00126495" w:rsidRPr="005A188F" w14:paraId="3B23BAC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FBC3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F7C62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1E091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F4B30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289CA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FB127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C0477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3F8299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 Unique Id</w:t>
            </w:r>
          </w:p>
        </w:tc>
        <w:tc>
          <w:tcPr>
            <w:tcW w:w="0" w:type="dxa"/>
            <w:noWrap/>
            <w:hideMark/>
          </w:tcPr>
          <w:p w14:paraId="1051BF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B2CA6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B0633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5B09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00BD3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0568D5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1C34D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730EA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5052B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1073F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8D4B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2C94F6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69BA2B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3642F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AB468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43AFE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3E536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RWYDESG</w:t>
            </w:r>
          </w:p>
        </w:tc>
        <w:tc>
          <w:tcPr>
            <w:tcW w:w="0" w:type="dxa"/>
            <w:noWrap/>
            <w:hideMark/>
          </w:tcPr>
          <w:p w14:paraId="721178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Runway Designator</w:t>
            </w:r>
          </w:p>
        </w:tc>
        <w:tc>
          <w:tcPr>
            <w:tcW w:w="0" w:type="dxa"/>
            <w:noWrap/>
            <w:hideMark/>
          </w:tcPr>
          <w:p w14:paraId="235B90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C079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7</w:t>
            </w:r>
          </w:p>
        </w:tc>
        <w:tc>
          <w:tcPr>
            <w:tcW w:w="0" w:type="dxa"/>
            <w:noWrap/>
            <w:hideMark/>
          </w:tcPr>
          <w:p w14:paraId="151106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B6FC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C009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TAXIDESGN</w:t>
            </w:r>
          </w:p>
        </w:tc>
        <w:tc>
          <w:tcPr>
            <w:tcW w:w="0" w:type="dxa"/>
            <w:noWrap/>
            <w:hideMark/>
          </w:tcPr>
          <w:p w14:paraId="164427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Taxiway Designator</w:t>
            </w:r>
          </w:p>
        </w:tc>
        <w:tc>
          <w:tcPr>
            <w:tcW w:w="0" w:type="dxa"/>
            <w:noWrap/>
            <w:hideMark/>
          </w:tcPr>
          <w:p w14:paraId="4FB8D8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5AEEC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88635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A1D0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0DFE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LOWVISCAT</w:t>
            </w:r>
          </w:p>
        </w:tc>
        <w:tc>
          <w:tcPr>
            <w:tcW w:w="0" w:type="dxa"/>
            <w:noWrap/>
            <w:hideMark/>
          </w:tcPr>
          <w:p w14:paraId="65F061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Low Visibility Category</w:t>
            </w:r>
          </w:p>
        </w:tc>
        <w:tc>
          <w:tcPr>
            <w:tcW w:w="0" w:type="dxa"/>
            <w:noWrap/>
            <w:hideMark/>
          </w:tcPr>
          <w:p w14:paraId="51D97B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58AF4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849A0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FD72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B8CE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41C4F4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BDC2C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B242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99F9A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CodeStatus</w:t>
            </w:r>
          </w:p>
        </w:tc>
      </w:tr>
      <w:tr w:rsidR="00126495" w:rsidRPr="005A188F" w14:paraId="5CD2C0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1223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5AE143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Alternative</w:t>
            </w:r>
          </w:p>
        </w:tc>
        <w:tc>
          <w:tcPr>
            <w:tcW w:w="0" w:type="dxa"/>
            <w:noWrap/>
            <w:hideMark/>
          </w:tcPr>
          <w:p w14:paraId="0EF888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8F402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59D40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DAE6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22E3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16E25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997B7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C65C7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7A7BB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5C75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CE90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0F92C1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 Flag</w:t>
            </w:r>
          </w:p>
        </w:tc>
        <w:tc>
          <w:tcPr>
            <w:tcW w:w="0" w:type="dxa"/>
            <w:noWrap/>
            <w:hideMark/>
          </w:tcPr>
          <w:p w14:paraId="0C20CE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9D115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1AF2C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A1D9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2193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CADDLAYERNAME</w:t>
            </w:r>
          </w:p>
        </w:tc>
        <w:tc>
          <w:tcPr>
            <w:tcW w:w="0" w:type="dxa"/>
            <w:noWrap/>
            <w:hideMark/>
          </w:tcPr>
          <w:p w14:paraId="59319E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Name</w:t>
            </w:r>
          </w:p>
        </w:tc>
        <w:tc>
          <w:tcPr>
            <w:tcW w:w="0" w:type="dxa"/>
            <w:noWrap/>
            <w:hideMark/>
          </w:tcPr>
          <w:p w14:paraId="5F888D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ABECC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2A6BC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558D8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3203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CADDLAYERDESC</w:t>
            </w:r>
          </w:p>
        </w:tc>
        <w:tc>
          <w:tcPr>
            <w:tcW w:w="0" w:type="dxa"/>
            <w:noWrap/>
            <w:hideMark/>
          </w:tcPr>
          <w:p w14:paraId="3EC604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Description</w:t>
            </w:r>
          </w:p>
        </w:tc>
        <w:tc>
          <w:tcPr>
            <w:tcW w:w="0" w:type="dxa"/>
            <w:noWrap/>
            <w:hideMark/>
          </w:tcPr>
          <w:p w14:paraId="4DA404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3CC47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E48C2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24BB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2263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3479D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 Layer Color</w:t>
            </w:r>
          </w:p>
        </w:tc>
        <w:tc>
          <w:tcPr>
            <w:tcW w:w="0" w:type="dxa"/>
            <w:noWrap/>
            <w:hideMark/>
          </w:tcPr>
          <w:p w14:paraId="0D7975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7A3662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292C1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041D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2D1F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DATEDATAACQUIRED</w:t>
            </w:r>
          </w:p>
        </w:tc>
        <w:tc>
          <w:tcPr>
            <w:tcW w:w="0" w:type="dxa"/>
            <w:noWrap/>
            <w:hideMark/>
          </w:tcPr>
          <w:p w14:paraId="552660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 Data Acquired</w:t>
            </w:r>
          </w:p>
        </w:tc>
        <w:tc>
          <w:tcPr>
            <w:tcW w:w="0" w:type="dxa"/>
            <w:noWrap/>
            <w:hideMark/>
          </w:tcPr>
          <w:p w14:paraId="3C5EA6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61E8B4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CD2CC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77045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E82C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5BFDBD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 Source</w:t>
            </w:r>
          </w:p>
        </w:tc>
        <w:tc>
          <w:tcPr>
            <w:tcW w:w="0" w:type="dxa"/>
            <w:noWrap/>
            <w:hideMark/>
          </w:tcPr>
          <w:p w14:paraId="3068FC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B4760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4212A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FE964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EEF2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68D036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16D6F1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FB43B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862A9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568E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D6F1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0FB12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B107D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A8E5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47AAD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08D0D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9E16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LYRCOLOR</w:t>
            </w:r>
          </w:p>
        </w:tc>
        <w:tc>
          <w:tcPr>
            <w:tcW w:w="0" w:type="dxa"/>
            <w:noWrap/>
            <w:hideMark/>
          </w:tcPr>
          <w:p w14:paraId="2BCF80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LYRCOLOR</w:t>
            </w:r>
          </w:p>
        </w:tc>
        <w:tc>
          <w:tcPr>
            <w:tcW w:w="0" w:type="dxa"/>
            <w:noWrap/>
            <w:hideMark/>
          </w:tcPr>
          <w:p w14:paraId="528E436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6BD4A1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6D150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1D0C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4028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060E4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01E26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FC656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6FA51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35F7A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87C1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01C7C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FF193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1C0D10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D1FEF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ED2787F"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A6A65D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GBME_VSR_AARF_RESTRICTED</w:t>
            </w:r>
          </w:p>
        </w:tc>
      </w:tr>
      <w:tr w:rsidR="00126495" w:rsidRPr="005A188F" w14:paraId="4C1DB1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6576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E7583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D5435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29A436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31949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8D93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3E44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1C4B6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293A3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4E2670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C97AB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D2525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5A55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679BB5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B8C09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65F5EA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3BED3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3EF3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AD04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5A023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B6E37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4FC69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582E2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A160D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1B90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4F8861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3E0502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47157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F0FDD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248E3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0C2B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5DE379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7ABB37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5A2B9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4D471C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3AFC1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718F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C8CBE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1E64DD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EA4C26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1C373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5F51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E5B23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55F269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4FC27F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3A4ADC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FAB65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30DC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CF36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476DF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F68D0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0EA0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31F27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D22EF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907A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0FB489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1BFA84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A9AA4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BF5B2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9DE2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6186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4D79D6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561573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04CF6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3967F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39E0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09C6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5D1945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2D99A1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9C9F5A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3E2A0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6C72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5884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21EA3C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321376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FB7976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138FD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7D70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6687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0960FD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68EAB6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F72B3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E5D33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037C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5521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1FE0F1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138B20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73B6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13D41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CB76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D9FF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3C3384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1F6C3E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AEA2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494A0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4CDF6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91877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560625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QA_ID</w:t>
            </w:r>
          </w:p>
        </w:tc>
        <w:tc>
          <w:tcPr>
            <w:tcW w:w="0" w:type="dxa"/>
            <w:noWrap/>
            <w:hideMark/>
          </w:tcPr>
          <w:p w14:paraId="44DEB6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08859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4FA4C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2976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23B2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D76A1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B28B1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3415C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D8C44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719E5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C1EC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8A474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80C36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A6077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7910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5689CCF"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3D5A00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GBME_VSR_VEHICLE_SERVICE_ROAD</w:t>
            </w:r>
          </w:p>
        </w:tc>
      </w:tr>
      <w:tr w:rsidR="00126495" w:rsidRPr="005A188F" w14:paraId="53F8AE2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5485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A9219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1F77D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EA293C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E0C96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3C08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3F30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13FAE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32638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C590D6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6315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24BB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17F6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w:t>
            </w:r>
          </w:p>
        </w:tc>
        <w:tc>
          <w:tcPr>
            <w:tcW w:w="0" w:type="dxa"/>
            <w:noWrap/>
            <w:hideMark/>
          </w:tcPr>
          <w:p w14:paraId="635295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w:t>
            </w:r>
          </w:p>
        </w:tc>
        <w:tc>
          <w:tcPr>
            <w:tcW w:w="0" w:type="dxa"/>
            <w:noWrap/>
            <w:hideMark/>
          </w:tcPr>
          <w:p w14:paraId="724D12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C544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7D4A7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3C2E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3ECF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49BFA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EE3FE1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97C34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282B25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C9DB7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15B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7ABD2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5AC35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7A944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980A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7AE3A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F492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5A472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70C459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7A6119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8FEAE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18F92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7CAA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F9B59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5B6E3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3860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1EDD5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784D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1ABE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E049E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230CE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562E3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DB9AE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F36295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3F49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4FF5A9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E68D0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612FF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1DD3B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22B9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DCBF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EA99E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3C3955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8D076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3612D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585CC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256B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BA37E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A2AF9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DAAF11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1EFCB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4F75B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EB79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0B9B94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6A8C1B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FE66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9B301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88DEF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647C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w:t>
            </w:r>
          </w:p>
        </w:tc>
        <w:tc>
          <w:tcPr>
            <w:tcW w:w="0" w:type="dxa"/>
            <w:noWrap/>
            <w:hideMark/>
          </w:tcPr>
          <w:p w14:paraId="4C004E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CONTRACT_N</w:t>
            </w:r>
          </w:p>
        </w:tc>
        <w:tc>
          <w:tcPr>
            <w:tcW w:w="0" w:type="dxa"/>
            <w:noWrap/>
            <w:hideMark/>
          </w:tcPr>
          <w:p w14:paraId="42C284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56C9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B8BBA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6E756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DED4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w:t>
            </w:r>
          </w:p>
        </w:tc>
        <w:tc>
          <w:tcPr>
            <w:tcW w:w="0" w:type="dxa"/>
            <w:noWrap/>
            <w:hideMark/>
          </w:tcPr>
          <w:p w14:paraId="62821E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CONTRACT_Y</w:t>
            </w:r>
          </w:p>
        </w:tc>
        <w:tc>
          <w:tcPr>
            <w:tcW w:w="0" w:type="dxa"/>
            <w:noWrap/>
            <w:hideMark/>
          </w:tcPr>
          <w:p w14:paraId="34D620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B347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9D787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1896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9AE7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w:t>
            </w:r>
          </w:p>
        </w:tc>
        <w:tc>
          <w:tcPr>
            <w:tcW w:w="0" w:type="dxa"/>
            <w:noWrap/>
            <w:hideMark/>
          </w:tcPr>
          <w:p w14:paraId="35BD84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DATA_SOURC</w:t>
            </w:r>
          </w:p>
        </w:tc>
        <w:tc>
          <w:tcPr>
            <w:tcW w:w="0" w:type="dxa"/>
            <w:noWrap/>
            <w:hideMark/>
          </w:tcPr>
          <w:p w14:paraId="429937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E952C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418EB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62BF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616B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PROJECT_MA</w:t>
            </w:r>
          </w:p>
        </w:tc>
        <w:tc>
          <w:tcPr>
            <w:tcW w:w="0" w:type="dxa"/>
            <w:noWrap/>
            <w:hideMark/>
          </w:tcPr>
          <w:p w14:paraId="696673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PROJECT_MA</w:t>
            </w:r>
          </w:p>
        </w:tc>
        <w:tc>
          <w:tcPr>
            <w:tcW w:w="0" w:type="dxa"/>
            <w:noWrap/>
            <w:hideMark/>
          </w:tcPr>
          <w:p w14:paraId="1A7393E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FE92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73ED4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90500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4ECB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DATE_ENTER</w:t>
            </w:r>
          </w:p>
        </w:tc>
        <w:tc>
          <w:tcPr>
            <w:tcW w:w="0" w:type="dxa"/>
            <w:noWrap/>
            <w:hideMark/>
          </w:tcPr>
          <w:p w14:paraId="44D6F1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DATE_ENTER</w:t>
            </w:r>
          </w:p>
        </w:tc>
        <w:tc>
          <w:tcPr>
            <w:tcW w:w="0" w:type="dxa"/>
            <w:noWrap/>
            <w:hideMark/>
          </w:tcPr>
          <w:p w14:paraId="04EFDA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09BDB4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637C5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DFA1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5B18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24B865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DRAWING_ID</w:t>
            </w:r>
          </w:p>
        </w:tc>
        <w:tc>
          <w:tcPr>
            <w:tcW w:w="0" w:type="dxa"/>
            <w:noWrap/>
            <w:hideMark/>
          </w:tcPr>
          <w:p w14:paraId="510A7C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5B96C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6B376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4EB1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487D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72FC98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F8338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2CAA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495E3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52DF6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F9DF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AF43B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6AB1C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D79150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28C6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3A1F1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507A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4823B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32A80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087BB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23E33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3257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C6B9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1C173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58961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261F4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FC4D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F03F1DC"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A4F4B2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GBMI_II_AIRTRAIN_SPACES</w:t>
            </w:r>
          </w:p>
        </w:tc>
      </w:tr>
      <w:tr w:rsidR="00126495" w:rsidRPr="005A188F" w14:paraId="7416F1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6270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3C7232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0413377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043A00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D5F17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C0BB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41A2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41189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FE3E3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4AD69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BB152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4D5EC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D70A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3CC6F8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383CDF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6669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7DDF94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FFDE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39E2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BA098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B0B54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B1514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986E4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6CEF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0D4E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36821B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3874E8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81974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38676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E8A2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30B6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75E821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655F20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5BFD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D0A1C3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9B46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A078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012A36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4B8189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376AC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AD201C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DF354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F224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747C6A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641A2F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BA6237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FABD3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F4FB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0B4D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57A002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3080FF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D681F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34541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8D6D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629C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115CE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C8E34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751E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361F36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C88C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B7BF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56433B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6C4044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89BF7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27244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DA96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C8CF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ED197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9BE03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9885DD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F8509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17A83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CC78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03101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311E8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1191D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B8414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1DF4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9E51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2F9EFD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17C8D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23DE5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B8DDB2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E71E87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43C756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GBMI_II_CENTRAL_GARAGE_SPACES</w:t>
            </w:r>
          </w:p>
        </w:tc>
      </w:tr>
      <w:tr w:rsidR="00126495" w:rsidRPr="005A188F" w14:paraId="7F19B6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F0A9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25A82B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3F8785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D17B22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11A0A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0E72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8379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6C8AB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B6D6E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047095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03F3C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FA40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385F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BA2D1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6058B2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B420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A49DE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000D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7CF7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23E64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EA472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B84E1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3A98B2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D191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2508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77BF8C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0A74DF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0AC20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665E3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BD8D6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B687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046AA3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0A122D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5AD01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4EEC3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11B37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E5C3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1980D9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7F1D31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DFCC2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ACC5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BF037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1E80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7242BE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0583FC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37AD3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A1F31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43AB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F4C5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C3FD3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7A6CE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41B7B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253200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2C6B7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1EBE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3778C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C5EA5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11F23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986CB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5276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2374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3D4B25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Location</w:t>
            </w:r>
          </w:p>
        </w:tc>
        <w:tc>
          <w:tcPr>
            <w:tcW w:w="0" w:type="dxa"/>
            <w:noWrap/>
            <w:hideMark/>
          </w:tcPr>
          <w:p w14:paraId="06EBD1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D8FD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2911E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580C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8DEBA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1955C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w:t>
            </w:r>
          </w:p>
        </w:tc>
        <w:tc>
          <w:tcPr>
            <w:tcW w:w="0" w:type="dxa"/>
            <w:noWrap/>
            <w:hideMark/>
          </w:tcPr>
          <w:p w14:paraId="6A0F37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D0E7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D3B63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62F68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E4D7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7C3208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267325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82515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77F7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28F43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99B2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75FD2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20FC1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1923A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1E71B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5A16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2D33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10D44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51C2C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4DC34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EDCCA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C57A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1125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AE6A2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D06DE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B910A9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5025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9F0C39C"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2008B6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GBMI_II_TERMINAL_ITB_L3_SPACES</w:t>
            </w:r>
          </w:p>
        </w:tc>
      </w:tr>
      <w:tr w:rsidR="00126495" w:rsidRPr="005A188F" w14:paraId="0A4FAD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8D25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55EADD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2E3F48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CC631B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A6D9D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FD76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B117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DE2BE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EB1C7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53C85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DB59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E351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B7E7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1A45E6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06AFE8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63F7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71530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8F7D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C139D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0D46E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08CFD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D66E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C604D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D5EAD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C881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230B68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07AD1B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709B8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AEB2A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2BB28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A00B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25F1D0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48E32E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700E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3BD8ED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0A50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6D99D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1EB2FB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5375EA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DBEF6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034F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6341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CF6F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02F5BF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28B2BE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C33556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860CB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C0EED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DD5B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3D14E2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654748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BA11E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F4E3E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E165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97CA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D484D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9CC80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6917F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0BCA3F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68F4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06B8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5EE0DC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738141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BA116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D3B8B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2F4A0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8767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76AAE9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15CDD8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4FB6F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CFDD0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C4CF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383B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55702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5FDDF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784C4B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B7C7C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0B668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65AE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5D56D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7E6B2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86CFC2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81274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3F74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692C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2CE498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58C7F9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ACE849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C0EC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75944E0"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877648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GBMI_II_TERMINAL_L1_SPACES</w:t>
            </w:r>
          </w:p>
        </w:tc>
      </w:tr>
      <w:tr w:rsidR="00126495" w:rsidRPr="005A188F" w14:paraId="3C78EEB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B3FC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1DD0F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89C15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6E730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E4732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DDD8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6A7C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OID_</w:t>
            </w:r>
          </w:p>
        </w:tc>
        <w:tc>
          <w:tcPr>
            <w:tcW w:w="0" w:type="dxa"/>
            <w:noWrap/>
            <w:hideMark/>
          </w:tcPr>
          <w:p w14:paraId="3E3655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OID_</w:t>
            </w:r>
          </w:p>
        </w:tc>
        <w:tc>
          <w:tcPr>
            <w:tcW w:w="0" w:type="dxa"/>
            <w:noWrap/>
            <w:hideMark/>
          </w:tcPr>
          <w:p w14:paraId="458088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EFE0C7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33045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CE1F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CF68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9E9D5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AB1E8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2F4B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0F5E68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EAD7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8F8D2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F267E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2E177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EC115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0539E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A419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501E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AB93C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F5B07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39D83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0287F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543C9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79AF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6D3C8D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71473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6954D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8C1F1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2DCC40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1A5709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GBMI_II_TERMINAL_L2_SPACES</w:t>
            </w:r>
          </w:p>
        </w:tc>
      </w:tr>
      <w:tr w:rsidR="00126495" w:rsidRPr="005A188F" w14:paraId="3E919A4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59B1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DFEAE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2E7435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B23F29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D1E4D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01A77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D936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20C54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E0A96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74B73E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4AA65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F27D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835C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748617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575003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3AA39B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4745B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46D3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D0C9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FBD34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89462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826C4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97FEA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3AFDA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318B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52CDEA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40A285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5DD180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F05D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3CC3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209D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793B58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74B4E4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A20E8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161420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9EEC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15A4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C66A6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491B83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9A9A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3043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0812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DA23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7D966D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0EECD0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E0F9B9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7D03E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6AB6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CCDC3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7129B4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67F8B0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91FD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5DA7C6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A3501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EB9D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A088D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539BD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28AFB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7AEA11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03F0F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432A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6FC78B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553517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0D3B9F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591BC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B3D4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3F0E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5319C4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1E8390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856CD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048D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C9ED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F52D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APPRX_AREA</w:t>
            </w:r>
          </w:p>
        </w:tc>
        <w:tc>
          <w:tcPr>
            <w:tcW w:w="0" w:type="dxa"/>
            <w:noWrap/>
            <w:hideMark/>
          </w:tcPr>
          <w:p w14:paraId="2BE535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APPRX_AREA</w:t>
            </w:r>
          </w:p>
        </w:tc>
        <w:tc>
          <w:tcPr>
            <w:tcW w:w="0" w:type="dxa"/>
            <w:noWrap/>
            <w:hideMark/>
          </w:tcPr>
          <w:p w14:paraId="133269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0746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246F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7DE9F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983EE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4EB113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7A52A0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F3A5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422A7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FD1A5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84D1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76F1D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CDE8D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0E3E3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1A787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495C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E83E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2C46E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4DEB6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F0011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09904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14CB9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5D00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0E0FF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12A7A2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008E2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599E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10DF7F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1D2DA5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GBMI_II_TERMINAL_L3_SPACES</w:t>
            </w:r>
          </w:p>
        </w:tc>
      </w:tr>
      <w:tr w:rsidR="00126495" w:rsidRPr="005A188F" w14:paraId="3C013A2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EEB4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639BB0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w:t>
            </w:r>
          </w:p>
        </w:tc>
        <w:tc>
          <w:tcPr>
            <w:tcW w:w="0" w:type="dxa"/>
            <w:noWrap/>
            <w:hideMark/>
          </w:tcPr>
          <w:p w14:paraId="66E08A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F315F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422F4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2353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21C5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88FD6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130B1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41337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36BD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28D44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585E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4E23C5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w:t>
            </w:r>
          </w:p>
        </w:tc>
        <w:tc>
          <w:tcPr>
            <w:tcW w:w="0" w:type="dxa"/>
            <w:noWrap/>
            <w:hideMark/>
          </w:tcPr>
          <w:p w14:paraId="4D68A8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10A00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6FD8F4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DA76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6472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6838F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0376D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966D4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8EB02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D7FC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FE74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11C9A1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7F44D3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E687F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9F743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0C066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F2D9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3C8F5E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631E45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6A05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4D5363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FBAB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5E49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6F3B5F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53C802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B0C54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0EE1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A173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DF2F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2632F5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0C06CA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B85323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E588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A92C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EA1C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075711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3244CD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9DE26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080479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F50BC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2F62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53D5BB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99839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D6AD1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19BB56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4B2D0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D100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66194E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73F7D3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6A06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F8375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DE2F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0AA9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0010A7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19EA9D2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89C9E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B8491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674C8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D005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475C9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5C530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8D916B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B4A24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3D20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EF54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F7AFF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CB733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4664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69D22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D959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03AF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59612F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05A68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750E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0B8EF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CE7C3F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A5012A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GBMI_L1_FP</w:t>
            </w:r>
          </w:p>
        </w:tc>
      </w:tr>
      <w:tr w:rsidR="00126495" w:rsidRPr="005A188F" w14:paraId="2A0F92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54CE6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A7EA4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7666D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F7F7A8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88D26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0F6A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866C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ARCGIS_HS_BLDG_LV1_V2_ENTITY</w:t>
            </w:r>
          </w:p>
        </w:tc>
        <w:tc>
          <w:tcPr>
            <w:tcW w:w="0" w:type="dxa"/>
            <w:noWrap/>
            <w:hideMark/>
          </w:tcPr>
          <w:p w14:paraId="69F458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ARCGIS.HS_Bldg_Lv1_v2.ENTITY</w:t>
            </w:r>
          </w:p>
        </w:tc>
        <w:tc>
          <w:tcPr>
            <w:tcW w:w="0" w:type="dxa"/>
            <w:noWrap/>
            <w:hideMark/>
          </w:tcPr>
          <w:p w14:paraId="5DFAB4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F9A88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5C405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08AE8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7A56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E6054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0A8F3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9653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E141F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1EE7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1BC8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69F932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1803D3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65E06C4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DA7E5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69B2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B0AF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664867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LINETYPE</w:t>
            </w:r>
          </w:p>
        </w:tc>
        <w:tc>
          <w:tcPr>
            <w:tcW w:w="0" w:type="dxa"/>
            <w:noWrap/>
            <w:hideMark/>
          </w:tcPr>
          <w:p w14:paraId="02B01D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794AA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D324A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A5F8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FCB4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BA705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117A75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20639C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E253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C1BF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3ED4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335ED7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LINEWT</w:t>
            </w:r>
          </w:p>
        </w:tc>
        <w:tc>
          <w:tcPr>
            <w:tcW w:w="0" w:type="dxa"/>
            <w:noWrap/>
            <w:hideMark/>
          </w:tcPr>
          <w:p w14:paraId="587988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498764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A1B48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A795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D845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5F042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D456E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B0A2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26617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1B40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1A66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ARCGIS_HS_BLDG_LV1_ENTITY</w:t>
            </w:r>
          </w:p>
        </w:tc>
        <w:tc>
          <w:tcPr>
            <w:tcW w:w="0" w:type="dxa"/>
            <w:noWrap/>
            <w:hideMark/>
          </w:tcPr>
          <w:p w14:paraId="70EB97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ARCGIS_HS_BLDG_LV1_ENTITY</w:t>
            </w:r>
          </w:p>
        </w:tc>
        <w:tc>
          <w:tcPr>
            <w:tcW w:w="0" w:type="dxa"/>
            <w:noWrap/>
            <w:hideMark/>
          </w:tcPr>
          <w:p w14:paraId="19161D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6791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2036EC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C883D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9640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353553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59C2F0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97247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F5DBA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B57C4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7774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ENTITY_1</w:t>
            </w:r>
          </w:p>
        </w:tc>
        <w:tc>
          <w:tcPr>
            <w:tcW w:w="0" w:type="dxa"/>
            <w:noWrap/>
            <w:hideMark/>
          </w:tcPr>
          <w:p w14:paraId="4DACDE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ENTITY_1</w:t>
            </w:r>
          </w:p>
        </w:tc>
        <w:tc>
          <w:tcPr>
            <w:tcW w:w="0" w:type="dxa"/>
            <w:noWrap/>
            <w:hideMark/>
          </w:tcPr>
          <w:p w14:paraId="7BF33A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16EE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33B653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3ACC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6D74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F1B42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3C271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5966C5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6C755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A26FE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B167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AE266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A7C9D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9B6E4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746D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AD4BF3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3ACE4D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GBMI_L2_FP</w:t>
            </w:r>
          </w:p>
        </w:tc>
      </w:tr>
      <w:tr w:rsidR="00126495" w:rsidRPr="005A188F" w14:paraId="2B23DC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B94F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62D4C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2E855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61F215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34F7A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4C693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DA9D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2CFBF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6EB9E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2D97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808D1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57408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6CFE4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0362E1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COLOR</w:t>
            </w:r>
          </w:p>
        </w:tc>
        <w:tc>
          <w:tcPr>
            <w:tcW w:w="0" w:type="dxa"/>
            <w:noWrap/>
            <w:hideMark/>
          </w:tcPr>
          <w:p w14:paraId="0382F5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51FFE2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09CFB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902E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53D7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A89F1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090FB6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E5026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E99C1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10FD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62F3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01EDB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AE5F6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33B87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DC8FF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8237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DBDA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66D3B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78820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C52FB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752E6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481DA51"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687D84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GBMI_L3_FP</w:t>
            </w:r>
          </w:p>
        </w:tc>
      </w:tr>
      <w:tr w:rsidR="00126495" w:rsidRPr="005A188F" w14:paraId="048B7C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A10E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1C26D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AEAC2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7B38A0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663FA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95E43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38A2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5C862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366D0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4E7D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0397D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9348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6080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663AE1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7BEF12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B4852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164F8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9F0F6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3ED3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w:t>
            </w:r>
          </w:p>
        </w:tc>
        <w:tc>
          <w:tcPr>
            <w:tcW w:w="0" w:type="dxa"/>
            <w:noWrap/>
            <w:hideMark/>
          </w:tcPr>
          <w:p w14:paraId="6F38BD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w:t>
            </w:r>
          </w:p>
        </w:tc>
        <w:tc>
          <w:tcPr>
            <w:tcW w:w="0" w:type="dxa"/>
            <w:noWrap/>
            <w:hideMark/>
          </w:tcPr>
          <w:p w14:paraId="6EC86C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EB93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D82BD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A81F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1ED0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91FDF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6CE49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2F32E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64B87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DF907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C583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A5927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95C17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CFD0E9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249E7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2E95689"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1B54A1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GBMI_PME_ELECTRIC_WALWAY</w:t>
            </w:r>
          </w:p>
        </w:tc>
      </w:tr>
      <w:tr w:rsidR="00126495" w:rsidRPr="005A188F" w14:paraId="2396CE0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A9A6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35FA9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7FE448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0976B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C1318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D36F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69EC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PEOPLE_MOVERS_ID</w:t>
            </w:r>
          </w:p>
        </w:tc>
        <w:tc>
          <w:tcPr>
            <w:tcW w:w="0" w:type="dxa"/>
            <w:noWrap/>
            <w:hideMark/>
          </w:tcPr>
          <w:p w14:paraId="599E34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People Movers ID</w:t>
            </w:r>
          </w:p>
        </w:tc>
        <w:tc>
          <w:tcPr>
            <w:tcW w:w="0" w:type="dxa"/>
            <w:noWrap/>
            <w:hideMark/>
          </w:tcPr>
          <w:p w14:paraId="25488F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B586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DF0F4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6DC3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79EFA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w:t>
            </w:r>
          </w:p>
        </w:tc>
        <w:tc>
          <w:tcPr>
            <w:tcW w:w="0" w:type="dxa"/>
            <w:noWrap/>
            <w:hideMark/>
          </w:tcPr>
          <w:p w14:paraId="09EBAC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3149DF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1B6A0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8BE7A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70626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0090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4C621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008E0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8BC3C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FE2AF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8DB9EF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07AFA2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GBMI_PME_ELEVATOR</w:t>
            </w:r>
          </w:p>
        </w:tc>
      </w:tr>
      <w:tr w:rsidR="00126495" w:rsidRPr="005A188F" w14:paraId="1F2306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6EE3E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52A74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8D592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4630F5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5190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E9D0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CE8C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ELEVATOR_ID</w:t>
            </w:r>
          </w:p>
        </w:tc>
        <w:tc>
          <w:tcPr>
            <w:tcW w:w="0" w:type="dxa"/>
            <w:noWrap/>
            <w:hideMark/>
          </w:tcPr>
          <w:p w14:paraId="17DF4D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Elevator ID</w:t>
            </w:r>
          </w:p>
        </w:tc>
        <w:tc>
          <w:tcPr>
            <w:tcW w:w="0" w:type="dxa"/>
            <w:noWrap/>
            <w:hideMark/>
          </w:tcPr>
          <w:p w14:paraId="6CB96A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3B4C5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DECA1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196D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E316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w:t>
            </w:r>
          </w:p>
        </w:tc>
        <w:tc>
          <w:tcPr>
            <w:tcW w:w="0" w:type="dxa"/>
            <w:noWrap/>
            <w:hideMark/>
          </w:tcPr>
          <w:p w14:paraId="57DF23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26681E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56BFA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2025F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C504F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8340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685014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632889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29E2F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2F4EA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68F4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5D443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CONFIRMATION</w:t>
            </w:r>
          </w:p>
        </w:tc>
        <w:tc>
          <w:tcPr>
            <w:tcW w:w="0" w:type="dxa"/>
            <w:noWrap/>
            <w:hideMark/>
          </w:tcPr>
          <w:p w14:paraId="6A0DBC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Confirmation</w:t>
            </w:r>
          </w:p>
        </w:tc>
        <w:tc>
          <w:tcPr>
            <w:tcW w:w="0" w:type="dxa"/>
            <w:noWrap/>
            <w:hideMark/>
          </w:tcPr>
          <w:p w14:paraId="2C16BC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49540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B28B9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7DC1C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70F38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D3A8B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9FE26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623FB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D7C62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406F376"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24E61B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GBMI_PME_ESCALATOR</w:t>
            </w:r>
          </w:p>
        </w:tc>
      </w:tr>
      <w:tr w:rsidR="00126495" w:rsidRPr="005A188F" w14:paraId="413A52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B6AAC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FC204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12756E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D3D3E2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186F3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CB6E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8354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ESCALATORS_ID</w:t>
            </w:r>
          </w:p>
        </w:tc>
        <w:tc>
          <w:tcPr>
            <w:tcW w:w="0" w:type="dxa"/>
            <w:noWrap/>
            <w:hideMark/>
          </w:tcPr>
          <w:p w14:paraId="4A580F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Escalators ID</w:t>
            </w:r>
          </w:p>
        </w:tc>
        <w:tc>
          <w:tcPr>
            <w:tcW w:w="0" w:type="dxa"/>
            <w:noWrap/>
            <w:hideMark/>
          </w:tcPr>
          <w:p w14:paraId="2F4A93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F6518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6A34C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908A7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5355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w:t>
            </w:r>
          </w:p>
        </w:tc>
        <w:tc>
          <w:tcPr>
            <w:tcW w:w="0" w:type="dxa"/>
            <w:noWrap/>
            <w:hideMark/>
          </w:tcPr>
          <w:p w14:paraId="6BF15A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252A28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D546F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B5059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2FAFC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1C13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483357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74BA90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3650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22CCFD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499F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7736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D819B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02DB8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50F90F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138FC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F778BB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D83419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GBMI_TERMINAL_BASEMENT_FP</w:t>
            </w:r>
          </w:p>
        </w:tc>
      </w:tr>
      <w:tr w:rsidR="00126495" w:rsidRPr="005A188F" w14:paraId="4B2266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384AE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29EE6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4EB47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111938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5508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9650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CB3B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6CC419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3A1BAD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EAF2F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A7716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4A7A8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8B21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3E9201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240F9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B9C9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F7FF7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B074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4C68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55141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93D42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E29E72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89491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6E42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6B1B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9FC49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EAEF4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8DC514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27D6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EF8805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6FEFB3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GBMI_TERMINAL_ITBMEZZ_FP</w:t>
            </w:r>
          </w:p>
        </w:tc>
      </w:tr>
      <w:tr w:rsidR="00126495" w:rsidRPr="005A188F" w14:paraId="7CF9E9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6154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6F8DD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46149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34AB9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4BC75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5ED33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75F9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3AF5F3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88191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B1FEE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08C38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5D9C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D9E8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0C127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D2162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4C7FAD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6EE7D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6AE0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5766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413BA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3F8195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FF07A9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79AD8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FBFA5D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122D12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GBMI_TERMINAL_L1_FP</w:t>
            </w:r>
          </w:p>
        </w:tc>
      </w:tr>
      <w:tr w:rsidR="00126495" w:rsidRPr="005A188F" w14:paraId="3E1C98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4A9B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OBJECTID_12</w:t>
            </w:r>
          </w:p>
        </w:tc>
        <w:tc>
          <w:tcPr>
            <w:tcW w:w="0" w:type="dxa"/>
            <w:noWrap/>
            <w:hideMark/>
          </w:tcPr>
          <w:p w14:paraId="5744F3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OBJECTID_12</w:t>
            </w:r>
          </w:p>
        </w:tc>
        <w:tc>
          <w:tcPr>
            <w:tcW w:w="0" w:type="dxa"/>
            <w:noWrap/>
            <w:hideMark/>
          </w:tcPr>
          <w:p w14:paraId="0B3A2A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16F15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DA8C1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7248E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13F6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1AE9C0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FID_</w:t>
            </w:r>
          </w:p>
        </w:tc>
        <w:tc>
          <w:tcPr>
            <w:tcW w:w="0" w:type="dxa"/>
            <w:noWrap/>
            <w:hideMark/>
          </w:tcPr>
          <w:p w14:paraId="148FAC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6CCB2A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5EDAF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4439D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6438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8D9BF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54929D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7A7B7D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8442B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B0EE9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6BBD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E4374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CDA3B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2103A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C954C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369A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BD78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BD35D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6A88B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AFB0AD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BDC36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9608C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CDF2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06E2C1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4437FDA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30A5F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FFB09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341D7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DB1C0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1ACEDD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0D0DE6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95D7B3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24D57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832B2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5AE7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SHAPE_LE_1</w:t>
            </w:r>
          </w:p>
        </w:tc>
        <w:tc>
          <w:tcPr>
            <w:tcW w:w="0" w:type="dxa"/>
            <w:noWrap/>
            <w:hideMark/>
          </w:tcPr>
          <w:p w14:paraId="488206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SHAPE_LE_1</w:t>
            </w:r>
          </w:p>
        </w:tc>
        <w:tc>
          <w:tcPr>
            <w:tcW w:w="0" w:type="dxa"/>
            <w:noWrap/>
            <w:hideMark/>
          </w:tcPr>
          <w:p w14:paraId="3F3EAF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EE7B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1F8FD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A56E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FDBC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SHAPE_LE_2</w:t>
            </w:r>
          </w:p>
        </w:tc>
        <w:tc>
          <w:tcPr>
            <w:tcW w:w="0" w:type="dxa"/>
            <w:noWrap/>
            <w:hideMark/>
          </w:tcPr>
          <w:p w14:paraId="60471E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SHAPE_LE_2</w:t>
            </w:r>
          </w:p>
        </w:tc>
        <w:tc>
          <w:tcPr>
            <w:tcW w:w="0" w:type="dxa"/>
            <w:noWrap/>
            <w:hideMark/>
          </w:tcPr>
          <w:p w14:paraId="2357EB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EF747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78DC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A525F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8229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77AD3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E0BA8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04CDB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F86AC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C1BE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AF3A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B6D71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097CE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E853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DDAEC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5E76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BF07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49214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23266F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49A87D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75A5A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C89F40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2FA047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GBMI_TERMINAL_L1_FP</w:t>
            </w:r>
          </w:p>
        </w:tc>
      </w:tr>
      <w:tr w:rsidR="00126495" w:rsidRPr="005A188F" w14:paraId="7341B4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630C6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9E09C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8E73B9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9E6DA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85F83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24F2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A927E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66D1D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2316EA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1DEDE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43BC5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1413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6DB9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34658A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3684EE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4CFC8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5189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8F25F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3215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6A7088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7A3BFE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A433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4ABF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03C9C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AF63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F86DE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4140A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FE7B82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7913D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55A9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5FEF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18004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7408C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66B5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95EC9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EFAD2C5"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5476502"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GBMI_TERMINAL_L3_FP</w:t>
            </w:r>
          </w:p>
        </w:tc>
      </w:tr>
      <w:tr w:rsidR="00126495" w:rsidRPr="005A188F" w14:paraId="069CDB8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74AF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28261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EEBAC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43CB7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DE148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79A4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9E60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38DE3B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409F90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6617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BB05A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38E3B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B0DD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4C3B67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ROTATE</w:t>
            </w:r>
          </w:p>
        </w:tc>
        <w:tc>
          <w:tcPr>
            <w:tcW w:w="0" w:type="dxa"/>
            <w:noWrap/>
            <w:hideMark/>
          </w:tcPr>
          <w:p w14:paraId="1DF9F2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8CD28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19B7D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26D1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8518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71866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E1E32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789D5F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DE2E9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04D2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4641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B5CBC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FC8AC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07CAA3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99BBF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33CD99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F1E29F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GBMI_TERMINAL_L3M_FP</w:t>
            </w:r>
          </w:p>
        </w:tc>
      </w:tr>
      <w:tr w:rsidR="00126495" w:rsidRPr="005A188F" w14:paraId="029517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73A5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F8E17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93946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55A2C2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5D8A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E683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C390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595E6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42AC52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F5E3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F34E9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0A25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530B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DE096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BFDDF2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566629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3E0ED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7294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55B5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22479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C5382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CCAB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8E35C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8AFFAD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7C055FF"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GBMI_TERMINAL_L4_FP</w:t>
            </w:r>
          </w:p>
        </w:tc>
      </w:tr>
      <w:tr w:rsidR="00126495" w:rsidRPr="005A188F" w14:paraId="155130F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36F6D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1A7EB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2156C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AEF72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EFB9A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A75A4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CFA0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464C96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0334BF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931B1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B8202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67572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3FCF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AF538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C835A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634276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9D9B0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DC27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86BE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E3E2D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26E83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4C35A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569BF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1D3FED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CDEFE70"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GBMI_TERMINAL_L5_FP</w:t>
            </w:r>
          </w:p>
        </w:tc>
      </w:tr>
      <w:tr w:rsidR="00126495" w:rsidRPr="005A188F" w14:paraId="4EBD1B7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E4EE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5920D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F149AA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47E29E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71940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1A807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D334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0C94691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34900C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336B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09E2C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037FF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BEA0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A224D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0FAEF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5CFBF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DE62A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7FE52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51DE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EC394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01CE8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0795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0E9B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151A4AD"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287DDB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GBMI_TERMINAL_L6_FP</w:t>
            </w:r>
          </w:p>
        </w:tc>
      </w:tr>
      <w:tr w:rsidR="00126495" w:rsidRPr="005A188F" w14:paraId="6336FD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27499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23F81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94861F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8E412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0B538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A278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9B10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FACP</w:t>
            </w:r>
          </w:p>
        </w:tc>
        <w:tc>
          <w:tcPr>
            <w:tcW w:w="0" w:type="dxa"/>
            <w:noWrap/>
            <w:hideMark/>
          </w:tcPr>
          <w:p w14:paraId="0AD1C2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FACP</w:t>
            </w:r>
          </w:p>
        </w:tc>
        <w:tc>
          <w:tcPr>
            <w:tcW w:w="0" w:type="dxa"/>
            <w:noWrap/>
            <w:hideMark/>
          </w:tcPr>
          <w:p w14:paraId="2C28E6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10C0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75B0F4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AB03B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EBFD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F6ADC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1AAF7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6F021D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54E6C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67FD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BA03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62CFF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744A7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FC86BB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D84F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CCA4319"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7810C8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GBMI_TERMINAL_SPACES</w:t>
            </w:r>
          </w:p>
        </w:tc>
      </w:tr>
      <w:tr w:rsidR="00126495" w:rsidRPr="005A188F" w14:paraId="5C2037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7D0E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6AD4D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17774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EACA88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0C978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5CB28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FE90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72EEFF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55BF09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CE1419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89D87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39663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3A7E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100D0B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5F791C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58FC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4CB8E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8D65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1216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SPACE_TYPE_</w:t>
            </w:r>
          </w:p>
        </w:tc>
        <w:tc>
          <w:tcPr>
            <w:tcW w:w="0" w:type="dxa"/>
            <w:noWrap/>
            <w:hideMark/>
          </w:tcPr>
          <w:p w14:paraId="42076E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SPACE_TYPE_</w:t>
            </w:r>
          </w:p>
        </w:tc>
        <w:tc>
          <w:tcPr>
            <w:tcW w:w="0" w:type="dxa"/>
            <w:noWrap/>
            <w:hideMark/>
          </w:tcPr>
          <w:p w14:paraId="3225FE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8E7BB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32C6E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F096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80EB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65D338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732FBE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A6119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42FE46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8D95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D031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3D0400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5D9DB8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C60A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67D50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1049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B405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1F5568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2A9181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B30D3F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B4026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3BB3F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D2E6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63EE63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4B76A0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F5A5A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AE1D8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F56B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73E2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2EB88A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78B391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CEBB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50DBC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BA68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CF5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36055D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06EDFA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B810C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A6780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93A6C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4300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0E7A99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10569B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9DEFE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708ED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B83AD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71BC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216C25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4CE984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59808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96B5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472D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B597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5382FE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637B48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A3E35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295573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8C16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A4896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PHOTO</w:t>
            </w:r>
          </w:p>
        </w:tc>
        <w:tc>
          <w:tcPr>
            <w:tcW w:w="0" w:type="dxa"/>
            <w:noWrap/>
            <w:hideMark/>
          </w:tcPr>
          <w:p w14:paraId="1238F4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PHOTO</w:t>
            </w:r>
          </w:p>
        </w:tc>
        <w:tc>
          <w:tcPr>
            <w:tcW w:w="0" w:type="dxa"/>
            <w:noWrap/>
            <w:hideMark/>
          </w:tcPr>
          <w:p w14:paraId="2E035E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4CBE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654531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98ED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523D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D1927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8FB1D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AE192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60742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E9E54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E236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694EB8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0C12B7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055FF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1025</w:t>
            </w:r>
          </w:p>
        </w:tc>
        <w:tc>
          <w:tcPr>
            <w:tcW w:w="0" w:type="dxa"/>
            <w:noWrap/>
            <w:hideMark/>
          </w:tcPr>
          <w:p w14:paraId="7A4046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812AF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0E439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4443CD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782C92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10507D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90B88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C171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5AE9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ACCESS_</w:t>
            </w:r>
          </w:p>
        </w:tc>
        <w:tc>
          <w:tcPr>
            <w:tcW w:w="0" w:type="dxa"/>
            <w:noWrap/>
            <w:hideMark/>
          </w:tcPr>
          <w:p w14:paraId="52AE59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ACCESS_</w:t>
            </w:r>
          </w:p>
        </w:tc>
        <w:tc>
          <w:tcPr>
            <w:tcW w:w="0" w:type="dxa"/>
            <w:noWrap/>
            <w:hideMark/>
          </w:tcPr>
          <w:p w14:paraId="05B8CE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D2AA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5F2E1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DB7A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2BDC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EC9DD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1447B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B3F05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BD1F6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19F5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02A9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7438A7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3C87D3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1B982C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DBD8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20C70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DE1B6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MAP_CLASS</w:t>
            </w:r>
          </w:p>
        </w:tc>
        <w:tc>
          <w:tcPr>
            <w:tcW w:w="0" w:type="dxa"/>
            <w:noWrap/>
            <w:hideMark/>
          </w:tcPr>
          <w:p w14:paraId="72CF0B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MAP_CLASS</w:t>
            </w:r>
          </w:p>
        </w:tc>
        <w:tc>
          <w:tcPr>
            <w:tcW w:w="0" w:type="dxa"/>
            <w:noWrap/>
            <w:hideMark/>
          </w:tcPr>
          <w:p w14:paraId="0BE6D6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1B04C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37C7E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FA7A5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80B2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1251CF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678632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41304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9E645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B64C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3445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1D51AC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615EF4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CF719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B4651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89A8C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AD40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MAP_LABEL</w:t>
            </w:r>
          </w:p>
        </w:tc>
        <w:tc>
          <w:tcPr>
            <w:tcW w:w="0" w:type="dxa"/>
            <w:noWrap/>
            <w:hideMark/>
          </w:tcPr>
          <w:p w14:paraId="38A244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MAP_LABEL</w:t>
            </w:r>
          </w:p>
        </w:tc>
        <w:tc>
          <w:tcPr>
            <w:tcW w:w="0" w:type="dxa"/>
            <w:noWrap/>
            <w:hideMark/>
          </w:tcPr>
          <w:p w14:paraId="442BF8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E7A5A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02CAC8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12133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C74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2AEF2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CA660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5D8508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696FA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C6E8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7738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9C765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19FE2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DC9577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02DCA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C99AA1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4C53546"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GBMI_TERMINAL_SPACES_15</w:t>
            </w:r>
          </w:p>
        </w:tc>
      </w:tr>
      <w:tr w:rsidR="00126495" w:rsidRPr="005A188F" w14:paraId="07B17B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1F81F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9C97E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1F4AD3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2A59BD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658CC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2826A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E023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37C4B3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103696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94740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D827D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EB71D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60BD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5F61EE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4B099AC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845C7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2DB87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CACE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7BA5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SPACE_TYPE_</w:t>
            </w:r>
          </w:p>
        </w:tc>
        <w:tc>
          <w:tcPr>
            <w:tcW w:w="0" w:type="dxa"/>
            <w:noWrap/>
            <w:hideMark/>
          </w:tcPr>
          <w:p w14:paraId="3380F3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SPACE_TYPE_</w:t>
            </w:r>
          </w:p>
        </w:tc>
        <w:tc>
          <w:tcPr>
            <w:tcW w:w="0" w:type="dxa"/>
            <w:noWrap/>
            <w:hideMark/>
          </w:tcPr>
          <w:p w14:paraId="751228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B5A1E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7105C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4011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53EC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02ACD8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3BFDBD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5B842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1E9ED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01C7E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E8BC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3592FA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629FB4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D2BFE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671829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C0E6E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5DB3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35C272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7F9E28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18F1B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A2998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2D9B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67B2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44252B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610F3E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EA2A8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26F2D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1ED2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B3DB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3CF072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6F66C4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929D5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7AC1E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1EC4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8479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333B06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7A6EB3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E8764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80DB6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B6573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6772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6F8F16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5F6D1A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A5BC4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C3426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D59B06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3CBAD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09D886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529E40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C0C4F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4ECE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F8DE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D16F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51A6ED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0BEE76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52CC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416C2C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DC24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826F0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PHOTO</w:t>
            </w:r>
          </w:p>
        </w:tc>
        <w:tc>
          <w:tcPr>
            <w:tcW w:w="0" w:type="dxa"/>
            <w:noWrap/>
            <w:hideMark/>
          </w:tcPr>
          <w:p w14:paraId="49EB43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PHOTO</w:t>
            </w:r>
          </w:p>
        </w:tc>
        <w:tc>
          <w:tcPr>
            <w:tcW w:w="0" w:type="dxa"/>
            <w:noWrap/>
            <w:hideMark/>
          </w:tcPr>
          <w:p w14:paraId="618A6A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637105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597A24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AB9C5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7437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28CAA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9702F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D9A9D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C5687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0F7AF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98E47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6C8141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35AF6C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F12A3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1025</w:t>
            </w:r>
          </w:p>
        </w:tc>
        <w:tc>
          <w:tcPr>
            <w:tcW w:w="0" w:type="dxa"/>
            <w:noWrap/>
            <w:hideMark/>
          </w:tcPr>
          <w:p w14:paraId="2FEC58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5B69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EC1A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9B284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095FF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573319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F4313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4BFF8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D9FF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12371A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6FD1E2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77AF9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D34D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61477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973CA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26FEC5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16EFBD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6488A5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EF1E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E8CF4AF"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DFEAF0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GBMI_TUNNEL_FP</w:t>
            </w:r>
          </w:p>
        </w:tc>
      </w:tr>
      <w:tr w:rsidR="00126495" w:rsidRPr="005A188F" w14:paraId="4E7F3B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93BB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E85A8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89C53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03EAB0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3425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35935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1D189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31446C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REFNAME</w:t>
            </w:r>
          </w:p>
        </w:tc>
        <w:tc>
          <w:tcPr>
            <w:tcW w:w="0" w:type="dxa"/>
            <w:noWrap/>
            <w:hideMark/>
          </w:tcPr>
          <w:p w14:paraId="28FAFE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0D8D2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2ED28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1B0E8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62B9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77E48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2BFD3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4314D2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42691A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D6E0B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08CB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0E6836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F0FDBF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E758F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FEEC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6BDB90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2775327"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LAND_IRRIGATION_LINES</w:t>
            </w:r>
          </w:p>
        </w:tc>
      </w:tr>
      <w:tr w:rsidR="00126495" w:rsidRPr="005A188F" w14:paraId="41FE9DC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6F8AA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D25E1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13ABA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50C093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9C9E9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93FA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F766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312B12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Id</w:t>
            </w:r>
          </w:p>
        </w:tc>
        <w:tc>
          <w:tcPr>
            <w:tcW w:w="0" w:type="dxa"/>
            <w:noWrap/>
            <w:hideMark/>
          </w:tcPr>
          <w:p w14:paraId="5C6ECB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17050F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CDF0A1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4456F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FB76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300E2C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AD0F2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EF00B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7FBAD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3446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CA1E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1FC03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C0CAE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9D08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5C67D3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2776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7A872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D9F31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F31D8B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654BF2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C36E6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280BD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F7FA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14C7A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4E01B4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2669FF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127B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7F7B672"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15BC09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LAND_IRRIGATION_VALVE</w:t>
            </w:r>
          </w:p>
        </w:tc>
      </w:tr>
      <w:tr w:rsidR="00126495" w:rsidRPr="005A188F" w14:paraId="232A93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1F14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465FB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7727B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DECF9B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735B9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37E1F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5992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0E59EF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2B363A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5A76835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F9AC3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D162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E5A4F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4DF578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Notes</w:t>
            </w:r>
          </w:p>
        </w:tc>
        <w:tc>
          <w:tcPr>
            <w:tcW w:w="0" w:type="dxa"/>
            <w:noWrap/>
            <w:hideMark/>
          </w:tcPr>
          <w:p w14:paraId="5D2E2C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7A114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18F602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FE2B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BF25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1F123F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A084D9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B95DBE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F22B1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F90E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D958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A169B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0505F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65F47B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04FFF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CB4C3F3"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89F275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NOISE_SMC_ASSESSOR</w:t>
            </w:r>
          </w:p>
        </w:tc>
      </w:tr>
      <w:tr w:rsidR="00126495" w:rsidRPr="005A188F" w14:paraId="3B3A588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CE05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3BD04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564B0B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DB99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90E8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E9C00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6362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27B378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2B3068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B16F2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A5C74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D266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7879A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01DFBC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F4E99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54027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02EF6A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FCC8C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C1C8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1C2413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F10F1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80723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4E69C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2FE3F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AF6D6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3604227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7AA1A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3D004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4D2F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C0E3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48D39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3EEB354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067F6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6F0F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2BD49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DCA54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E70A7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26895A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E5F41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74F325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4B0A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6C5F3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BCB9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72F06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2245F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7F152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5C42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9133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8D3C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21535E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66CF7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60923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CD62D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A07E6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6CE4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APN</w:t>
            </w:r>
          </w:p>
        </w:tc>
        <w:tc>
          <w:tcPr>
            <w:tcW w:w="0" w:type="dxa"/>
            <w:noWrap/>
            <w:hideMark/>
          </w:tcPr>
          <w:p w14:paraId="1C73FD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APN</w:t>
            </w:r>
          </w:p>
        </w:tc>
        <w:tc>
          <w:tcPr>
            <w:tcW w:w="0" w:type="dxa"/>
            <w:noWrap/>
            <w:hideMark/>
          </w:tcPr>
          <w:p w14:paraId="28CD99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86ED6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9</w:t>
            </w:r>
          </w:p>
        </w:tc>
        <w:tc>
          <w:tcPr>
            <w:tcW w:w="0" w:type="dxa"/>
            <w:noWrap/>
            <w:hideMark/>
          </w:tcPr>
          <w:p w14:paraId="3D4FBA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B4762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1D0E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w:t>
            </w:r>
          </w:p>
        </w:tc>
        <w:tc>
          <w:tcPr>
            <w:tcW w:w="0" w:type="dxa"/>
            <w:noWrap/>
            <w:hideMark/>
          </w:tcPr>
          <w:p w14:paraId="63D283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w:t>
            </w:r>
          </w:p>
        </w:tc>
        <w:tc>
          <w:tcPr>
            <w:tcW w:w="0" w:type="dxa"/>
            <w:noWrap/>
            <w:hideMark/>
          </w:tcPr>
          <w:p w14:paraId="1DFB35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4952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1CE448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05E3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26554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OWNER1</w:t>
            </w:r>
          </w:p>
        </w:tc>
        <w:tc>
          <w:tcPr>
            <w:tcW w:w="0" w:type="dxa"/>
            <w:noWrap/>
            <w:hideMark/>
          </w:tcPr>
          <w:p w14:paraId="03A2F9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OWNER1</w:t>
            </w:r>
          </w:p>
        </w:tc>
        <w:tc>
          <w:tcPr>
            <w:tcW w:w="0" w:type="dxa"/>
            <w:noWrap/>
            <w:hideMark/>
          </w:tcPr>
          <w:p w14:paraId="1E59329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EF5818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B76C8E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D846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F60F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OWNER2</w:t>
            </w:r>
          </w:p>
        </w:tc>
        <w:tc>
          <w:tcPr>
            <w:tcW w:w="0" w:type="dxa"/>
            <w:noWrap/>
            <w:hideMark/>
          </w:tcPr>
          <w:p w14:paraId="65AF26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OWNER2</w:t>
            </w:r>
          </w:p>
        </w:tc>
        <w:tc>
          <w:tcPr>
            <w:tcW w:w="0" w:type="dxa"/>
            <w:noWrap/>
            <w:hideMark/>
          </w:tcPr>
          <w:p w14:paraId="0B5587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36E5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40BB2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0010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084F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OWNER3</w:t>
            </w:r>
          </w:p>
        </w:tc>
        <w:tc>
          <w:tcPr>
            <w:tcW w:w="0" w:type="dxa"/>
            <w:noWrap/>
            <w:hideMark/>
          </w:tcPr>
          <w:p w14:paraId="44ED8B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OWNER3</w:t>
            </w:r>
          </w:p>
        </w:tc>
        <w:tc>
          <w:tcPr>
            <w:tcW w:w="0" w:type="dxa"/>
            <w:noWrap/>
            <w:hideMark/>
          </w:tcPr>
          <w:p w14:paraId="681778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799D3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F90D3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0607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756B2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MAIL_ADDRESS1</w:t>
            </w:r>
          </w:p>
        </w:tc>
        <w:tc>
          <w:tcPr>
            <w:tcW w:w="0" w:type="dxa"/>
            <w:noWrap/>
            <w:hideMark/>
          </w:tcPr>
          <w:p w14:paraId="7E9C0D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MAIL_ADDRESS1</w:t>
            </w:r>
          </w:p>
        </w:tc>
        <w:tc>
          <w:tcPr>
            <w:tcW w:w="0" w:type="dxa"/>
            <w:noWrap/>
            <w:hideMark/>
          </w:tcPr>
          <w:p w14:paraId="43BC2E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50899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1DBB3C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BFC3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4D5C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MAIL_ADDRESS2</w:t>
            </w:r>
          </w:p>
        </w:tc>
        <w:tc>
          <w:tcPr>
            <w:tcW w:w="0" w:type="dxa"/>
            <w:noWrap/>
            <w:hideMark/>
          </w:tcPr>
          <w:p w14:paraId="77E470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MAIL_ADDRESS2</w:t>
            </w:r>
          </w:p>
        </w:tc>
        <w:tc>
          <w:tcPr>
            <w:tcW w:w="0" w:type="dxa"/>
            <w:noWrap/>
            <w:hideMark/>
          </w:tcPr>
          <w:p w14:paraId="11CE11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7EE22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03B6D9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D970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B23EE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MAIL_ADDRESS3</w:t>
            </w:r>
          </w:p>
        </w:tc>
        <w:tc>
          <w:tcPr>
            <w:tcW w:w="0" w:type="dxa"/>
            <w:noWrap/>
            <w:hideMark/>
          </w:tcPr>
          <w:p w14:paraId="4422DB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MAIL_ADDRESS3</w:t>
            </w:r>
          </w:p>
        </w:tc>
        <w:tc>
          <w:tcPr>
            <w:tcW w:w="0" w:type="dxa"/>
            <w:noWrap/>
            <w:hideMark/>
          </w:tcPr>
          <w:p w14:paraId="085C41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4513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32FAF0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A0B1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C96F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MAIL_CITY</w:t>
            </w:r>
          </w:p>
        </w:tc>
        <w:tc>
          <w:tcPr>
            <w:tcW w:w="0" w:type="dxa"/>
            <w:noWrap/>
            <w:hideMark/>
          </w:tcPr>
          <w:p w14:paraId="51C71A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MAIL_CITY</w:t>
            </w:r>
          </w:p>
        </w:tc>
        <w:tc>
          <w:tcPr>
            <w:tcW w:w="0" w:type="dxa"/>
            <w:noWrap/>
            <w:hideMark/>
          </w:tcPr>
          <w:p w14:paraId="5E5A19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9AF16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02CED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8A50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CC1F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MAIL_STATE</w:t>
            </w:r>
          </w:p>
        </w:tc>
        <w:tc>
          <w:tcPr>
            <w:tcW w:w="0" w:type="dxa"/>
            <w:noWrap/>
            <w:hideMark/>
          </w:tcPr>
          <w:p w14:paraId="7AD87E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MAIL_STATE</w:t>
            </w:r>
          </w:p>
        </w:tc>
        <w:tc>
          <w:tcPr>
            <w:tcW w:w="0" w:type="dxa"/>
            <w:noWrap/>
            <w:hideMark/>
          </w:tcPr>
          <w:p w14:paraId="5E78AA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63A28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037CB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64AC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2CCCC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MAIL_ZIP</w:t>
            </w:r>
          </w:p>
        </w:tc>
        <w:tc>
          <w:tcPr>
            <w:tcW w:w="0" w:type="dxa"/>
            <w:noWrap/>
            <w:hideMark/>
          </w:tcPr>
          <w:p w14:paraId="71B987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MAIL_ZIP</w:t>
            </w:r>
          </w:p>
        </w:tc>
        <w:tc>
          <w:tcPr>
            <w:tcW w:w="0" w:type="dxa"/>
            <w:noWrap/>
            <w:hideMark/>
          </w:tcPr>
          <w:p w14:paraId="757EC88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DEBB2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9</w:t>
            </w:r>
          </w:p>
        </w:tc>
        <w:tc>
          <w:tcPr>
            <w:tcW w:w="0" w:type="dxa"/>
            <w:noWrap/>
            <w:hideMark/>
          </w:tcPr>
          <w:p w14:paraId="4ABDB8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11DA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332C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MAIL_COUNTRY</w:t>
            </w:r>
          </w:p>
        </w:tc>
        <w:tc>
          <w:tcPr>
            <w:tcW w:w="0" w:type="dxa"/>
            <w:noWrap/>
            <w:hideMark/>
          </w:tcPr>
          <w:p w14:paraId="163ABC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MAIL_COUNTRY</w:t>
            </w:r>
          </w:p>
        </w:tc>
        <w:tc>
          <w:tcPr>
            <w:tcW w:w="0" w:type="dxa"/>
            <w:noWrap/>
            <w:hideMark/>
          </w:tcPr>
          <w:p w14:paraId="665073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64B3C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D51D2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D217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F144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SITUS_NO1</w:t>
            </w:r>
          </w:p>
        </w:tc>
        <w:tc>
          <w:tcPr>
            <w:tcW w:w="0" w:type="dxa"/>
            <w:noWrap/>
            <w:hideMark/>
          </w:tcPr>
          <w:p w14:paraId="3CD6D1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SITUS_NO1</w:t>
            </w:r>
          </w:p>
        </w:tc>
        <w:tc>
          <w:tcPr>
            <w:tcW w:w="0" w:type="dxa"/>
            <w:noWrap/>
            <w:hideMark/>
          </w:tcPr>
          <w:p w14:paraId="181E18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A050E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4CA7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48FC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E2D1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SITUS_NO2</w:t>
            </w:r>
          </w:p>
        </w:tc>
        <w:tc>
          <w:tcPr>
            <w:tcW w:w="0" w:type="dxa"/>
            <w:noWrap/>
            <w:hideMark/>
          </w:tcPr>
          <w:p w14:paraId="2F83F0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SITUS_NO2</w:t>
            </w:r>
          </w:p>
        </w:tc>
        <w:tc>
          <w:tcPr>
            <w:tcW w:w="0" w:type="dxa"/>
            <w:noWrap/>
            <w:hideMark/>
          </w:tcPr>
          <w:p w14:paraId="73A993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B9336E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AE1A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1E82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05FC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SITUS_FRACTION</w:t>
            </w:r>
          </w:p>
        </w:tc>
        <w:tc>
          <w:tcPr>
            <w:tcW w:w="0" w:type="dxa"/>
            <w:noWrap/>
            <w:hideMark/>
          </w:tcPr>
          <w:p w14:paraId="4EBE86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SITUS_FRACTION</w:t>
            </w:r>
          </w:p>
        </w:tc>
        <w:tc>
          <w:tcPr>
            <w:tcW w:w="0" w:type="dxa"/>
            <w:noWrap/>
            <w:hideMark/>
          </w:tcPr>
          <w:p w14:paraId="7E2E55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86573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w:t>
            </w:r>
          </w:p>
        </w:tc>
        <w:tc>
          <w:tcPr>
            <w:tcW w:w="0" w:type="dxa"/>
            <w:noWrap/>
            <w:hideMark/>
          </w:tcPr>
          <w:p w14:paraId="06CDD2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4A33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8E01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SITUS_DIRECTION</w:t>
            </w:r>
          </w:p>
        </w:tc>
        <w:tc>
          <w:tcPr>
            <w:tcW w:w="0" w:type="dxa"/>
            <w:noWrap/>
            <w:hideMark/>
          </w:tcPr>
          <w:p w14:paraId="24DB15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SITUS_DIRECTION</w:t>
            </w:r>
          </w:p>
        </w:tc>
        <w:tc>
          <w:tcPr>
            <w:tcW w:w="0" w:type="dxa"/>
            <w:noWrap/>
            <w:hideMark/>
          </w:tcPr>
          <w:p w14:paraId="03C6B0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705DC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w:t>
            </w:r>
          </w:p>
        </w:tc>
        <w:tc>
          <w:tcPr>
            <w:tcW w:w="0" w:type="dxa"/>
            <w:noWrap/>
            <w:hideMark/>
          </w:tcPr>
          <w:p w14:paraId="09CA70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86F9E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97D9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w:t>
            </w:r>
          </w:p>
        </w:tc>
        <w:tc>
          <w:tcPr>
            <w:tcW w:w="0" w:type="dxa"/>
            <w:noWrap/>
            <w:hideMark/>
          </w:tcPr>
          <w:p w14:paraId="777512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w:t>
            </w:r>
          </w:p>
        </w:tc>
        <w:tc>
          <w:tcPr>
            <w:tcW w:w="0" w:type="dxa"/>
            <w:noWrap/>
            <w:hideMark/>
          </w:tcPr>
          <w:p w14:paraId="6156C4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8C800C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32</w:t>
            </w:r>
          </w:p>
        </w:tc>
        <w:tc>
          <w:tcPr>
            <w:tcW w:w="0" w:type="dxa"/>
            <w:noWrap/>
            <w:hideMark/>
          </w:tcPr>
          <w:p w14:paraId="0BD391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E4C9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2DC4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SITUS_STREET_TY</w:t>
            </w:r>
          </w:p>
        </w:tc>
        <w:tc>
          <w:tcPr>
            <w:tcW w:w="0" w:type="dxa"/>
            <w:noWrap/>
            <w:hideMark/>
          </w:tcPr>
          <w:p w14:paraId="15DEC5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SITUS_STREET_TY</w:t>
            </w:r>
          </w:p>
        </w:tc>
        <w:tc>
          <w:tcPr>
            <w:tcW w:w="0" w:type="dxa"/>
            <w:noWrap/>
            <w:hideMark/>
          </w:tcPr>
          <w:p w14:paraId="1E455F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74CEE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A3290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FF4F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934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SITUS_STREET_BOX</w:t>
            </w:r>
          </w:p>
        </w:tc>
        <w:tc>
          <w:tcPr>
            <w:tcW w:w="0" w:type="dxa"/>
            <w:noWrap/>
            <w:hideMark/>
          </w:tcPr>
          <w:p w14:paraId="260215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SITUS_STREET_BOX</w:t>
            </w:r>
          </w:p>
        </w:tc>
        <w:tc>
          <w:tcPr>
            <w:tcW w:w="0" w:type="dxa"/>
            <w:noWrap/>
            <w:hideMark/>
          </w:tcPr>
          <w:p w14:paraId="3903DC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28A0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5AF2A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F5651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957A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SITUS_CITY</w:t>
            </w:r>
          </w:p>
        </w:tc>
        <w:tc>
          <w:tcPr>
            <w:tcW w:w="0" w:type="dxa"/>
            <w:noWrap/>
            <w:hideMark/>
          </w:tcPr>
          <w:p w14:paraId="0D9141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SITUS_CITY</w:t>
            </w:r>
          </w:p>
        </w:tc>
        <w:tc>
          <w:tcPr>
            <w:tcW w:w="0" w:type="dxa"/>
            <w:noWrap/>
            <w:hideMark/>
          </w:tcPr>
          <w:p w14:paraId="188129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2DEA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27DA3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7025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3357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PUC_CODE</w:t>
            </w:r>
          </w:p>
        </w:tc>
        <w:tc>
          <w:tcPr>
            <w:tcW w:w="0" w:type="dxa"/>
            <w:noWrap/>
            <w:hideMark/>
          </w:tcPr>
          <w:p w14:paraId="619D97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PUC_CODE</w:t>
            </w:r>
          </w:p>
        </w:tc>
        <w:tc>
          <w:tcPr>
            <w:tcW w:w="0" w:type="dxa"/>
            <w:noWrap/>
            <w:hideMark/>
          </w:tcPr>
          <w:p w14:paraId="75D0D1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075B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05B2A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2C51B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5D5F5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DATE_RECORD</w:t>
            </w:r>
          </w:p>
        </w:tc>
        <w:tc>
          <w:tcPr>
            <w:tcW w:w="0" w:type="dxa"/>
            <w:noWrap/>
            <w:hideMark/>
          </w:tcPr>
          <w:p w14:paraId="421EC9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DATE_RECORD</w:t>
            </w:r>
          </w:p>
        </w:tc>
        <w:tc>
          <w:tcPr>
            <w:tcW w:w="0" w:type="dxa"/>
            <w:noWrap/>
            <w:hideMark/>
          </w:tcPr>
          <w:p w14:paraId="3223E40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5EF957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344F3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838B9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47FB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DOCUMENT_NO</w:t>
            </w:r>
          </w:p>
        </w:tc>
        <w:tc>
          <w:tcPr>
            <w:tcW w:w="0" w:type="dxa"/>
            <w:noWrap/>
            <w:hideMark/>
          </w:tcPr>
          <w:p w14:paraId="768A25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DOCUMENT_NO</w:t>
            </w:r>
          </w:p>
        </w:tc>
        <w:tc>
          <w:tcPr>
            <w:tcW w:w="0" w:type="dxa"/>
            <w:noWrap/>
            <w:hideMark/>
          </w:tcPr>
          <w:p w14:paraId="2CD8A0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9FCFB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11</w:t>
            </w:r>
          </w:p>
        </w:tc>
        <w:tc>
          <w:tcPr>
            <w:tcW w:w="0" w:type="dxa"/>
            <w:noWrap/>
            <w:hideMark/>
          </w:tcPr>
          <w:p w14:paraId="46F192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A9CF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9010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DATE_SALE</w:t>
            </w:r>
          </w:p>
        </w:tc>
        <w:tc>
          <w:tcPr>
            <w:tcW w:w="0" w:type="dxa"/>
            <w:noWrap/>
            <w:hideMark/>
          </w:tcPr>
          <w:p w14:paraId="3AD032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DATE_SALE</w:t>
            </w:r>
          </w:p>
        </w:tc>
        <w:tc>
          <w:tcPr>
            <w:tcW w:w="0" w:type="dxa"/>
            <w:noWrap/>
            <w:hideMark/>
          </w:tcPr>
          <w:p w14:paraId="602953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C624E2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5D84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A2F2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9789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AMOUNT_SALE</w:t>
            </w:r>
          </w:p>
        </w:tc>
        <w:tc>
          <w:tcPr>
            <w:tcW w:w="0" w:type="dxa"/>
            <w:noWrap/>
            <w:hideMark/>
          </w:tcPr>
          <w:p w14:paraId="3171B4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AMOUNT_SALE</w:t>
            </w:r>
          </w:p>
        </w:tc>
        <w:tc>
          <w:tcPr>
            <w:tcW w:w="0" w:type="dxa"/>
            <w:noWrap/>
            <w:hideMark/>
          </w:tcPr>
          <w:p w14:paraId="721457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16D6C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DEDB0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374A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4C1A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294D6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32F81E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3ABFD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83812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D23B9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3A70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0B0546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646ABB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DA9094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8D5BD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79077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452D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EE9CE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AA5F6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BFDC32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13565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A9A5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2005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58D10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FB921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3C109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5695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3934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4B721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6B6569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2C8FF8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A32C26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857DF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CBB44C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53AF0763"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PLAN_COMPOSITE</w:t>
            </w:r>
          </w:p>
        </w:tc>
      </w:tr>
      <w:tr w:rsidR="00126495" w:rsidRPr="005A188F" w14:paraId="2751D24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4A11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F86D2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238DC7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A6E80D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C51C0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B14D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FCAB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605EB3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2C0F43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09A16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26F08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A01DB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F72E1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29AF4B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4DFC5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7B843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52FCA7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63EC5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9FF5F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1AB65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1766E9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167B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39EFD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A7530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6E67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2778EB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64E443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01006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579F48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78B40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285D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2FA169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5E55D9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E76B3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AC6B0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41C2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9F8C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6BE830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45A0C8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49D33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5F39B7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B58E6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D844D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68D6D6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14F6CF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B9043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8898B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029F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2541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574E2F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6D71D8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85E1B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2310E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EE00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A6EA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286ED1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3E5CFD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077EA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6C40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A3E5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8421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130049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0D1051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61DDB1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26AEA1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B3923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98E1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700B02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717C43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72C992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4FD7D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ECC26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FE67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44C295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77F552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60A4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B9B96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BDC1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E994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16E357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2AB004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9907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2C16E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C82B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BAC8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43B490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1295E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B2B306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2EC50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D96D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42395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179F0B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B8608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004B1A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20D0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11816D0"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8466ED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PLAN_OEAAA_OFF</w:t>
            </w:r>
          </w:p>
        </w:tc>
      </w:tr>
      <w:tr w:rsidR="00126495" w:rsidRPr="005A188F" w14:paraId="3A87846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2FED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DA6BE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0EC0B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A8EA4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D4351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37F2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F04D7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4CD8E8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8681C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1C0E6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0861AD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E182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5B6C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D52DA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E8FE2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F4E5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E2816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EE6B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451F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36C61D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6961E7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F2953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45333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3181C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8F1F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STUDY_ASN</w:t>
            </w:r>
          </w:p>
        </w:tc>
        <w:tc>
          <w:tcPr>
            <w:tcW w:w="0" w:type="dxa"/>
            <w:noWrap/>
            <w:hideMark/>
          </w:tcPr>
          <w:p w14:paraId="34AFE3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STUDY_ASN</w:t>
            </w:r>
          </w:p>
        </w:tc>
        <w:tc>
          <w:tcPr>
            <w:tcW w:w="0" w:type="dxa"/>
            <w:noWrap/>
            <w:hideMark/>
          </w:tcPr>
          <w:p w14:paraId="5AB39C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8853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3F1EC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6265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FD87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F46BF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83C24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5DD02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w:t>
            </w:r>
          </w:p>
        </w:tc>
        <w:tc>
          <w:tcPr>
            <w:tcW w:w="0" w:type="dxa"/>
            <w:noWrap/>
            <w:hideMark/>
          </w:tcPr>
          <w:p w14:paraId="08073A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FBC3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CF31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DETERMINATION</w:t>
            </w:r>
          </w:p>
        </w:tc>
        <w:tc>
          <w:tcPr>
            <w:tcW w:w="0" w:type="dxa"/>
            <w:noWrap/>
            <w:hideMark/>
          </w:tcPr>
          <w:p w14:paraId="5498CB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DETERMINATION</w:t>
            </w:r>
          </w:p>
        </w:tc>
        <w:tc>
          <w:tcPr>
            <w:tcW w:w="0" w:type="dxa"/>
            <w:noWrap/>
            <w:hideMark/>
          </w:tcPr>
          <w:p w14:paraId="04C9DE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64C36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w:t>
            </w:r>
          </w:p>
        </w:tc>
        <w:tc>
          <w:tcPr>
            <w:tcW w:w="0" w:type="dxa"/>
            <w:noWrap/>
            <w:hideMark/>
          </w:tcPr>
          <w:p w14:paraId="67A8CE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B78A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7EAC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LATITUDE</w:t>
            </w:r>
          </w:p>
        </w:tc>
        <w:tc>
          <w:tcPr>
            <w:tcW w:w="0" w:type="dxa"/>
            <w:noWrap/>
            <w:hideMark/>
          </w:tcPr>
          <w:p w14:paraId="10A95E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LATITUDE</w:t>
            </w:r>
          </w:p>
        </w:tc>
        <w:tc>
          <w:tcPr>
            <w:tcW w:w="0" w:type="dxa"/>
            <w:noWrap/>
            <w:hideMark/>
          </w:tcPr>
          <w:p w14:paraId="4CA8FD8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131B8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1A14E5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7897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36D14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LONGITUDE</w:t>
            </w:r>
          </w:p>
        </w:tc>
        <w:tc>
          <w:tcPr>
            <w:tcW w:w="0" w:type="dxa"/>
            <w:noWrap/>
            <w:hideMark/>
          </w:tcPr>
          <w:p w14:paraId="1C08A8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LONGITUDE</w:t>
            </w:r>
          </w:p>
        </w:tc>
        <w:tc>
          <w:tcPr>
            <w:tcW w:w="0" w:type="dxa"/>
            <w:noWrap/>
            <w:hideMark/>
          </w:tcPr>
          <w:p w14:paraId="132E76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78B07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9173C7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1AB1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58C84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STRUCTURE_NAME</w:t>
            </w:r>
          </w:p>
        </w:tc>
        <w:tc>
          <w:tcPr>
            <w:tcW w:w="0" w:type="dxa"/>
            <w:noWrap/>
            <w:hideMark/>
          </w:tcPr>
          <w:p w14:paraId="7508A0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STRUCTURE_NAME</w:t>
            </w:r>
          </w:p>
        </w:tc>
        <w:tc>
          <w:tcPr>
            <w:tcW w:w="0" w:type="dxa"/>
            <w:noWrap/>
            <w:hideMark/>
          </w:tcPr>
          <w:p w14:paraId="6713F4B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A06B0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C377F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8ECA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151B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w:t>
            </w:r>
          </w:p>
        </w:tc>
        <w:tc>
          <w:tcPr>
            <w:tcW w:w="0" w:type="dxa"/>
            <w:noWrap/>
            <w:hideMark/>
          </w:tcPr>
          <w:p w14:paraId="0BCEED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CITY</w:t>
            </w:r>
          </w:p>
        </w:tc>
        <w:tc>
          <w:tcPr>
            <w:tcW w:w="0" w:type="dxa"/>
            <w:noWrap/>
            <w:hideMark/>
          </w:tcPr>
          <w:p w14:paraId="1C7D1C4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B1F3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3D697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7C7A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097E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AGL_HT_DET</w:t>
            </w:r>
          </w:p>
        </w:tc>
        <w:tc>
          <w:tcPr>
            <w:tcW w:w="0" w:type="dxa"/>
            <w:noWrap/>
            <w:hideMark/>
          </w:tcPr>
          <w:p w14:paraId="3E598F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AGL_HT_DET</w:t>
            </w:r>
          </w:p>
        </w:tc>
        <w:tc>
          <w:tcPr>
            <w:tcW w:w="0" w:type="dxa"/>
            <w:noWrap/>
            <w:hideMark/>
          </w:tcPr>
          <w:p w14:paraId="0CE972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72CF21F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F57AC5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0B42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7B013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AMSL_HT_DET</w:t>
            </w:r>
          </w:p>
        </w:tc>
        <w:tc>
          <w:tcPr>
            <w:tcW w:w="0" w:type="dxa"/>
            <w:noWrap/>
            <w:hideMark/>
          </w:tcPr>
          <w:p w14:paraId="7CEB32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AMSL_HT_DET</w:t>
            </w:r>
          </w:p>
        </w:tc>
        <w:tc>
          <w:tcPr>
            <w:tcW w:w="0" w:type="dxa"/>
            <w:noWrap/>
            <w:hideMark/>
          </w:tcPr>
          <w:p w14:paraId="65ED67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5FA0279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E1AF3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08C8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F881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5D7D16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22E4D4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B4E1C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947A8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A153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000B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6DB788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34FFEB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8E7AA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A769E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D729F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08026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11503D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4E46A2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D82EC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2E8783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D202A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716C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465B61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3AB0D7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D3A1F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9D642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426EE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BD37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0FF510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478FEC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77247B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63632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95DC0E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A5C1A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3D03EC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5A8D39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6ECD3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67A35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67BC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BDED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0D3EDF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402293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71D87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6F88F6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E825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C2808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22C896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044B2A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A83F3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1B8D04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7B6C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F63F9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STRUCTURE_TYPE1</w:t>
            </w:r>
          </w:p>
        </w:tc>
        <w:tc>
          <w:tcPr>
            <w:tcW w:w="0" w:type="dxa"/>
            <w:noWrap/>
            <w:hideMark/>
          </w:tcPr>
          <w:p w14:paraId="78F226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7CB7E6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61D445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1BD2EA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PLAN_OEAAA_OFF_STRUCTYPE</w:t>
            </w:r>
          </w:p>
        </w:tc>
      </w:tr>
      <w:tr w:rsidR="00126495" w:rsidRPr="005A188F" w14:paraId="2FB4C53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00F3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E932C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F2C21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AFFAD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DAF0D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6217E18"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44FF6DBB"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PLAN_OEAAA_ON</w:t>
            </w:r>
          </w:p>
        </w:tc>
      </w:tr>
      <w:tr w:rsidR="00126495" w:rsidRPr="005A188F" w14:paraId="1F1E687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EF2C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B87EC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88B85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B9B4D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FFD9A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9EAD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99756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56395B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189D6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E7158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F30FE7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A469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6DA1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FCB28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FD916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4DE46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54073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81D3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6C95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4AB0E7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7FBC97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0EDCE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23C89D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5377C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914B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STUDY_ASN</w:t>
            </w:r>
          </w:p>
        </w:tc>
        <w:tc>
          <w:tcPr>
            <w:tcW w:w="0" w:type="dxa"/>
            <w:noWrap/>
            <w:hideMark/>
          </w:tcPr>
          <w:p w14:paraId="230FEC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STUDY_ASN</w:t>
            </w:r>
          </w:p>
        </w:tc>
        <w:tc>
          <w:tcPr>
            <w:tcW w:w="0" w:type="dxa"/>
            <w:noWrap/>
            <w:hideMark/>
          </w:tcPr>
          <w:p w14:paraId="350147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D150FC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C09F0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F4EE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262E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0D313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CA6EDF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045B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w:t>
            </w:r>
          </w:p>
        </w:tc>
        <w:tc>
          <w:tcPr>
            <w:tcW w:w="0" w:type="dxa"/>
            <w:noWrap/>
            <w:hideMark/>
          </w:tcPr>
          <w:p w14:paraId="413CC2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235D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5BBDF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LATITUDE</w:t>
            </w:r>
          </w:p>
        </w:tc>
        <w:tc>
          <w:tcPr>
            <w:tcW w:w="0" w:type="dxa"/>
            <w:noWrap/>
            <w:hideMark/>
          </w:tcPr>
          <w:p w14:paraId="6F943E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LATITUDE</w:t>
            </w:r>
          </w:p>
        </w:tc>
        <w:tc>
          <w:tcPr>
            <w:tcW w:w="0" w:type="dxa"/>
            <w:noWrap/>
            <w:hideMark/>
          </w:tcPr>
          <w:p w14:paraId="253502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BF4CF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EF78E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EC98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C8F73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LONGITUDE</w:t>
            </w:r>
          </w:p>
        </w:tc>
        <w:tc>
          <w:tcPr>
            <w:tcW w:w="0" w:type="dxa"/>
            <w:noWrap/>
            <w:hideMark/>
          </w:tcPr>
          <w:p w14:paraId="5DC1B32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LONGITUDE</w:t>
            </w:r>
          </w:p>
        </w:tc>
        <w:tc>
          <w:tcPr>
            <w:tcW w:w="0" w:type="dxa"/>
            <w:noWrap/>
            <w:hideMark/>
          </w:tcPr>
          <w:p w14:paraId="6B02D0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0F8A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7D3D68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EA40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AE41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AGL_HT</w:t>
            </w:r>
          </w:p>
        </w:tc>
        <w:tc>
          <w:tcPr>
            <w:tcW w:w="0" w:type="dxa"/>
            <w:noWrap/>
            <w:hideMark/>
          </w:tcPr>
          <w:p w14:paraId="5A0D9D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AGL_HT</w:t>
            </w:r>
          </w:p>
        </w:tc>
        <w:tc>
          <w:tcPr>
            <w:tcW w:w="0" w:type="dxa"/>
            <w:noWrap/>
            <w:hideMark/>
          </w:tcPr>
          <w:p w14:paraId="575255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0CA8FC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9EBCB7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3C30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A9AF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SITE_ELEV</w:t>
            </w:r>
          </w:p>
        </w:tc>
        <w:tc>
          <w:tcPr>
            <w:tcW w:w="0" w:type="dxa"/>
            <w:noWrap/>
            <w:hideMark/>
          </w:tcPr>
          <w:p w14:paraId="26C6AE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SITE_ELEV</w:t>
            </w:r>
          </w:p>
        </w:tc>
        <w:tc>
          <w:tcPr>
            <w:tcW w:w="0" w:type="dxa"/>
            <w:noWrap/>
            <w:hideMark/>
          </w:tcPr>
          <w:p w14:paraId="2F257A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4BCCF29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082F6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D715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16654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393709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0F6948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520F83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6CDFDA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F1FA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72A36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78F4B9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5F6D39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C51A8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A7FF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181BC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270F2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497E24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074B96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9D5949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11B2D8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6976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EDA68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301BA7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3005D8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B59640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F5EC9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C61C7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2F8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485542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09D6E4C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1352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44839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27AD8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3F90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498ABA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6A2699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5E4CD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59AC9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415E0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3942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STRUCTURE_TYPE1</w:t>
            </w:r>
          </w:p>
        </w:tc>
        <w:tc>
          <w:tcPr>
            <w:tcW w:w="0" w:type="dxa"/>
            <w:noWrap/>
            <w:hideMark/>
          </w:tcPr>
          <w:p w14:paraId="46B257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STRUCTURE_TYPE</w:t>
            </w:r>
          </w:p>
        </w:tc>
        <w:tc>
          <w:tcPr>
            <w:tcW w:w="0" w:type="dxa"/>
            <w:noWrap/>
            <w:hideMark/>
          </w:tcPr>
          <w:p w14:paraId="42C717D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EA70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EE3AB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PLAN_OEAAA_ON_STRUCTYPE</w:t>
            </w:r>
          </w:p>
        </w:tc>
      </w:tr>
      <w:tr w:rsidR="00126495" w:rsidRPr="005A188F" w14:paraId="68F09D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C165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1B58E3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3C269C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3CEA3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2BF173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4FDF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DDD5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66473B2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55B5C0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9988B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51E81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63246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36F3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C1819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38929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00A39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342D1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3FC16385"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77933B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PLAN_OEI</w:t>
            </w:r>
          </w:p>
        </w:tc>
      </w:tr>
      <w:tr w:rsidR="00126495" w:rsidRPr="005A188F" w14:paraId="05052B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13CB1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7623E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5F09EF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B47E7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088A3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DBFA0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5D63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43AEDD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266F36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38E17B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D30D8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68D1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14B4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0C5B26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1FD624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5304F9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96B5A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8C3F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2991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1BB746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11E6A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DE33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559367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050F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5FFB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A408E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69A9BF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3093C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A25E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16B28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2E23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80216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632393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6D843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1A175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F1F61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CC9C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6BAEB6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289D2A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6589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247B4D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191B5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79F9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566322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343F54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88903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E12C8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4FF7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D99A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00131B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782270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C4DE9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4076F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93C51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D5C9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E8FE2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0E69C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099F0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E27E5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9DE46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FDA7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54185B4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57231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E571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54600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D3BA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5023A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627393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06F468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55FF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32941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BE6CC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9950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75BE5C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22E733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AA47E9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399A7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8BD9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5FAE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RUNWAY</w:t>
            </w:r>
          </w:p>
        </w:tc>
        <w:tc>
          <w:tcPr>
            <w:tcW w:w="0" w:type="dxa"/>
            <w:noWrap/>
            <w:hideMark/>
          </w:tcPr>
          <w:p w14:paraId="6DB6B5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RUNWAY</w:t>
            </w:r>
          </w:p>
        </w:tc>
        <w:tc>
          <w:tcPr>
            <w:tcW w:w="0" w:type="dxa"/>
            <w:noWrap/>
            <w:hideMark/>
          </w:tcPr>
          <w:p w14:paraId="155CD3A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530685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D1F8D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722414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211C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1F5A44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64FC27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7BA3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7A4369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DD868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2F697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5DED82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7BB335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506E61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4B543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BEBC9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7FE4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066FF5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103587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0A0C9E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36EBF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E5A2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5665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779BA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13F6A3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7E14A4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EB6D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30426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A9FD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727F54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19D0DF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2AEFC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33E2C2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000B8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708E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420B8B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4FECB8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76966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1940E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E7B6E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C7D4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11228A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753866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CB175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7D4A35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6ACCC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6079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462535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1C8CD5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1DFEC2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6734D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49267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3F0E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A0D59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D27FF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27ABB8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97973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41EBC87"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85586B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PLAN_PART77</w:t>
            </w:r>
          </w:p>
        </w:tc>
      </w:tr>
      <w:tr w:rsidR="00126495" w:rsidRPr="005A188F" w14:paraId="287221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3365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0D927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5BE2E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C1DAD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999B2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5502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6D28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1FB3F39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559427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FB9059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8195E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15E1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50DA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0D1DE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E4F14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D62E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5BC83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18AE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7F1C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3D86D9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962C9F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DEAC80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3093A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90C4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DB3A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726285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48A740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36854C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48A52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7175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D41B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31365E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0DCFF2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D85C0C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F4072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BFA9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AAA7B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62F188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6703E3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B4EA0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25EFA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C944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E1F3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1E46F0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227EBD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34162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E5AC8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F783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667E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2E101A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3AD42DE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F10B1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24389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6CD6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8168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04927B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029F3D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3203F3B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CAA40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C74B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77DD9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6D7BDE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441900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3C21F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3EF42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28B5E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B7340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035303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22CC39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0FCF7F5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553D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F80A2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D735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263C01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67019F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44AFFA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C3FBB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8725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AAAD5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77C808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4FF10A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1DE1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E5D62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8285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ABE4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7373B3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8B18B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E45608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693C1E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DB8F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4D024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4C5D054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27A06A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01FDE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1A959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6D58F24"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A2FCCE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PLAN_TERPS</w:t>
            </w:r>
          </w:p>
        </w:tc>
      </w:tr>
      <w:tr w:rsidR="00126495" w:rsidRPr="005A188F" w14:paraId="335F5C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E139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05E89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5C8C6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27A810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0B60E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9B376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6867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7C50FD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GEOM_LENGTH</w:t>
            </w:r>
          </w:p>
        </w:tc>
        <w:tc>
          <w:tcPr>
            <w:tcW w:w="0" w:type="dxa"/>
            <w:noWrap/>
            <w:hideMark/>
          </w:tcPr>
          <w:p w14:paraId="4A0C69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93A42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B229B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96F0A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DDBA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93546F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BF0A8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79717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40032B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E28C0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9C19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87AF4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FF908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D65A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D4BAA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5C826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21A6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25F6C5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LAYER_DESC</w:t>
            </w:r>
          </w:p>
        </w:tc>
        <w:tc>
          <w:tcPr>
            <w:tcW w:w="0" w:type="dxa"/>
            <w:noWrap/>
            <w:hideMark/>
          </w:tcPr>
          <w:p w14:paraId="07056E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65F53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07D06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17D78E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0441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654624C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4EFEE6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3DE8DE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BF6AD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776D0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9541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RUNWAY</w:t>
            </w:r>
          </w:p>
        </w:tc>
        <w:tc>
          <w:tcPr>
            <w:tcW w:w="0" w:type="dxa"/>
            <w:noWrap/>
            <w:hideMark/>
          </w:tcPr>
          <w:p w14:paraId="39F4A7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RUNWAY</w:t>
            </w:r>
          </w:p>
        </w:tc>
        <w:tc>
          <w:tcPr>
            <w:tcW w:w="0" w:type="dxa"/>
            <w:noWrap/>
            <w:hideMark/>
          </w:tcPr>
          <w:p w14:paraId="79D98A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9A0651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w:t>
            </w:r>
          </w:p>
        </w:tc>
        <w:tc>
          <w:tcPr>
            <w:tcW w:w="0" w:type="dxa"/>
            <w:noWrap/>
            <w:hideMark/>
          </w:tcPr>
          <w:p w14:paraId="095225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A757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9ED1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PROC_TYPE</w:t>
            </w:r>
          </w:p>
        </w:tc>
        <w:tc>
          <w:tcPr>
            <w:tcW w:w="0" w:type="dxa"/>
            <w:noWrap/>
            <w:hideMark/>
          </w:tcPr>
          <w:p w14:paraId="4EE396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PROC_TYPE</w:t>
            </w:r>
          </w:p>
        </w:tc>
        <w:tc>
          <w:tcPr>
            <w:tcW w:w="0" w:type="dxa"/>
            <w:noWrap/>
            <w:hideMark/>
          </w:tcPr>
          <w:p w14:paraId="0BFEEA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D78E78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325825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C7EC2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E0C2B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499AE5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DOC_SOURCE</w:t>
            </w:r>
          </w:p>
        </w:tc>
        <w:tc>
          <w:tcPr>
            <w:tcW w:w="0" w:type="dxa"/>
            <w:noWrap/>
            <w:hideMark/>
          </w:tcPr>
          <w:p w14:paraId="5673DA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93C7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30</w:t>
            </w:r>
          </w:p>
        </w:tc>
        <w:tc>
          <w:tcPr>
            <w:tcW w:w="0" w:type="dxa"/>
            <w:noWrap/>
            <w:hideMark/>
          </w:tcPr>
          <w:p w14:paraId="01661F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B09A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BB5AF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2B9E00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DOC_DATE</w:t>
            </w:r>
          </w:p>
        </w:tc>
        <w:tc>
          <w:tcPr>
            <w:tcW w:w="0" w:type="dxa"/>
            <w:noWrap/>
            <w:hideMark/>
          </w:tcPr>
          <w:p w14:paraId="678E226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52CBA7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9E22B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1CA2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13BB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5E1C16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CREATED_USER</w:t>
            </w:r>
          </w:p>
        </w:tc>
        <w:tc>
          <w:tcPr>
            <w:tcW w:w="0" w:type="dxa"/>
            <w:noWrap/>
            <w:hideMark/>
          </w:tcPr>
          <w:p w14:paraId="76A0FC4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FAB1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648A34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225A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A0D8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739B5C6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CREATED_DATE</w:t>
            </w:r>
          </w:p>
        </w:tc>
        <w:tc>
          <w:tcPr>
            <w:tcW w:w="0" w:type="dxa"/>
            <w:noWrap/>
            <w:hideMark/>
          </w:tcPr>
          <w:p w14:paraId="2A35E6D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0E4A75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EF445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8026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FCEA8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6DBEDE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LAST_EDITED_USER</w:t>
            </w:r>
          </w:p>
        </w:tc>
        <w:tc>
          <w:tcPr>
            <w:tcW w:w="0" w:type="dxa"/>
            <w:noWrap/>
            <w:hideMark/>
          </w:tcPr>
          <w:p w14:paraId="4E7B94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FBC6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6F6BB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3702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54AC2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605DD4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LAST_EDITED_DATE</w:t>
            </w:r>
          </w:p>
        </w:tc>
        <w:tc>
          <w:tcPr>
            <w:tcW w:w="0" w:type="dxa"/>
            <w:noWrap/>
            <w:hideMark/>
          </w:tcPr>
          <w:p w14:paraId="0AADF50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E9E3F7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7F6D4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659B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5DBE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1773FD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CADLAYN18B</w:t>
            </w:r>
          </w:p>
        </w:tc>
        <w:tc>
          <w:tcPr>
            <w:tcW w:w="0" w:type="dxa"/>
            <w:noWrap/>
            <w:hideMark/>
          </w:tcPr>
          <w:p w14:paraId="57D67C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7AF67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A4DC4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61EAE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03CE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021A17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DATAORIGIN</w:t>
            </w:r>
          </w:p>
        </w:tc>
        <w:tc>
          <w:tcPr>
            <w:tcW w:w="0" w:type="dxa"/>
            <w:noWrap/>
            <w:hideMark/>
          </w:tcPr>
          <w:p w14:paraId="3DFAF7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FA74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26632F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A213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0BF4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FA7D13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241106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C33B4E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6AF7E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4079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D369C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3A8D9A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657E94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414CB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CD45E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40A764E5"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688942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PSIM_ACCESS_CONTROL</w:t>
            </w:r>
          </w:p>
        </w:tc>
      </w:tr>
      <w:tr w:rsidR="00126495" w:rsidRPr="005A188F" w14:paraId="3B04A55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D673C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E24FAF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BBD26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7CF86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F52EA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41207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47A9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42D95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03DF05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DEA0C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6EB83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77E4A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BECD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2CEFAE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01FDD32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9B491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D4F550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514791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E912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054281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6364203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334431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6FE4E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30C0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76C6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40B5266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008EE9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B0FEE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22F49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F5C7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5DED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670B4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CBB8D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22A084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118CD5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6651783"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9FE934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PSIM_ACCESS_CONTROL_DETAIL</w:t>
            </w:r>
          </w:p>
        </w:tc>
      </w:tr>
      <w:tr w:rsidR="00126495" w:rsidRPr="005A188F" w14:paraId="19A4A4F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43B4B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37885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1B2FC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A8B60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0020C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CEAA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5893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4D1EBF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2F937E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6BEA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21</w:t>
            </w:r>
          </w:p>
        </w:tc>
        <w:tc>
          <w:tcPr>
            <w:tcW w:w="0" w:type="dxa"/>
            <w:noWrap/>
            <w:hideMark/>
          </w:tcPr>
          <w:p w14:paraId="6F0E33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B6F8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6EF5D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20DA2C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6CD894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BBCA84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F8F9E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F23F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76C4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DEVICE_TYP</w:t>
            </w:r>
          </w:p>
        </w:tc>
        <w:tc>
          <w:tcPr>
            <w:tcW w:w="0" w:type="dxa"/>
            <w:noWrap/>
            <w:hideMark/>
          </w:tcPr>
          <w:p w14:paraId="5064F5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DEVICE_TYP</w:t>
            </w:r>
          </w:p>
        </w:tc>
        <w:tc>
          <w:tcPr>
            <w:tcW w:w="0" w:type="dxa"/>
            <w:noWrap/>
            <w:hideMark/>
          </w:tcPr>
          <w:p w14:paraId="4C2FB2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DF94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14</w:t>
            </w:r>
          </w:p>
        </w:tc>
        <w:tc>
          <w:tcPr>
            <w:tcW w:w="0" w:type="dxa"/>
            <w:noWrap/>
            <w:hideMark/>
          </w:tcPr>
          <w:p w14:paraId="085FD81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6E2F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6D8F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DEV_ID</w:t>
            </w:r>
          </w:p>
        </w:tc>
        <w:tc>
          <w:tcPr>
            <w:tcW w:w="0" w:type="dxa"/>
            <w:noWrap/>
            <w:hideMark/>
          </w:tcPr>
          <w:p w14:paraId="652B48B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DEV_ID</w:t>
            </w:r>
          </w:p>
        </w:tc>
        <w:tc>
          <w:tcPr>
            <w:tcW w:w="0" w:type="dxa"/>
            <w:noWrap/>
            <w:hideMark/>
          </w:tcPr>
          <w:p w14:paraId="48913D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6EFE5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C4F04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FDB1C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0DD90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24CE7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B6A09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DFD1E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108</w:t>
            </w:r>
          </w:p>
        </w:tc>
        <w:tc>
          <w:tcPr>
            <w:tcW w:w="0" w:type="dxa"/>
            <w:noWrap/>
            <w:hideMark/>
          </w:tcPr>
          <w:p w14:paraId="027F11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8734E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EAB07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CONNECTION</w:t>
            </w:r>
          </w:p>
        </w:tc>
        <w:tc>
          <w:tcPr>
            <w:tcW w:w="0" w:type="dxa"/>
            <w:noWrap/>
            <w:hideMark/>
          </w:tcPr>
          <w:p w14:paraId="0D80B7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CONNECTION</w:t>
            </w:r>
          </w:p>
        </w:tc>
        <w:tc>
          <w:tcPr>
            <w:tcW w:w="0" w:type="dxa"/>
            <w:noWrap/>
            <w:hideMark/>
          </w:tcPr>
          <w:p w14:paraId="1E069D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D0A07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41</w:t>
            </w:r>
          </w:p>
        </w:tc>
        <w:tc>
          <w:tcPr>
            <w:tcW w:w="0" w:type="dxa"/>
            <w:noWrap/>
            <w:hideMark/>
          </w:tcPr>
          <w:p w14:paraId="24A852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68CA5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8CD5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MODEL_NAME</w:t>
            </w:r>
          </w:p>
        </w:tc>
        <w:tc>
          <w:tcPr>
            <w:tcW w:w="0" w:type="dxa"/>
            <w:noWrap/>
            <w:hideMark/>
          </w:tcPr>
          <w:p w14:paraId="77EB0F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MODEL_NAME</w:t>
            </w:r>
          </w:p>
        </w:tc>
        <w:tc>
          <w:tcPr>
            <w:tcW w:w="0" w:type="dxa"/>
            <w:noWrap/>
            <w:hideMark/>
          </w:tcPr>
          <w:p w14:paraId="0FCBB3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AB59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0C9C62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8524B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BA981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SEVERITY</w:t>
            </w:r>
          </w:p>
        </w:tc>
        <w:tc>
          <w:tcPr>
            <w:tcW w:w="0" w:type="dxa"/>
            <w:noWrap/>
            <w:hideMark/>
          </w:tcPr>
          <w:p w14:paraId="5D6936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SEVERITY</w:t>
            </w:r>
          </w:p>
        </w:tc>
        <w:tc>
          <w:tcPr>
            <w:tcW w:w="0" w:type="dxa"/>
            <w:noWrap/>
            <w:hideMark/>
          </w:tcPr>
          <w:p w14:paraId="286AC9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B962F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A168F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58D9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DE57D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INDOOR</w:t>
            </w:r>
          </w:p>
        </w:tc>
        <w:tc>
          <w:tcPr>
            <w:tcW w:w="0" w:type="dxa"/>
            <w:noWrap/>
            <w:hideMark/>
          </w:tcPr>
          <w:p w14:paraId="60DCF1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INDOOR</w:t>
            </w:r>
          </w:p>
        </w:tc>
        <w:tc>
          <w:tcPr>
            <w:tcW w:w="0" w:type="dxa"/>
            <w:noWrap/>
            <w:hideMark/>
          </w:tcPr>
          <w:p w14:paraId="17381A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5E618C4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F4FE6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87CDB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A63AF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723119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60BE7C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BB8E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21</w:t>
            </w:r>
          </w:p>
        </w:tc>
        <w:tc>
          <w:tcPr>
            <w:tcW w:w="0" w:type="dxa"/>
            <w:noWrap/>
            <w:hideMark/>
          </w:tcPr>
          <w:p w14:paraId="645B4C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A5FD2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ECE4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03FBE4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718A34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5E1D90A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F447E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A75B3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ED1E2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HEIGHT</w:t>
            </w:r>
          </w:p>
        </w:tc>
        <w:tc>
          <w:tcPr>
            <w:tcW w:w="0" w:type="dxa"/>
            <w:noWrap/>
            <w:hideMark/>
          </w:tcPr>
          <w:p w14:paraId="2EAB84E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HEIGHT</w:t>
            </w:r>
          </w:p>
        </w:tc>
        <w:tc>
          <w:tcPr>
            <w:tcW w:w="0" w:type="dxa"/>
            <w:noWrap/>
            <w:hideMark/>
          </w:tcPr>
          <w:p w14:paraId="05177D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1354AB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8064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78DE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644C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HEADING</w:t>
            </w:r>
          </w:p>
        </w:tc>
        <w:tc>
          <w:tcPr>
            <w:tcW w:w="0" w:type="dxa"/>
            <w:noWrap/>
            <w:hideMark/>
          </w:tcPr>
          <w:p w14:paraId="01E1BC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HEADING</w:t>
            </w:r>
          </w:p>
        </w:tc>
        <w:tc>
          <w:tcPr>
            <w:tcW w:w="0" w:type="dxa"/>
            <w:noWrap/>
            <w:hideMark/>
          </w:tcPr>
          <w:p w14:paraId="4C1382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87CCD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BC8FC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B0A3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016A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INCLINATIO</w:t>
            </w:r>
          </w:p>
        </w:tc>
        <w:tc>
          <w:tcPr>
            <w:tcW w:w="0" w:type="dxa"/>
            <w:noWrap/>
            <w:hideMark/>
          </w:tcPr>
          <w:p w14:paraId="4158056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INCLINATIO</w:t>
            </w:r>
          </w:p>
        </w:tc>
        <w:tc>
          <w:tcPr>
            <w:tcW w:w="0" w:type="dxa"/>
            <w:noWrap/>
            <w:hideMark/>
          </w:tcPr>
          <w:p w14:paraId="68D537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6C51B0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2AB6E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B182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72C1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LENS_NAME</w:t>
            </w:r>
          </w:p>
        </w:tc>
        <w:tc>
          <w:tcPr>
            <w:tcW w:w="0" w:type="dxa"/>
            <w:noWrap/>
            <w:hideMark/>
          </w:tcPr>
          <w:p w14:paraId="01663AB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LENS_NAME</w:t>
            </w:r>
          </w:p>
        </w:tc>
        <w:tc>
          <w:tcPr>
            <w:tcW w:w="0" w:type="dxa"/>
            <w:noWrap/>
            <w:hideMark/>
          </w:tcPr>
          <w:p w14:paraId="49E845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EAC9A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EC027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ACB2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D62F8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PTZ</w:t>
            </w:r>
          </w:p>
        </w:tc>
        <w:tc>
          <w:tcPr>
            <w:tcW w:w="0" w:type="dxa"/>
            <w:noWrap/>
            <w:hideMark/>
          </w:tcPr>
          <w:p w14:paraId="53E9C7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PTZ</w:t>
            </w:r>
          </w:p>
        </w:tc>
        <w:tc>
          <w:tcPr>
            <w:tcW w:w="0" w:type="dxa"/>
            <w:noWrap/>
            <w:hideMark/>
          </w:tcPr>
          <w:p w14:paraId="4A89E1B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26A5B67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3E561D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C7519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55710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VMD</w:t>
            </w:r>
          </w:p>
        </w:tc>
        <w:tc>
          <w:tcPr>
            <w:tcW w:w="0" w:type="dxa"/>
            <w:noWrap/>
            <w:hideMark/>
          </w:tcPr>
          <w:p w14:paraId="3CDD85E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VMD</w:t>
            </w:r>
          </w:p>
        </w:tc>
        <w:tc>
          <w:tcPr>
            <w:tcW w:w="0" w:type="dxa"/>
            <w:noWrap/>
            <w:hideMark/>
          </w:tcPr>
          <w:p w14:paraId="196725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250BAC9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BE7D44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D72E2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9268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DOME</w:t>
            </w:r>
          </w:p>
        </w:tc>
        <w:tc>
          <w:tcPr>
            <w:tcW w:w="0" w:type="dxa"/>
            <w:noWrap/>
            <w:hideMark/>
          </w:tcPr>
          <w:p w14:paraId="0FBCCB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DOME</w:t>
            </w:r>
          </w:p>
        </w:tc>
        <w:tc>
          <w:tcPr>
            <w:tcW w:w="0" w:type="dxa"/>
            <w:noWrap/>
            <w:hideMark/>
          </w:tcPr>
          <w:p w14:paraId="58CA81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6BE20E6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A5068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0E5D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11B1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4E100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56E824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C336B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616DC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B8EF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1E18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6DB03B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1CE7AF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F3795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27FA3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CBD0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C93F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5D90DD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199333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20BAF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5B27F5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902E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1031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LABEL</w:t>
            </w:r>
          </w:p>
        </w:tc>
        <w:tc>
          <w:tcPr>
            <w:tcW w:w="0" w:type="dxa"/>
            <w:noWrap/>
            <w:hideMark/>
          </w:tcPr>
          <w:p w14:paraId="7958C8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LABEL</w:t>
            </w:r>
          </w:p>
        </w:tc>
        <w:tc>
          <w:tcPr>
            <w:tcW w:w="0" w:type="dxa"/>
            <w:noWrap/>
            <w:hideMark/>
          </w:tcPr>
          <w:p w14:paraId="5E1F7A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8A164F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62ABBD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049A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5144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FAF01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7EA92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D14860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76606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7CC9C075"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2BB5E974"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SECURITY_ACCESS_DEVICES</w:t>
            </w:r>
          </w:p>
        </w:tc>
      </w:tr>
      <w:tr w:rsidR="00126495" w:rsidRPr="005A188F" w14:paraId="1F8F2D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E946F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A54FC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963C08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2DCDA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DB623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01461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D9EE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D9A76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9AE90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8F9EE1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21</w:t>
            </w:r>
          </w:p>
        </w:tc>
        <w:tc>
          <w:tcPr>
            <w:tcW w:w="0" w:type="dxa"/>
            <w:noWrap/>
            <w:hideMark/>
          </w:tcPr>
          <w:p w14:paraId="6730ED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40C4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EA84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71DA7F3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ELEVATION</w:t>
            </w:r>
          </w:p>
        </w:tc>
        <w:tc>
          <w:tcPr>
            <w:tcW w:w="0" w:type="dxa"/>
            <w:noWrap/>
            <w:hideMark/>
          </w:tcPr>
          <w:p w14:paraId="664F03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035BC4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883E6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858F5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C846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DEVICE_TYP</w:t>
            </w:r>
          </w:p>
        </w:tc>
        <w:tc>
          <w:tcPr>
            <w:tcW w:w="0" w:type="dxa"/>
            <w:noWrap/>
            <w:hideMark/>
          </w:tcPr>
          <w:p w14:paraId="3039ED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DEVICE_TYP</w:t>
            </w:r>
          </w:p>
        </w:tc>
        <w:tc>
          <w:tcPr>
            <w:tcW w:w="0" w:type="dxa"/>
            <w:noWrap/>
            <w:hideMark/>
          </w:tcPr>
          <w:p w14:paraId="395BA1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5926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14</w:t>
            </w:r>
          </w:p>
        </w:tc>
        <w:tc>
          <w:tcPr>
            <w:tcW w:w="0" w:type="dxa"/>
            <w:noWrap/>
            <w:hideMark/>
          </w:tcPr>
          <w:p w14:paraId="76374C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2E4A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D8FE9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DEV_ID</w:t>
            </w:r>
          </w:p>
        </w:tc>
        <w:tc>
          <w:tcPr>
            <w:tcW w:w="0" w:type="dxa"/>
            <w:noWrap/>
            <w:hideMark/>
          </w:tcPr>
          <w:p w14:paraId="57AC5F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DEV_ID</w:t>
            </w:r>
          </w:p>
        </w:tc>
        <w:tc>
          <w:tcPr>
            <w:tcW w:w="0" w:type="dxa"/>
            <w:noWrap/>
            <w:hideMark/>
          </w:tcPr>
          <w:p w14:paraId="0AE2CBC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9B068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A62D8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C7D3C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E8EC2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71B901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617CF5C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1ECD9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108</w:t>
            </w:r>
          </w:p>
        </w:tc>
        <w:tc>
          <w:tcPr>
            <w:tcW w:w="0" w:type="dxa"/>
            <w:noWrap/>
            <w:hideMark/>
          </w:tcPr>
          <w:p w14:paraId="4656B0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B30CA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142FD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CONNECTION</w:t>
            </w:r>
          </w:p>
        </w:tc>
        <w:tc>
          <w:tcPr>
            <w:tcW w:w="0" w:type="dxa"/>
            <w:noWrap/>
            <w:hideMark/>
          </w:tcPr>
          <w:p w14:paraId="107C2D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CONNECTION</w:t>
            </w:r>
          </w:p>
        </w:tc>
        <w:tc>
          <w:tcPr>
            <w:tcW w:w="0" w:type="dxa"/>
            <w:noWrap/>
            <w:hideMark/>
          </w:tcPr>
          <w:p w14:paraId="06FB1A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23DBC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41</w:t>
            </w:r>
          </w:p>
        </w:tc>
        <w:tc>
          <w:tcPr>
            <w:tcW w:w="0" w:type="dxa"/>
            <w:noWrap/>
            <w:hideMark/>
          </w:tcPr>
          <w:p w14:paraId="7CB29C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68FB1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D73D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MODEL_NAME</w:t>
            </w:r>
          </w:p>
        </w:tc>
        <w:tc>
          <w:tcPr>
            <w:tcW w:w="0" w:type="dxa"/>
            <w:noWrap/>
            <w:hideMark/>
          </w:tcPr>
          <w:p w14:paraId="616E36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MODEL_NAME</w:t>
            </w:r>
          </w:p>
        </w:tc>
        <w:tc>
          <w:tcPr>
            <w:tcW w:w="0" w:type="dxa"/>
            <w:noWrap/>
            <w:hideMark/>
          </w:tcPr>
          <w:p w14:paraId="5C283B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8AA27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77870F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CA66F7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7621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SEVERITY</w:t>
            </w:r>
          </w:p>
        </w:tc>
        <w:tc>
          <w:tcPr>
            <w:tcW w:w="0" w:type="dxa"/>
            <w:noWrap/>
            <w:hideMark/>
          </w:tcPr>
          <w:p w14:paraId="77F15F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SEVERITY</w:t>
            </w:r>
          </w:p>
        </w:tc>
        <w:tc>
          <w:tcPr>
            <w:tcW w:w="0" w:type="dxa"/>
            <w:noWrap/>
            <w:hideMark/>
          </w:tcPr>
          <w:p w14:paraId="01F2766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DB535C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BDD87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99230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0FCF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INDOOR</w:t>
            </w:r>
          </w:p>
        </w:tc>
        <w:tc>
          <w:tcPr>
            <w:tcW w:w="0" w:type="dxa"/>
            <w:noWrap/>
            <w:hideMark/>
          </w:tcPr>
          <w:p w14:paraId="71991B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INDOOR</w:t>
            </w:r>
          </w:p>
        </w:tc>
        <w:tc>
          <w:tcPr>
            <w:tcW w:w="0" w:type="dxa"/>
            <w:noWrap/>
            <w:hideMark/>
          </w:tcPr>
          <w:p w14:paraId="19C4A73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284F62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86FEB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BFB7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E153B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2055E9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BUILDING</w:t>
            </w:r>
          </w:p>
        </w:tc>
        <w:tc>
          <w:tcPr>
            <w:tcW w:w="0" w:type="dxa"/>
            <w:noWrap/>
            <w:hideMark/>
          </w:tcPr>
          <w:p w14:paraId="1AE7DE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C47E73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21</w:t>
            </w:r>
          </w:p>
        </w:tc>
        <w:tc>
          <w:tcPr>
            <w:tcW w:w="0" w:type="dxa"/>
            <w:noWrap/>
            <w:hideMark/>
          </w:tcPr>
          <w:p w14:paraId="7D7D3DF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489C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F72F0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0ED534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245B75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63C4462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BC3C4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0D547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BA0A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HEIGHT</w:t>
            </w:r>
          </w:p>
        </w:tc>
        <w:tc>
          <w:tcPr>
            <w:tcW w:w="0" w:type="dxa"/>
            <w:noWrap/>
            <w:hideMark/>
          </w:tcPr>
          <w:p w14:paraId="283153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HEIGHT</w:t>
            </w:r>
          </w:p>
        </w:tc>
        <w:tc>
          <w:tcPr>
            <w:tcW w:w="0" w:type="dxa"/>
            <w:noWrap/>
            <w:hideMark/>
          </w:tcPr>
          <w:p w14:paraId="074BD3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30EA39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3A58B1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9D3D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3228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HEADING</w:t>
            </w:r>
          </w:p>
        </w:tc>
        <w:tc>
          <w:tcPr>
            <w:tcW w:w="0" w:type="dxa"/>
            <w:noWrap/>
            <w:hideMark/>
          </w:tcPr>
          <w:p w14:paraId="2C4A5F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HEADING</w:t>
            </w:r>
          </w:p>
        </w:tc>
        <w:tc>
          <w:tcPr>
            <w:tcW w:w="0" w:type="dxa"/>
            <w:noWrap/>
            <w:hideMark/>
          </w:tcPr>
          <w:p w14:paraId="3C2F0C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40498C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F6653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89C25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5D4F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INCLINATIO</w:t>
            </w:r>
          </w:p>
        </w:tc>
        <w:tc>
          <w:tcPr>
            <w:tcW w:w="0" w:type="dxa"/>
            <w:noWrap/>
            <w:hideMark/>
          </w:tcPr>
          <w:p w14:paraId="50AE17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INCLINATIO</w:t>
            </w:r>
          </w:p>
        </w:tc>
        <w:tc>
          <w:tcPr>
            <w:tcW w:w="0" w:type="dxa"/>
            <w:noWrap/>
            <w:hideMark/>
          </w:tcPr>
          <w:p w14:paraId="41C21C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EDABE0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B8E7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32414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5470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LENS_NAME</w:t>
            </w:r>
          </w:p>
        </w:tc>
        <w:tc>
          <w:tcPr>
            <w:tcW w:w="0" w:type="dxa"/>
            <w:noWrap/>
            <w:hideMark/>
          </w:tcPr>
          <w:p w14:paraId="0774AC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LENS_NAME</w:t>
            </w:r>
          </w:p>
        </w:tc>
        <w:tc>
          <w:tcPr>
            <w:tcW w:w="0" w:type="dxa"/>
            <w:noWrap/>
            <w:hideMark/>
          </w:tcPr>
          <w:p w14:paraId="2213B8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984CA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2C074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279C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FF90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PTZ</w:t>
            </w:r>
          </w:p>
        </w:tc>
        <w:tc>
          <w:tcPr>
            <w:tcW w:w="0" w:type="dxa"/>
            <w:noWrap/>
            <w:hideMark/>
          </w:tcPr>
          <w:p w14:paraId="1D629E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PTZ</w:t>
            </w:r>
          </w:p>
        </w:tc>
        <w:tc>
          <w:tcPr>
            <w:tcW w:w="0" w:type="dxa"/>
            <w:noWrap/>
            <w:hideMark/>
          </w:tcPr>
          <w:p w14:paraId="6B6A5D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6A9760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C5EEF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E2446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A45F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VMD</w:t>
            </w:r>
          </w:p>
        </w:tc>
        <w:tc>
          <w:tcPr>
            <w:tcW w:w="0" w:type="dxa"/>
            <w:noWrap/>
            <w:hideMark/>
          </w:tcPr>
          <w:p w14:paraId="17F1E6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VMD</w:t>
            </w:r>
          </w:p>
        </w:tc>
        <w:tc>
          <w:tcPr>
            <w:tcW w:w="0" w:type="dxa"/>
            <w:noWrap/>
            <w:hideMark/>
          </w:tcPr>
          <w:p w14:paraId="362C82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649FCC4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16D58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1ABE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667A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DOME</w:t>
            </w:r>
          </w:p>
        </w:tc>
        <w:tc>
          <w:tcPr>
            <w:tcW w:w="0" w:type="dxa"/>
            <w:noWrap/>
            <w:hideMark/>
          </w:tcPr>
          <w:p w14:paraId="17821F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DOME</w:t>
            </w:r>
          </w:p>
        </w:tc>
        <w:tc>
          <w:tcPr>
            <w:tcW w:w="0" w:type="dxa"/>
            <w:noWrap/>
            <w:hideMark/>
          </w:tcPr>
          <w:p w14:paraId="760AFC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E744CE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EB5F2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D8C1A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1900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20415EA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LEVEL_</w:t>
            </w:r>
          </w:p>
        </w:tc>
        <w:tc>
          <w:tcPr>
            <w:tcW w:w="0" w:type="dxa"/>
            <w:noWrap/>
            <w:hideMark/>
          </w:tcPr>
          <w:p w14:paraId="06D898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54394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025C3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31F65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8A8D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3769BD1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6E8767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9D85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50E35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06E3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C493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604CB71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AREA</w:t>
            </w:r>
          </w:p>
        </w:tc>
        <w:tc>
          <w:tcPr>
            <w:tcW w:w="0" w:type="dxa"/>
            <w:noWrap/>
            <w:hideMark/>
          </w:tcPr>
          <w:p w14:paraId="7A19F6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1070FD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6F79B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64B4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4B08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492A0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81E3B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ADD1D5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FBBD1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E3AC575"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97024A5"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SFO_B</w:t>
            </w:r>
          </w:p>
        </w:tc>
      </w:tr>
      <w:tr w:rsidR="00126495" w:rsidRPr="005A188F" w14:paraId="1873E20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B5C21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AE4BD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344AD2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588C70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B48F1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167C7E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B34DE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69C19B6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43745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0470F6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125C7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D65E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6C91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11D92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697C2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71964B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43A12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F1C436E"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4FAA86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SFO_LEVEL2_SPACE_DEMO</w:t>
            </w:r>
          </w:p>
        </w:tc>
      </w:tr>
      <w:tr w:rsidR="00126495" w:rsidRPr="005A188F" w14:paraId="0E80C7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5380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007BF25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E0BF13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1B323C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13B643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7410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60DB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07D628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SPACE_KEY</w:t>
            </w:r>
          </w:p>
        </w:tc>
        <w:tc>
          <w:tcPr>
            <w:tcW w:w="0" w:type="dxa"/>
            <w:noWrap/>
            <w:hideMark/>
          </w:tcPr>
          <w:p w14:paraId="3DDA74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00B64EF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CFF47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08EF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AC94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72B75B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ROOM_ID_</w:t>
            </w:r>
          </w:p>
        </w:tc>
        <w:tc>
          <w:tcPr>
            <w:tcW w:w="0" w:type="dxa"/>
            <w:noWrap/>
            <w:hideMark/>
          </w:tcPr>
          <w:p w14:paraId="7F432B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DCF2C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D5BBA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CAA6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DEB5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SPACE_TYPE_</w:t>
            </w:r>
          </w:p>
        </w:tc>
        <w:tc>
          <w:tcPr>
            <w:tcW w:w="0" w:type="dxa"/>
            <w:noWrap/>
            <w:hideMark/>
          </w:tcPr>
          <w:p w14:paraId="72D891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SPACE_TYPE_</w:t>
            </w:r>
          </w:p>
        </w:tc>
        <w:tc>
          <w:tcPr>
            <w:tcW w:w="0" w:type="dxa"/>
            <w:noWrap/>
            <w:hideMark/>
          </w:tcPr>
          <w:p w14:paraId="794191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7931A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3B738BE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E6C4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516D6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6DE008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SPACE_SUBTYPE_</w:t>
            </w:r>
          </w:p>
        </w:tc>
        <w:tc>
          <w:tcPr>
            <w:tcW w:w="0" w:type="dxa"/>
            <w:noWrap/>
            <w:hideMark/>
          </w:tcPr>
          <w:p w14:paraId="46C4330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FE5C0B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C20443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SFO_LEVEL2_SPACE_DEMO</w:t>
            </w:r>
          </w:p>
        </w:tc>
      </w:tr>
      <w:tr w:rsidR="00126495" w:rsidRPr="005A188F" w14:paraId="516791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1BDB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73B08B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SPACE_TENANT_</w:t>
            </w:r>
          </w:p>
        </w:tc>
        <w:tc>
          <w:tcPr>
            <w:tcW w:w="0" w:type="dxa"/>
            <w:noWrap/>
            <w:hideMark/>
          </w:tcPr>
          <w:p w14:paraId="56DDA8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09DA1B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A509B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1FE7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3900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5EC2EB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LEASE_SQFT_</w:t>
            </w:r>
          </w:p>
        </w:tc>
        <w:tc>
          <w:tcPr>
            <w:tcW w:w="0" w:type="dxa"/>
            <w:noWrap/>
            <w:hideMark/>
          </w:tcPr>
          <w:p w14:paraId="76D086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8C3EA6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F0399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26205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0765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45C482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FLOOR_LEVEL_</w:t>
            </w:r>
          </w:p>
        </w:tc>
        <w:tc>
          <w:tcPr>
            <w:tcW w:w="0" w:type="dxa"/>
            <w:noWrap/>
            <w:hideMark/>
          </w:tcPr>
          <w:p w14:paraId="1ED017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25A53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F40130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w:t>
            </w:r>
          </w:p>
        </w:tc>
      </w:tr>
      <w:tr w:rsidR="00126495" w:rsidRPr="005A188F" w14:paraId="683D922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B4C4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26F2134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TERMINAL_BUILDING</w:t>
            </w:r>
          </w:p>
        </w:tc>
        <w:tc>
          <w:tcPr>
            <w:tcW w:w="0" w:type="dxa"/>
            <w:noWrap/>
            <w:hideMark/>
          </w:tcPr>
          <w:p w14:paraId="2FDA6A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92DE2B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05E99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385B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1D950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12E9F3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FLOOR_TYPE_</w:t>
            </w:r>
          </w:p>
        </w:tc>
        <w:tc>
          <w:tcPr>
            <w:tcW w:w="0" w:type="dxa"/>
            <w:noWrap/>
            <w:hideMark/>
          </w:tcPr>
          <w:p w14:paraId="343D87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8FC2D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132F6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FLOOR_TYPE</w:t>
            </w:r>
          </w:p>
        </w:tc>
      </w:tr>
      <w:tr w:rsidR="00126495" w:rsidRPr="005A188F" w14:paraId="1AB5EC7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2AC3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0FA468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w:t>
            </w:r>
          </w:p>
        </w:tc>
        <w:tc>
          <w:tcPr>
            <w:tcW w:w="0" w:type="dxa"/>
            <w:noWrap/>
            <w:hideMark/>
          </w:tcPr>
          <w:p w14:paraId="315848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D6727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7F12F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9CA3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3CCEE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47DAF0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w:t>
            </w:r>
          </w:p>
        </w:tc>
        <w:tc>
          <w:tcPr>
            <w:tcW w:w="0" w:type="dxa"/>
            <w:noWrap/>
            <w:hideMark/>
          </w:tcPr>
          <w:p w14:paraId="3551E3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219F7C6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E73B96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D2AF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3EDB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426E8F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LINK</w:t>
            </w:r>
          </w:p>
        </w:tc>
        <w:tc>
          <w:tcPr>
            <w:tcW w:w="0" w:type="dxa"/>
            <w:noWrap/>
            <w:hideMark/>
          </w:tcPr>
          <w:p w14:paraId="26926C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461DD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4EF43C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1EF50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B626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PHOTO</w:t>
            </w:r>
          </w:p>
        </w:tc>
        <w:tc>
          <w:tcPr>
            <w:tcW w:w="0" w:type="dxa"/>
            <w:noWrap/>
            <w:hideMark/>
          </w:tcPr>
          <w:p w14:paraId="19EFA8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PHOTO</w:t>
            </w:r>
          </w:p>
        </w:tc>
        <w:tc>
          <w:tcPr>
            <w:tcW w:w="0" w:type="dxa"/>
            <w:noWrap/>
            <w:hideMark/>
          </w:tcPr>
          <w:p w14:paraId="1A28080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C92AC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500</w:t>
            </w:r>
          </w:p>
        </w:tc>
        <w:tc>
          <w:tcPr>
            <w:tcW w:w="0" w:type="dxa"/>
            <w:noWrap/>
            <w:hideMark/>
          </w:tcPr>
          <w:p w14:paraId="1C7A97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A3E76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AA1D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753B88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LAYER</w:t>
            </w:r>
          </w:p>
        </w:tc>
        <w:tc>
          <w:tcPr>
            <w:tcW w:w="0" w:type="dxa"/>
            <w:noWrap/>
            <w:hideMark/>
          </w:tcPr>
          <w:p w14:paraId="07F73D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2FA4E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479C178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BE13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5B70E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24077E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DOCPATH</w:t>
            </w:r>
          </w:p>
        </w:tc>
        <w:tc>
          <w:tcPr>
            <w:tcW w:w="0" w:type="dxa"/>
            <w:noWrap/>
            <w:hideMark/>
          </w:tcPr>
          <w:p w14:paraId="4E9EF8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B476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1025</w:t>
            </w:r>
          </w:p>
        </w:tc>
        <w:tc>
          <w:tcPr>
            <w:tcW w:w="0" w:type="dxa"/>
            <w:noWrap/>
            <w:hideMark/>
          </w:tcPr>
          <w:p w14:paraId="7D433E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3F755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0272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62FA1D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w:t>
            </w:r>
          </w:p>
        </w:tc>
        <w:tc>
          <w:tcPr>
            <w:tcW w:w="0" w:type="dxa"/>
            <w:noWrap/>
            <w:hideMark/>
          </w:tcPr>
          <w:p w14:paraId="3057FA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A3F620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CA152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3A09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A604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ACCESS_</w:t>
            </w:r>
          </w:p>
        </w:tc>
        <w:tc>
          <w:tcPr>
            <w:tcW w:w="0" w:type="dxa"/>
            <w:noWrap/>
            <w:hideMark/>
          </w:tcPr>
          <w:p w14:paraId="360AA74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ACCESS_</w:t>
            </w:r>
          </w:p>
        </w:tc>
        <w:tc>
          <w:tcPr>
            <w:tcW w:w="0" w:type="dxa"/>
            <w:noWrap/>
            <w:hideMark/>
          </w:tcPr>
          <w:p w14:paraId="51C08F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5145D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FF0DC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53038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96C43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71F1EAB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CALC_AREA</w:t>
            </w:r>
          </w:p>
        </w:tc>
        <w:tc>
          <w:tcPr>
            <w:tcW w:w="0" w:type="dxa"/>
            <w:noWrap/>
            <w:hideMark/>
          </w:tcPr>
          <w:p w14:paraId="68C630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6420C9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EEA7F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DA47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FC482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MAP_CLASS</w:t>
            </w:r>
          </w:p>
        </w:tc>
        <w:tc>
          <w:tcPr>
            <w:tcW w:w="0" w:type="dxa"/>
            <w:noWrap/>
            <w:hideMark/>
          </w:tcPr>
          <w:p w14:paraId="5A68D6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MAP_CLASS</w:t>
            </w:r>
          </w:p>
        </w:tc>
        <w:tc>
          <w:tcPr>
            <w:tcW w:w="0" w:type="dxa"/>
            <w:noWrap/>
            <w:hideMark/>
          </w:tcPr>
          <w:p w14:paraId="02EDB70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921A0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3FD13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26F2F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F664E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458AA6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CADTYPE</w:t>
            </w:r>
          </w:p>
        </w:tc>
        <w:tc>
          <w:tcPr>
            <w:tcW w:w="0" w:type="dxa"/>
            <w:noWrap/>
            <w:hideMark/>
          </w:tcPr>
          <w:p w14:paraId="733568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000E4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143077C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FB9C0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8331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2A1822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TXTVALUE</w:t>
            </w:r>
          </w:p>
        </w:tc>
        <w:tc>
          <w:tcPr>
            <w:tcW w:w="0" w:type="dxa"/>
            <w:noWrap/>
            <w:hideMark/>
          </w:tcPr>
          <w:p w14:paraId="7AEA0E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4260C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0D87D9C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FDC9A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0942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MAP_LABEL</w:t>
            </w:r>
          </w:p>
        </w:tc>
        <w:tc>
          <w:tcPr>
            <w:tcW w:w="0" w:type="dxa"/>
            <w:noWrap/>
            <w:hideMark/>
          </w:tcPr>
          <w:p w14:paraId="724F49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MAP_LABEL</w:t>
            </w:r>
          </w:p>
        </w:tc>
        <w:tc>
          <w:tcPr>
            <w:tcW w:w="0" w:type="dxa"/>
            <w:noWrap/>
            <w:hideMark/>
          </w:tcPr>
          <w:p w14:paraId="66C57F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AF18E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755B5C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B3BD62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2F0A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ABD43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9DBB2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C4880C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480C6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62204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93EE7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330F42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8140F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4AD3BC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4DBF56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03455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7DE01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7809F1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3092CD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ADC69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4C77C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00007FA"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C889D1B"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SP_SMC_ASSESSOR</w:t>
            </w:r>
          </w:p>
        </w:tc>
      </w:tr>
      <w:tr w:rsidR="00126495" w:rsidRPr="005A188F" w14:paraId="4BC22D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3EBC5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DCC2A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C78E3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4B3992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906FA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76E7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5B0B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06C8FF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GEOM_AREA</w:t>
            </w:r>
          </w:p>
        </w:tc>
        <w:tc>
          <w:tcPr>
            <w:tcW w:w="0" w:type="dxa"/>
            <w:noWrap/>
            <w:hideMark/>
          </w:tcPr>
          <w:p w14:paraId="67FB4A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E60CF3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2FA4D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EA7F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9E66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2BD689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67627C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85654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2ED5B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0E1A9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39D7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2F198CC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TAG_X</w:t>
            </w:r>
          </w:p>
        </w:tc>
        <w:tc>
          <w:tcPr>
            <w:tcW w:w="0" w:type="dxa"/>
            <w:noWrap/>
            <w:hideMark/>
          </w:tcPr>
          <w:p w14:paraId="023966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F11068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B33C4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08AE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1DD2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572D60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TAG_Y</w:t>
            </w:r>
          </w:p>
        </w:tc>
        <w:tc>
          <w:tcPr>
            <w:tcW w:w="0" w:type="dxa"/>
            <w:noWrap/>
            <w:hideMark/>
          </w:tcPr>
          <w:p w14:paraId="02E9B5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F6504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723F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60F2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2578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189A59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TAG_VALUE</w:t>
            </w:r>
          </w:p>
        </w:tc>
        <w:tc>
          <w:tcPr>
            <w:tcW w:w="0" w:type="dxa"/>
            <w:noWrap/>
            <w:hideMark/>
          </w:tcPr>
          <w:p w14:paraId="74710B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C709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01BF99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BA04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4F8E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7F18927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TAG_SIZE</w:t>
            </w:r>
          </w:p>
        </w:tc>
        <w:tc>
          <w:tcPr>
            <w:tcW w:w="0" w:type="dxa"/>
            <w:noWrap/>
            <w:hideMark/>
          </w:tcPr>
          <w:p w14:paraId="6CB6C9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B5DF6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ED281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DD4F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46180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3713F5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TAG_ANGLE</w:t>
            </w:r>
          </w:p>
        </w:tc>
        <w:tc>
          <w:tcPr>
            <w:tcW w:w="0" w:type="dxa"/>
            <w:noWrap/>
            <w:hideMark/>
          </w:tcPr>
          <w:p w14:paraId="13C66A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DEC29F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811AB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FEB0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303F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6EFA842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TAG_JUST</w:t>
            </w:r>
          </w:p>
        </w:tc>
        <w:tc>
          <w:tcPr>
            <w:tcW w:w="0" w:type="dxa"/>
            <w:noWrap/>
            <w:hideMark/>
          </w:tcPr>
          <w:p w14:paraId="1BABE7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E434F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49D09C0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91EB1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C617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APN</w:t>
            </w:r>
          </w:p>
        </w:tc>
        <w:tc>
          <w:tcPr>
            <w:tcW w:w="0" w:type="dxa"/>
            <w:noWrap/>
            <w:hideMark/>
          </w:tcPr>
          <w:p w14:paraId="4D781DD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APN</w:t>
            </w:r>
          </w:p>
        </w:tc>
        <w:tc>
          <w:tcPr>
            <w:tcW w:w="0" w:type="dxa"/>
            <w:noWrap/>
            <w:hideMark/>
          </w:tcPr>
          <w:p w14:paraId="141E99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4E1710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9</w:t>
            </w:r>
          </w:p>
        </w:tc>
        <w:tc>
          <w:tcPr>
            <w:tcW w:w="0" w:type="dxa"/>
            <w:noWrap/>
            <w:hideMark/>
          </w:tcPr>
          <w:p w14:paraId="07BA82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F22CF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9BF8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w:t>
            </w:r>
          </w:p>
        </w:tc>
        <w:tc>
          <w:tcPr>
            <w:tcW w:w="0" w:type="dxa"/>
            <w:noWrap/>
            <w:hideMark/>
          </w:tcPr>
          <w:p w14:paraId="7F9A5E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w:t>
            </w:r>
          </w:p>
        </w:tc>
        <w:tc>
          <w:tcPr>
            <w:tcW w:w="0" w:type="dxa"/>
            <w:noWrap/>
            <w:hideMark/>
          </w:tcPr>
          <w:p w14:paraId="603315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2D21F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w:t>
            </w:r>
          </w:p>
        </w:tc>
        <w:tc>
          <w:tcPr>
            <w:tcW w:w="0" w:type="dxa"/>
            <w:noWrap/>
            <w:hideMark/>
          </w:tcPr>
          <w:p w14:paraId="720F530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3A60A8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B389F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OWNER1</w:t>
            </w:r>
          </w:p>
        </w:tc>
        <w:tc>
          <w:tcPr>
            <w:tcW w:w="0" w:type="dxa"/>
            <w:noWrap/>
            <w:hideMark/>
          </w:tcPr>
          <w:p w14:paraId="03C1D10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OWNER1</w:t>
            </w:r>
          </w:p>
        </w:tc>
        <w:tc>
          <w:tcPr>
            <w:tcW w:w="0" w:type="dxa"/>
            <w:noWrap/>
            <w:hideMark/>
          </w:tcPr>
          <w:p w14:paraId="3D7DE2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6BD4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0B53B0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6124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EEC37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OWNER2</w:t>
            </w:r>
          </w:p>
        </w:tc>
        <w:tc>
          <w:tcPr>
            <w:tcW w:w="0" w:type="dxa"/>
            <w:noWrap/>
            <w:hideMark/>
          </w:tcPr>
          <w:p w14:paraId="49CDB80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OWNER2</w:t>
            </w:r>
          </w:p>
        </w:tc>
        <w:tc>
          <w:tcPr>
            <w:tcW w:w="0" w:type="dxa"/>
            <w:noWrap/>
            <w:hideMark/>
          </w:tcPr>
          <w:p w14:paraId="741A7BF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12001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4899E1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AB45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C29E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OWNER3</w:t>
            </w:r>
          </w:p>
        </w:tc>
        <w:tc>
          <w:tcPr>
            <w:tcW w:w="0" w:type="dxa"/>
            <w:noWrap/>
            <w:hideMark/>
          </w:tcPr>
          <w:p w14:paraId="0C3E67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OWNER3</w:t>
            </w:r>
          </w:p>
        </w:tc>
        <w:tc>
          <w:tcPr>
            <w:tcW w:w="0" w:type="dxa"/>
            <w:noWrap/>
            <w:hideMark/>
          </w:tcPr>
          <w:p w14:paraId="510346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B800E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7F073C8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C09D3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8F089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MAIL_ADDRESS1</w:t>
            </w:r>
          </w:p>
        </w:tc>
        <w:tc>
          <w:tcPr>
            <w:tcW w:w="0" w:type="dxa"/>
            <w:noWrap/>
            <w:hideMark/>
          </w:tcPr>
          <w:p w14:paraId="4648A2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MAIL_ADDRESS1</w:t>
            </w:r>
          </w:p>
        </w:tc>
        <w:tc>
          <w:tcPr>
            <w:tcW w:w="0" w:type="dxa"/>
            <w:noWrap/>
            <w:hideMark/>
          </w:tcPr>
          <w:p w14:paraId="6B8384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87934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7F2934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0FA4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5C23D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MAIL_ADDRESS2</w:t>
            </w:r>
          </w:p>
        </w:tc>
        <w:tc>
          <w:tcPr>
            <w:tcW w:w="0" w:type="dxa"/>
            <w:noWrap/>
            <w:hideMark/>
          </w:tcPr>
          <w:p w14:paraId="3BD6E4C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MAIL_ADDRESS2</w:t>
            </w:r>
          </w:p>
        </w:tc>
        <w:tc>
          <w:tcPr>
            <w:tcW w:w="0" w:type="dxa"/>
            <w:noWrap/>
            <w:hideMark/>
          </w:tcPr>
          <w:p w14:paraId="3E13E7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A6378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2FAE12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88555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1691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MAIL_ADDRESS3</w:t>
            </w:r>
          </w:p>
        </w:tc>
        <w:tc>
          <w:tcPr>
            <w:tcW w:w="0" w:type="dxa"/>
            <w:noWrap/>
            <w:hideMark/>
          </w:tcPr>
          <w:p w14:paraId="27DF375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MAIL_ADDRESS3</w:t>
            </w:r>
          </w:p>
        </w:tc>
        <w:tc>
          <w:tcPr>
            <w:tcW w:w="0" w:type="dxa"/>
            <w:noWrap/>
            <w:hideMark/>
          </w:tcPr>
          <w:p w14:paraId="395C00B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9458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60</w:t>
            </w:r>
          </w:p>
        </w:tc>
        <w:tc>
          <w:tcPr>
            <w:tcW w:w="0" w:type="dxa"/>
            <w:noWrap/>
            <w:hideMark/>
          </w:tcPr>
          <w:p w14:paraId="6B03CAC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38BB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3EEB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MAIL_CITY</w:t>
            </w:r>
          </w:p>
        </w:tc>
        <w:tc>
          <w:tcPr>
            <w:tcW w:w="0" w:type="dxa"/>
            <w:noWrap/>
            <w:hideMark/>
          </w:tcPr>
          <w:p w14:paraId="70D9D7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MAIL_CITY</w:t>
            </w:r>
          </w:p>
        </w:tc>
        <w:tc>
          <w:tcPr>
            <w:tcW w:w="0" w:type="dxa"/>
            <w:noWrap/>
            <w:hideMark/>
          </w:tcPr>
          <w:p w14:paraId="703A0B8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D90B5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0A94E5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0B1ED8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86C1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MAIL_STATE</w:t>
            </w:r>
          </w:p>
        </w:tc>
        <w:tc>
          <w:tcPr>
            <w:tcW w:w="0" w:type="dxa"/>
            <w:noWrap/>
            <w:hideMark/>
          </w:tcPr>
          <w:p w14:paraId="50C04A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MAIL_STATE</w:t>
            </w:r>
          </w:p>
        </w:tc>
        <w:tc>
          <w:tcPr>
            <w:tcW w:w="0" w:type="dxa"/>
            <w:noWrap/>
            <w:hideMark/>
          </w:tcPr>
          <w:p w14:paraId="7BECB1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6121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3618E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E9585F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F328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MAIL_ZIP</w:t>
            </w:r>
          </w:p>
        </w:tc>
        <w:tc>
          <w:tcPr>
            <w:tcW w:w="0" w:type="dxa"/>
            <w:noWrap/>
            <w:hideMark/>
          </w:tcPr>
          <w:p w14:paraId="2F63586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MAIL_ZIP</w:t>
            </w:r>
          </w:p>
        </w:tc>
        <w:tc>
          <w:tcPr>
            <w:tcW w:w="0" w:type="dxa"/>
            <w:noWrap/>
            <w:hideMark/>
          </w:tcPr>
          <w:p w14:paraId="11427F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F27A0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9</w:t>
            </w:r>
          </w:p>
        </w:tc>
        <w:tc>
          <w:tcPr>
            <w:tcW w:w="0" w:type="dxa"/>
            <w:noWrap/>
            <w:hideMark/>
          </w:tcPr>
          <w:p w14:paraId="6E51AE3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7275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40421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MAIL_COUNTRY</w:t>
            </w:r>
          </w:p>
        </w:tc>
        <w:tc>
          <w:tcPr>
            <w:tcW w:w="0" w:type="dxa"/>
            <w:noWrap/>
            <w:hideMark/>
          </w:tcPr>
          <w:p w14:paraId="113480D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MAIL_COUNTRY</w:t>
            </w:r>
          </w:p>
        </w:tc>
        <w:tc>
          <w:tcPr>
            <w:tcW w:w="0" w:type="dxa"/>
            <w:noWrap/>
            <w:hideMark/>
          </w:tcPr>
          <w:p w14:paraId="264078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5E748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CA8F9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B72C72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104D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SITUS_NO1</w:t>
            </w:r>
          </w:p>
        </w:tc>
        <w:tc>
          <w:tcPr>
            <w:tcW w:w="0" w:type="dxa"/>
            <w:noWrap/>
            <w:hideMark/>
          </w:tcPr>
          <w:p w14:paraId="17683C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SITUS_NO1</w:t>
            </w:r>
          </w:p>
        </w:tc>
        <w:tc>
          <w:tcPr>
            <w:tcW w:w="0" w:type="dxa"/>
            <w:noWrap/>
            <w:hideMark/>
          </w:tcPr>
          <w:p w14:paraId="14D544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A9F59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3EB3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9504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4F05F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SITUS_NO2</w:t>
            </w:r>
          </w:p>
        </w:tc>
        <w:tc>
          <w:tcPr>
            <w:tcW w:w="0" w:type="dxa"/>
            <w:noWrap/>
            <w:hideMark/>
          </w:tcPr>
          <w:p w14:paraId="3BA5F7E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SITUS_NO2</w:t>
            </w:r>
          </w:p>
        </w:tc>
        <w:tc>
          <w:tcPr>
            <w:tcW w:w="0" w:type="dxa"/>
            <w:noWrap/>
            <w:hideMark/>
          </w:tcPr>
          <w:p w14:paraId="692350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CD54F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2419F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FECE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DF6FF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SITUS_FRACTION</w:t>
            </w:r>
          </w:p>
        </w:tc>
        <w:tc>
          <w:tcPr>
            <w:tcW w:w="0" w:type="dxa"/>
            <w:noWrap/>
            <w:hideMark/>
          </w:tcPr>
          <w:p w14:paraId="63D7B2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SITUS_FRACTION</w:t>
            </w:r>
          </w:p>
        </w:tc>
        <w:tc>
          <w:tcPr>
            <w:tcW w:w="0" w:type="dxa"/>
            <w:noWrap/>
            <w:hideMark/>
          </w:tcPr>
          <w:p w14:paraId="64E1C2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F7E42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w:t>
            </w:r>
          </w:p>
        </w:tc>
        <w:tc>
          <w:tcPr>
            <w:tcW w:w="0" w:type="dxa"/>
            <w:noWrap/>
            <w:hideMark/>
          </w:tcPr>
          <w:p w14:paraId="17F7DD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19DB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57CE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SITUS_DIRECTION</w:t>
            </w:r>
          </w:p>
        </w:tc>
        <w:tc>
          <w:tcPr>
            <w:tcW w:w="0" w:type="dxa"/>
            <w:noWrap/>
            <w:hideMark/>
          </w:tcPr>
          <w:p w14:paraId="0F8B72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SITUS_DIRECTION</w:t>
            </w:r>
          </w:p>
        </w:tc>
        <w:tc>
          <w:tcPr>
            <w:tcW w:w="0" w:type="dxa"/>
            <w:noWrap/>
            <w:hideMark/>
          </w:tcPr>
          <w:p w14:paraId="73A2263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A03A1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w:t>
            </w:r>
          </w:p>
        </w:tc>
        <w:tc>
          <w:tcPr>
            <w:tcW w:w="0" w:type="dxa"/>
            <w:noWrap/>
            <w:hideMark/>
          </w:tcPr>
          <w:p w14:paraId="53E123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1D99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FC21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w:t>
            </w:r>
          </w:p>
        </w:tc>
        <w:tc>
          <w:tcPr>
            <w:tcW w:w="0" w:type="dxa"/>
            <w:noWrap/>
            <w:hideMark/>
          </w:tcPr>
          <w:p w14:paraId="6CAB83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w:t>
            </w:r>
          </w:p>
        </w:tc>
        <w:tc>
          <w:tcPr>
            <w:tcW w:w="0" w:type="dxa"/>
            <w:noWrap/>
            <w:hideMark/>
          </w:tcPr>
          <w:p w14:paraId="0AE7A2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4264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32</w:t>
            </w:r>
          </w:p>
        </w:tc>
        <w:tc>
          <w:tcPr>
            <w:tcW w:w="0" w:type="dxa"/>
            <w:noWrap/>
            <w:hideMark/>
          </w:tcPr>
          <w:p w14:paraId="5517B2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5552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8F73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SITUS_STREET_TY</w:t>
            </w:r>
          </w:p>
        </w:tc>
        <w:tc>
          <w:tcPr>
            <w:tcW w:w="0" w:type="dxa"/>
            <w:noWrap/>
            <w:hideMark/>
          </w:tcPr>
          <w:p w14:paraId="4D3C624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SITUS_STREET_TY</w:t>
            </w:r>
          </w:p>
        </w:tc>
        <w:tc>
          <w:tcPr>
            <w:tcW w:w="0" w:type="dxa"/>
            <w:noWrap/>
            <w:hideMark/>
          </w:tcPr>
          <w:p w14:paraId="20941B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CFD925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6E543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798E3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3C503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SITUS_STREET_BOX</w:t>
            </w:r>
          </w:p>
        </w:tc>
        <w:tc>
          <w:tcPr>
            <w:tcW w:w="0" w:type="dxa"/>
            <w:noWrap/>
            <w:hideMark/>
          </w:tcPr>
          <w:p w14:paraId="4CDE4FD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SITUS_STREET_BOX</w:t>
            </w:r>
          </w:p>
        </w:tc>
        <w:tc>
          <w:tcPr>
            <w:tcW w:w="0" w:type="dxa"/>
            <w:noWrap/>
            <w:hideMark/>
          </w:tcPr>
          <w:p w14:paraId="07A96F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36BC6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0E55E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064C0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509A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SITUS_CITY</w:t>
            </w:r>
          </w:p>
        </w:tc>
        <w:tc>
          <w:tcPr>
            <w:tcW w:w="0" w:type="dxa"/>
            <w:noWrap/>
            <w:hideMark/>
          </w:tcPr>
          <w:p w14:paraId="73453E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SITUS_CITY</w:t>
            </w:r>
          </w:p>
        </w:tc>
        <w:tc>
          <w:tcPr>
            <w:tcW w:w="0" w:type="dxa"/>
            <w:noWrap/>
            <w:hideMark/>
          </w:tcPr>
          <w:p w14:paraId="426C5E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70A7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46E2B3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5FF5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A03A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PUC_CODE</w:t>
            </w:r>
          </w:p>
        </w:tc>
        <w:tc>
          <w:tcPr>
            <w:tcW w:w="0" w:type="dxa"/>
            <w:noWrap/>
            <w:hideMark/>
          </w:tcPr>
          <w:p w14:paraId="0BF05D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PUC_CODE</w:t>
            </w:r>
          </w:p>
        </w:tc>
        <w:tc>
          <w:tcPr>
            <w:tcW w:w="0" w:type="dxa"/>
            <w:noWrap/>
            <w:hideMark/>
          </w:tcPr>
          <w:p w14:paraId="1F40AA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ECD920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F6734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64AB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4AE5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DATE_RECORD</w:t>
            </w:r>
          </w:p>
        </w:tc>
        <w:tc>
          <w:tcPr>
            <w:tcW w:w="0" w:type="dxa"/>
            <w:noWrap/>
            <w:hideMark/>
          </w:tcPr>
          <w:p w14:paraId="7D5CC1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DATE_RECORD</w:t>
            </w:r>
          </w:p>
        </w:tc>
        <w:tc>
          <w:tcPr>
            <w:tcW w:w="0" w:type="dxa"/>
            <w:noWrap/>
            <w:hideMark/>
          </w:tcPr>
          <w:p w14:paraId="6A793C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4813AA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5802DA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6831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1BBC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DOCUMENT_NO</w:t>
            </w:r>
          </w:p>
        </w:tc>
        <w:tc>
          <w:tcPr>
            <w:tcW w:w="0" w:type="dxa"/>
            <w:noWrap/>
            <w:hideMark/>
          </w:tcPr>
          <w:p w14:paraId="69270F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DOCUMENT_NO</w:t>
            </w:r>
          </w:p>
        </w:tc>
        <w:tc>
          <w:tcPr>
            <w:tcW w:w="0" w:type="dxa"/>
            <w:noWrap/>
            <w:hideMark/>
          </w:tcPr>
          <w:p w14:paraId="1A83602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D0CAE2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11</w:t>
            </w:r>
          </w:p>
        </w:tc>
        <w:tc>
          <w:tcPr>
            <w:tcW w:w="0" w:type="dxa"/>
            <w:noWrap/>
            <w:hideMark/>
          </w:tcPr>
          <w:p w14:paraId="2A82F7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747CB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3971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DATE_SALE</w:t>
            </w:r>
          </w:p>
        </w:tc>
        <w:tc>
          <w:tcPr>
            <w:tcW w:w="0" w:type="dxa"/>
            <w:noWrap/>
            <w:hideMark/>
          </w:tcPr>
          <w:p w14:paraId="33D2A31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DATE_SALE</w:t>
            </w:r>
          </w:p>
        </w:tc>
        <w:tc>
          <w:tcPr>
            <w:tcW w:w="0" w:type="dxa"/>
            <w:noWrap/>
            <w:hideMark/>
          </w:tcPr>
          <w:p w14:paraId="32C6DDA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1233248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F0CC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E75AE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5D226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AMOUNT_SALE</w:t>
            </w:r>
          </w:p>
        </w:tc>
        <w:tc>
          <w:tcPr>
            <w:tcW w:w="0" w:type="dxa"/>
            <w:noWrap/>
            <w:hideMark/>
          </w:tcPr>
          <w:p w14:paraId="07FDCD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AMOUNT_SALE</w:t>
            </w:r>
          </w:p>
        </w:tc>
        <w:tc>
          <w:tcPr>
            <w:tcW w:w="0" w:type="dxa"/>
            <w:noWrap/>
            <w:hideMark/>
          </w:tcPr>
          <w:p w14:paraId="2ED362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E873B5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4FD8F7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9CE4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A349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5A48458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PARENT_GID</w:t>
            </w:r>
          </w:p>
        </w:tc>
        <w:tc>
          <w:tcPr>
            <w:tcW w:w="0" w:type="dxa"/>
            <w:noWrap/>
            <w:hideMark/>
          </w:tcPr>
          <w:p w14:paraId="219F96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25C584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BB472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1DD4E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0708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72EF3C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DATE_STAMP</w:t>
            </w:r>
          </w:p>
        </w:tc>
        <w:tc>
          <w:tcPr>
            <w:tcW w:w="0" w:type="dxa"/>
            <w:noWrap/>
            <w:hideMark/>
          </w:tcPr>
          <w:p w14:paraId="5EF4B01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6C1556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A534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270A68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11B45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3C405B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C09CF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F5D7DD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0B247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BD9F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B2221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6AD2FF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GEOMETRY_Length</w:t>
            </w:r>
          </w:p>
        </w:tc>
        <w:tc>
          <w:tcPr>
            <w:tcW w:w="0" w:type="dxa"/>
            <w:noWrap/>
            <w:hideMark/>
          </w:tcPr>
          <w:p w14:paraId="3BA9BA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95CB7C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02E9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515E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AAE0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GEOMETRY_Area</w:t>
            </w:r>
          </w:p>
        </w:tc>
        <w:tc>
          <w:tcPr>
            <w:tcW w:w="0" w:type="dxa"/>
            <w:noWrap/>
            <w:hideMark/>
          </w:tcPr>
          <w:p w14:paraId="2A76CB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GEOMETRY_Area</w:t>
            </w:r>
          </w:p>
        </w:tc>
        <w:tc>
          <w:tcPr>
            <w:tcW w:w="0" w:type="dxa"/>
            <w:noWrap/>
            <w:hideMark/>
          </w:tcPr>
          <w:p w14:paraId="2A6EEA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C2088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72598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4948E7A"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4B37B78"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SSR</w:t>
            </w:r>
          </w:p>
        </w:tc>
      </w:tr>
      <w:tr w:rsidR="00126495" w:rsidRPr="005A188F" w14:paraId="60DBFE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2A96B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6E5C83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83FEE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67BA21F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AB5F0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E7614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C68F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w:t>
            </w:r>
          </w:p>
        </w:tc>
        <w:tc>
          <w:tcPr>
            <w:tcW w:w="0" w:type="dxa"/>
            <w:noWrap/>
            <w:hideMark/>
          </w:tcPr>
          <w:p w14:paraId="4676AC1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 Number</w:t>
            </w:r>
          </w:p>
        </w:tc>
        <w:tc>
          <w:tcPr>
            <w:tcW w:w="0" w:type="dxa"/>
            <w:noWrap/>
            <w:hideMark/>
          </w:tcPr>
          <w:p w14:paraId="51B3D4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ED1C6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56781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B414E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8AE17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CONDUCTED_ON</w:t>
            </w:r>
          </w:p>
        </w:tc>
        <w:tc>
          <w:tcPr>
            <w:tcW w:w="0" w:type="dxa"/>
            <w:noWrap/>
            <w:hideMark/>
          </w:tcPr>
          <w:p w14:paraId="43F961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Conducted On</w:t>
            </w:r>
          </w:p>
        </w:tc>
        <w:tc>
          <w:tcPr>
            <w:tcW w:w="0" w:type="dxa"/>
            <w:noWrap/>
            <w:hideMark/>
          </w:tcPr>
          <w:p w14:paraId="5116F8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958852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3F8CF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5E697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61825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PREPARED_BY</w:t>
            </w:r>
          </w:p>
        </w:tc>
        <w:tc>
          <w:tcPr>
            <w:tcW w:w="0" w:type="dxa"/>
            <w:noWrap/>
            <w:hideMark/>
          </w:tcPr>
          <w:p w14:paraId="2ED1596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Prepared By</w:t>
            </w:r>
          </w:p>
        </w:tc>
        <w:tc>
          <w:tcPr>
            <w:tcW w:w="0" w:type="dxa"/>
            <w:noWrap/>
            <w:hideMark/>
          </w:tcPr>
          <w:p w14:paraId="3060C2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0EC36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06B4C6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7C1EC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013C4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ACS_DOOR_SRVY</w:t>
            </w:r>
          </w:p>
        </w:tc>
        <w:tc>
          <w:tcPr>
            <w:tcW w:w="0" w:type="dxa"/>
            <w:noWrap/>
            <w:hideMark/>
          </w:tcPr>
          <w:p w14:paraId="5E72F4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ACS Door Survey Completed</w:t>
            </w:r>
          </w:p>
        </w:tc>
        <w:tc>
          <w:tcPr>
            <w:tcW w:w="0" w:type="dxa"/>
            <w:noWrap/>
            <w:hideMark/>
          </w:tcPr>
          <w:p w14:paraId="7B13B6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5D3A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986E9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991F5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96DE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EP_PRESENT</w:t>
            </w:r>
          </w:p>
        </w:tc>
        <w:tc>
          <w:tcPr>
            <w:tcW w:w="0" w:type="dxa"/>
            <w:noWrap/>
            <w:hideMark/>
          </w:tcPr>
          <w:p w14:paraId="57EC09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Present</w:t>
            </w:r>
          </w:p>
        </w:tc>
        <w:tc>
          <w:tcPr>
            <w:tcW w:w="0" w:type="dxa"/>
            <w:noWrap/>
            <w:hideMark/>
          </w:tcPr>
          <w:p w14:paraId="1526CB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68DDA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E0CBB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6496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785C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EP_CIRCUIT_NUM</w:t>
            </w:r>
          </w:p>
        </w:tc>
        <w:tc>
          <w:tcPr>
            <w:tcW w:w="0" w:type="dxa"/>
            <w:noWrap/>
            <w:hideMark/>
          </w:tcPr>
          <w:p w14:paraId="3779C7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Circuit Numbers</w:t>
            </w:r>
          </w:p>
        </w:tc>
        <w:tc>
          <w:tcPr>
            <w:tcW w:w="0" w:type="dxa"/>
            <w:noWrap/>
            <w:hideMark/>
          </w:tcPr>
          <w:p w14:paraId="55E15E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20089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9A963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F817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FA902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EP_SPACE_AVAIL</w:t>
            </w:r>
          </w:p>
        </w:tc>
        <w:tc>
          <w:tcPr>
            <w:tcW w:w="0" w:type="dxa"/>
            <w:noWrap/>
            <w:hideMark/>
          </w:tcPr>
          <w:p w14:paraId="727882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Available Space</w:t>
            </w:r>
          </w:p>
        </w:tc>
        <w:tc>
          <w:tcPr>
            <w:tcW w:w="0" w:type="dxa"/>
            <w:noWrap/>
            <w:hideMark/>
          </w:tcPr>
          <w:p w14:paraId="142415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74C872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DE9EB6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576B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A477C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LSLAN_PRESENT</w:t>
            </w:r>
          </w:p>
        </w:tc>
        <w:tc>
          <w:tcPr>
            <w:tcW w:w="0" w:type="dxa"/>
            <w:noWrap/>
            <w:hideMark/>
          </w:tcPr>
          <w:p w14:paraId="21936A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Present</w:t>
            </w:r>
          </w:p>
        </w:tc>
        <w:tc>
          <w:tcPr>
            <w:tcW w:w="0" w:type="dxa"/>
            <w:noWrap/>
            <w:hideMark/>
          </w:tcPr>
          <w:p w14:paraId="2F5C2CB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2D2EF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66EBD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7151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D5F78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LSLAN_SWITCH_NAME</w:t>
            </w:r>
          </w:p>
        </w:tc>
        <w:tc>
          <w:tcPr>
            <w:tcW w:w="0" w:type="dxa"/>
            <w:noWrap/>
            <w:hideMark/>
          </w:tcPr>
          <w:p w14:paraId="588638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Name</w:t>
            </w:r>
          </w:p>
        </w:tc>
        <w:tc>
          <w:tcPr>
            <w:tcW w:w="0" w:type="dxa"/>
            <w:noWrap/>
            <w:hideMark/>
          </w:tcPr>
          <w:p w14:paraId="3042F8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455C62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399F25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F3CFA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58C7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LSLAN_SWITCH_MANUFAC</w:t>
            </w:r>
          </w:p>
        </w:tc>
        <w:tc>
          <w:tcPr>
            <w:tcW w:w="0" w:type="dxa"/>
            <w:noWrap/>
            <w:hideMark/>
          </w:tcPr>
          <w:p w14:paraId="17DB005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Manufacturer</w:t>
            </w:r>
          </w:p>
        </w:tc>
        <w:tc>
          <w:tcPr>
            <w:tcW w:w="0" w:type="dxa"/>
            <w:noWrap/>
            <w:hideMark/>
          </w:tcPr>
          <w:p w14:paraId="47A815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64F417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98F9F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4A028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7102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LSLAN_SWITCH_MODEL</w:t>
            </w:r>
          </w:p>
        </w:tc>
        <w:tc>
          <w:tcPr>
            <w:tcW w:w="0" w:type="dxa"/>
            <w:noWrap/>
            <w:hideMark/>
          </w:tcPr>
          <w:p w14:paraId="1B840A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Model</w:t>
            </w:r>
          </w:p>
        </w:tc>
        <w:tc>
          <w:tcPr>
            <w:tcW w:w="0" w:type="dxa"/>
            <w:noWrap/>
            <w:hideMark/>
          </w:tcPr>
          <w:p w14:paraId="339935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7B6CB1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A9942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31B00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4E5DB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LSLAN_PORT_TOTAL</w:t>
            </w:r>
          </w:p>
        </w:tc>
        <w:tc>
          <w:tcPr>
            <w:tcW w:w="0" w:type="dxa"/>
            <w:noWrap/>
            <w:hideMark/>
          </w:tcPr>
          <w:p w14:paraId="0C6E24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Port Total/Switch</w:t>
            </w:r>
          </w:p>
        </w:tc>
        <w:tc>
          <w:tcPr>
            <w:tcW w:w="0" w:type="dxa"/>
            <w:noWrap/>
            <w:hideMark/>
          </w:tcPr>
          <w:p w14:paraId="788D49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F39A8A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20822F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C193E2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3AB7A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NSLAN_USED_PORTS</w:t>
            </w:r>
          </w:p>
        </w:tc>
        <w:tc>
          <w:tcPr>
            <w:tcW w:w="0" w:type="dxa"/>
            <w:noWrap/>
            <w:hideMark/>
          </w:tcPr>
          <w:p w14:paraId="15A4B4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Used Ports</w:t>
            </w:r>
          </w:p>
        </w:tc>
        <w:tc>
          <w:tcPr>
            <w:tcW w:w="0" w:type="dxa"/>
            <w:noWrap/>
            <w:hideMark/>
          </w:tcPr>
          <w:p w14:paraId="6AA5A2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5D886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245D5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53064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72B86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NSLAN_PRESENT</w:t>
            </w:r>
          </w:p>
        </w:tc>
        <w:tc>
          <w:tcPr>
            <w:tcW w:w="0" w:type="dxa"/>
            <w:noWrap/>
            <w:hideMark/>
          </w:tcPr>
          <w:p w14:paraId="1F1A58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Present</w:t>
            </w:r>
          </w:p>
        </w:tc>
        <w:tc>
          <w:tcPr>
            <w:tcW w:w="0" w:type="dxa"/>
            <w:noWrap/>
            <w:hideMark/>
          </w:tcPr>
          <w:p w14:paraId="50CDD8F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0A28F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4D186E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94C8A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7BC3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NSLAN_SWITCH_NAME</w:t>
            </w:r>
          </w:p>
        </w:tc>
        <w:tc>
          <w:tcPr>
            <w:tcW w:w="0" w:type="dxa"/>
            <w:noWrap/>
            <w:hideMark/>
          </w:tcPr>
          <w:p w14:paraId="63062C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name</w:t>
            </w:r>
          </w:p>
        </w:tc>
        <w:tc>
          <w:tcPr>
            <w:tcW w:w="0" w:type="dxa"/>
            <w:noWrap/>
            <w:hideMark/>
          </w:tcPr>
          <w:p w14:paraId="7EF2AC3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C677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5ED8C89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7FA1C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E2D9E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NSLAN_SWITCH_MANUFAC</w:t>
            </w:r>
          </w:p>
        </w:tc>
        <w:tc>
          <w:tcPr>
            <w:tcW w:w="0" w:type="dxa"/>
            <w:noWrap/>
            <w:hideMark/>
          </w:tcPr>
          <w:p w14:paraId="0CCD68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Manufacturer</w:t>
            </w:r>
          </w:p>
        </w:tc>
        <w:tc>
          <w:tcPr>
            <w:tcW w:w="0" w:type="dxa"/>
            <w:noWrap/>
            <w:hideMark/>
          </w:tcPr>
          <w:p w14:paraId="3F2CEA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21B25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CC3B1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BD2B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6D24A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NSLAN_SWITCH_MODEL</w:t>
            </w:r>
          </w:p>
        </w:tc>
        <w:tc>
          <w:tcPr>
            <w:tcW w:w="0" w:type="dxa"/>
            <w:noWrap/>
            <w:hideMark/>
          </w:tcPr>
          <w:p w14:paraId="0F25109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Model</w:t>
            </w:r>
          </w:p>
        </w:tc>
        <w:tc>
          <w:tcPr>
            <w:tcW w:w="0" w:type="dxa"/>
            <w:noWrap/>
            <w:hideMark/>
          </w:tcPr>
          <w:p w14:paraId="1BF926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5158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BB116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C4A16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2B42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NSLAN_PORT_TOTAL</w:t>
            </w:r>
          </w:p>
        </w:tc>
        <w:tc>
          <w:tcPr>
            <w:tcW w:w="0" w:type="dxa"/>
            <w:noWrap/>
            <w:hideMark/>
          </w:tcPr>
          <w:p w14:paraId="359F98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Port Total/Switch</w:t>
            </w:r>
          </w:p>
        </w:tc>
        <w:tc>
          <w:tcPr>
            <w:tcW w:w="0" w:type="dxa"/>
            <w:noWrap/>
            <w:hideMark/>
          </w:tcPr>
          <w:p w14:paraId="46A299D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6F58F9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592B2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90A4B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7054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RACK_AVAIL</w:t>
            </w:r>
          </w:p>
        </w:tc>
        <w:tc>
          <w:tcPr>
            <w:tcW w:w="0" w:type="dxa"/>
            <w:noWrap/>
            <w:hideMark/>
          </w:tcPr>
          <w:p w14:paraId="0955E8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Rack Units on SLAN Rack</w:t>
            </w:r>
          </w:p>
        </w:tc>
        <w:tc>
          <w:tcPr>
            <w:tcW w:w="0" w:type="dxa"/>
            <w:noWrap/>
            <w:hideMark/>
          </w:tcPr>
          <w:p w14:paraId="3FCE8F7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262F59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9756E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583C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F2A7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RACK_ID</w:t>
            </w:r>
          </w:p>
        </w:tc>
        <w:tc>
          <w:tcPr>
            <w:tcW w:w="0" w:type="dxa"/>
            <w:noWrap/>
            <w:hideMark/>
          </w:tcPr>
          <w:p w14:paraId="7A204F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 Unit Number/ID</w:t>
            </w:r>
          </w:p>
        </w:tc>
        <w:tc>
          <w:tcPr>
            <w:tcW w:w="0" w:type="dxa"/>
            <w:noWrap/>
            <w:hideMark/>
          </w:tcPr>
          <w:p w14:paraId="449EF0A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0821F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B00BCD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93E0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1892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RACK_AVAIL_NUM</w:t>
            </w:r>
          </w:p>
        </w:tc>
        <w:tc>
          <w:tcPr>
            <w:tcW w:w="0" w:type="dxa"/>
            <w:noWrap/>
            <w:hideMark/>
          </w:tcPr>
          <w:p w14:paraId="23A784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 Unit Available Quantity</w:t>
            </w:r>
          </w:p>
        </w:tc>
        <w:tc>
          <w:tcPr>
            <w:tcW w:w="0" w:type="dxa"/>
            <w:noWrap/>
            <w:hideMark/>
          </w:tcPr>
          <w:p w14:paraId="6C85323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CE5543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4DC4D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12361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0E451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DOOR_DAISY_CHAIN</w:t>
            </w:r>
          </w:p>
        </w:tc>
        <w:tc>
          <w:tcPr>
            <w:tcW w:w="0" w:type="dxa"/>
            <w:noWrap/>
            <w:hideMark/>
          </w:tcPr>
          <w:p w14:paraId="647EA2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Door Daisy chained</w:t>
            </w:r>
          </w:p>
        </w:tc>
        <w:tc>
          <w:tcPr>
            <w:tcW w:w="0" w:type="dxa"/>
            <w:noWrap/>
            <w:hideMark/>
          </w:tcPr>
          <w:p w14:paraId="693107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8ED0E4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949BE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F0CB6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B102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TECHNICAL_ISSUE</w:t>
            </w:r>
          </w:p>
        </w:tc>
        <w:tc>
          <w:tcPr>
            <w:tcW w:w="0" w:type="dxa"/>
            <w:noWrap/>
            <w:hideMark/>
          </w:tcPr>
          <w:p w14:paraId="27CBA10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Technical Issues</w:t>
            </w:r>
          </w:p>
        </w:tc>
        <w:tc>
          <w:tcPr>
            <w:tcW w:w="0" w:type="dxa"/>
            <w:noWrap/>
            <w:hideMark/>
          </w:tcPr>
          <w:p w14:paraId="49ECBD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2B76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1076BB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462A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B76D6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BLACKBOARD_SPACE</w:t>
            </w:r>
          </w:p>
        </w:tc>
        <w:tc>
          <w:tcPr>
            <w:tcW w:w="0" w:type="dxa"/>
            <w:noWrap/>
            <w:hideMark/>
          </w:tcPr>
          <w:p w14:paraId="24EC08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Backboard Space Available to install ACS</w:t>
            </w:r>
          </w:p>
        </w:tc>
        <w:tc>
          <w:tcPr>
            <w:tcW w:w="0" w:type="dxa"/>
            <w:noWrap/>
            <w:hideMark/>
          </w:tcPr>
          <w:p w14:paraId="0E20C6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7641A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5C114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A88E5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E0CE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INSTALL_BLACKBOARD</w:t>
            </w:r>
          </w:p>
        </w:tc>
        <w:tc>
          <w:tcPr>
            <w:tcW w:w="0" w:type="dxa"/>
            <w:noWrap/>
            <w:hideMark/>
          </w:tcPr>
          <w:p w14:paraId="646A43A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 BackBoard</w:t>
            </w:r>
          </w:p>
        </w:tc>
        <w:tc>
          <w:tcPr>
            <w:tcW w:w="0" w:type="dxa"/>
            <w:noWrap/>
            <w:hideMark/>
          </w:tcPr>
          <w:p w14:paraId="5BB2F62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98FEE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77765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1D568B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C8086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AVAIL_OUTLET</w:t>
            </w:r>
          </w:p>
        </w:tc>
        <w:tc>
          <w:tcPr>
            <w:tcW w:w="0" w:type="dxa"/>
            <w:noWrap/>
            <w:hideMark/>
          </w:tcPr>
          <w:p w14:paraId="44F81C3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Dedicated Outlet within 3â€™ of Relay Rack</w:t>
            </w:r>
          </w:p>
        </w:tc>
        <w:tc>
          <w:tcPr>
            <w:tcW w:w="0" w:type="dxa"/>
            <w:noWrap/>
            <w:hideMark/>
          </w:tcPr>
          <w:p w14:paraId="7D5FED2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19FC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3FFA7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3C086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1E4C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AVAIL_OUTLET_INSIDE</w:t>
            </w:r>
          </w:p>
        </w:tc>
        <w:tc>
          <w:tcPr>
            <w:tcW w:w="0" w:type="dxa"/>
            <w:noWrap/>
            <w:hideMark/>
          </w:tcPr>
          <w:p w14:paraId="7C773F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Dedicated Outlets Inside Data Cabinet</w:t>
            </w:r>
          </w:p>
        </w:tc>
        <w:tc>
          <w:tcPr>
            <w:tcW w:w="0" w:type="dxa"/>
            <w:noWrap/>
            <w:hideMark/>
          </w:tcPr>
          <w:p w14:paraId="05C7539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DDA7B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478AA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CC17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1A4FA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NETWORK_EQUIPMENT</w:t>
            </w:r>
          </w:p>
        </w:tc>
        <w:tc>
          <w:tcPr>
            <w:tcW w:w="0" w:type="dxa"/>
            <w:noWrap/>
            <w:hideMark/>
          </w:tcPr>
          <w:p w14:paraId="326E68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Network Equipment Power Panel on UPS</w:t>
            </w:r>
          </w:p>
        </w:tc>
        <w:tc>
          <w:tcPr>
            <w:tcW w:w="0" w:type="dxa"/>
            <w:noWrap/>
            <w:hideMark/>
          </w:tcPr>
          <w:p w14:paraId="509A7E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036F5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8D3F78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828D9C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BA66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TR_GROUND_BAR</w:t>
            </w:r>
          </w:p>
        </w:tc>
        <w:tc>
          <w:tcPr>
            <w:tcW w:w="0" w:type="dxa"/>
            <w:noWrap/>
            <w:hideMark/>
          </w:tcPr>
          <w:p w14:paraId="4FFFB6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 Ground Bar</w:t>
            </w:r>
          </w:p>
        </w:tc>
        <w:tc>
          <w:tcPr>
            <w:tcW w:w="0" w:type="dxa"/>
            <w:noWrap/>
            <w:hideMark/>
          </w:tcPr>
          <w:p w14:paraId="20039D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5C7765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012B14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0DBE1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38467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GROUNDED</w:t>
            </w:r>
          </w:p>
        </w:tc>
        <w:tc>
          <w:tcPr>
            <w:tcW w:w="0" w:type="dxa"/>
            <w:noWrap/>
            <w:hideMark/>
          </w:tcPr>
          <w:p w14:paraId="13F5326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Relay Racks / Data Cabinet Grounded</w:t>
            </w:r>
          </w:p>
        </w:tc>
        <w:tc>
          <w:tcPr>
            <w:tcW w:w="0" w:type="dxa"/>
            <w:noWrap/>
            <w:hideMark/>
          </w:tcPr>
          <w:p w14:paraId="409A8E9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5C87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CC15B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6111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555B6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DEDICATED_AC</w:t>
            </w:r>
          </w:p>
        </w:tc>
        <w:tc>
          <w:tcPr>
            <w:tcW w:w="0" w:type="dxa"/>
            <w:noWrap/>
            <w:hideMark/>
          </w:tcPr>
          <w:p w14:paraId="4BA07AA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Dedicated A/C</w:t>
            </w:r>
          </w:p>
        </w:tc>
        <w:tc>
          <w:tcPr>
            <w:tcW w:w="0" w:type="dxa"/>
            <w:noWrap/>
            <w:hideMark/>
          </w:tcPr>
          <w:p w14:paraId="668E12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3606E8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57C51F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E8379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D6F8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THERMOSTAT</w:t>
            </w:r>
          </w:p>
        </w:tc>
        <w:tc>
          <w:tcPr>
            <w:tcW w:w="0" w:type="dxa"/>
            <w:noWrap/>
            <w:hideMark/>
          </w:tcPr>
          <w:p w14:paraId="64F637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Thermostat</w:t>
            </w:r>
          </w:p>
        </w:tc>
        <w:tc>
          <w:tcPr>
            <w:tcW w:w="0" w:type="dxa"/>
            <w:noWrap/>
            <w:hideMark/>
          </w:tcPr>
          <w:p w14:paraId="54BB24B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A7CD28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1A47E0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790E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E794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LIGHTING</w:t>
            </w:r>
          </w:p>
        </w:tc>
        <w:tc>
          <w:tcPr>
            <w:tcW w:w="0" w:type="dxa"/>
            <w:noWrap/>
            <w:hideMark/>
          </w:tcPr>
          <w:p w14:paraId="0336758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Acceptable Lighting Levels</w:t>
            </w:r>
          </w:p>
        </w:tc>
        <w:tc>
          <w:tcPr>
            <w:tcW w:w="0" w:type="dxa"/>
            <w:noWrap/>
            <w:hideMark/>
          </w:tcPr>
          <w:p w14:paraId="5B4700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DF8720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F3A73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65765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1B45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SECURITY_CAMERA</w:t>
            </w:r>
          </w:p>
        </w:tc>
        <w:tc>
          <w:tcPr>
            <w:tcW w:w="0" w:type="dxa"/>
            <w:noWrap/>
            <w:hideMark/>
          </w:tcPr>
          <w:p w14:paraId="244E08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 Camera</w:t>
            </w:r>
          </w:p>
        </w:tc>
        <w:tc>
          <w:tcPr>
            <w:tcW w:w="0" w:type="dxa"/>
            <w:noWrap/>
            <w:hideMark/>
          </w:tcPr>
          <w:p w14:paraId="60AB9E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2E7EB2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635BB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B22286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EA553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LENEL_PANEL</w:t>
            </w:r>
          </w:p>
        </w:tc>
        <w:tc>
          <w:tcPr>
            <w:tcW w:w="0" w:type="dxa"/>
            <w:noWrap/>
            <w:hideMark/>
          </w:tcPr>
          <w:p w14:paraId="45D54C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Lenel Panel</w:t>
            </w:r>
          </w:p>
        </w:tc>
        <w:tc>
          <w:tcPr>
            <w:tcW w:w="0" w:type="dxa"/>
            <w:noWrap/>
            <w:hideMark/>
          </w:tcPr>
          <w:p w14:paraId="22F4B7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121313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16A03D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39666C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757E7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MDI_PANEL</w:t>
            </w:r>
          </w:p>
        </w:tc>
        <w:tc>
          <w:tcPr>
            <w:tcW w:w="0" w:type="dxa"/>
            <w:noWrap/>
            <w:hideMark/>
          </w:tcPr>
          <w:p w14:paraId="2E8277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MDI Panel</w:t>
            </w:r>
          </w:p>
        </w:tc>
        <w:tc>
          <w:tcPr>
            <w:tcW w:w="0" w:type="dxa"/>
            <w:noWrap/>
            <w:hideMark/>
          </w:tcPr>
          <w:p w14:paraId="5E34E6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8B36B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DBDC0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BD3D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F27CC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w:t>
            </w:r>
          </w:p>
        </w:tc>
        <w:tc>
          <w:tcPr>
            <w:tcW w:w="0" w:type="dxa"/>
            <w:noWrap/>
            <w:hideMark/>
          </w:tcPr>
          <w:p w14:paraId="40AA6C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 Coverage</w:t>
            </w:r>
          </w:p>
        </w:tc>
        <w:tc>
          <w:tcPr>
            <w:tcW w:w="0" w:type="dxa"/>
            <w:noWrap/>
            <w:hideMark/>
          </w:tcPr>
          <w:p w14:paraId="64FF6B8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CC5D0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C1A9B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871A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E9E6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CCTV_TYPE</w:t>
            </w:r>
          </w:p>
        </w:tc>
        <w:tc>
          <w:tcPr>
            <w:tcW w:w="0" w:type="dxa"/>
            <w:noWrap/>
            <w:hideMark/>
          </w:tcPr>
          <w:p w14:paraId="0149D6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 Coverage Type</w:t>
            </w:r>
          </w:p>
        </w:tc>
        <w:tc>
          <w:tcPr>
            <w:tcW w:w="0" w:type="dxa"/>
            <w:noWrap/>
            <w:hideMark/>
          </w:tcPr>
          <w:p w14:paraId="08B39A9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D3D826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BC03A3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86ED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1B8F2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WORK_AREA</w:t>
            </w:r>
          </w:p>
        </w:tc>
        <w:tc>
          <w:tcPr>
            <w:tcW w:w="0" w:type="dxa"/>
            <w:noWrap/>
            <w:hideMark/>
          </w:tcPr>
          <w:p w14:paraId="764E8C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Work Area Clean</w:t>
            </w:r>
          </w:p>
        </w:tc>
        <w:tc>
          <w:tcPr>
            <w:tcW w:w="0" w:type="dxa"/>
            <w:noWrap/>
            <w:hideMark/>
          </w:tcPr>
          <w:p w14:paraId="3E8412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BCDEB0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5BEB7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21AAF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6470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5F3BDE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Clean</w:t>
            </w:r>
          </w:p>
        </w:tc>
        <w:tc>
          <w:tcPr>
            <w:tcW w:w="0" w:type="dxa"/>
            <w:noWrap/>
            <w:hideMark/>
          </w:tcPr>
          <w:p w14:paraId="16CBEB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1AD65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89E1F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7FBB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A7F7C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TRASH</w:t>
            </w:r>
          </w:p>
        </w:tc>
        <w:tc>
          <w:tcPr>
            <w:tcW w:w="0" w:type="dxa"/>
            <w:noWrap/>
            <w:hideMark/>
          </w:tcPr>
          <w:p w14:paraId="51DA77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Free of Trash</w:t>
            </w:r>
          </w:p>
        </w:tc>
        <w:tc>
          <w:tcPr>
            <w:tcW w:w="0" w:type="dxa"/>
            <w:noWrap/>
            <w:hideMark/>
          </w:tcPr>
          <w:p w14:paraId="451E7F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E06F37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BB6AFB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E62A43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4EA3A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ROOM_CONDITION</w:t>
            </w:r>
          </w:p>
        </w:tc>
        <w:tc>
          <w:tcPr>
            <w:tcW w:w="0" w:type="dxa"/>
            <w:noWrap/>
            <w:hideMark/>
          </w:tcPr>
          <w:p w14:paraId="30E9EB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 Condition Issues</w:t>
            </w:r>
          </w:p>
        </w:tc>
        <w:tc>
          <w:tcPr>
            <w:tcW w:w="0" w:type="dxa"/>
            <w:noWrap/>
            <w:hideMark/>
          </w:tcPr>
          <w:p w14:paraId="18FE79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97928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1000</w:t>
            </w:r>
          </w:p>
        </w:tc>
        <w:tc>
          <w:tcPr>
            <w:tcW w:w="0" w:type="dxa"/>
            <w:noWrap/>
            <w:hideMark/>
          </w:tcPr>
          <w:p w14:paraId="52DCDE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CB73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43915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HVAC_ACCEPT</w:t>
            </w:r>
          </w:p>
        </w:tc>
        <w:tc>
          <w:tcPr>
            <w:tcW w:w="0" w:type="dxa"/>
            <w:noWrap/>
            <w:hideMark/>
          </w:tcPr>
          <w:p w14:paraId="202AFCF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HVAC Adequate</w:t>
            </w:r>
          </w:p>
        </w:tc>
        <w:tc>
          <w:tcPr>
            <w:tcW w:w="0" w:type="dxa"/>
            <w:noWrap/>
            <w:hideMark/>
          </w:tcPr>
          <w:p w14:paraId="2C3835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6D179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B2D8E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D3323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1E0E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SLAN_ACCEPT</w:t>
            </w:r>
          </w:p>
        </w:tc>
        <w:tc>
          <w:tcPr>
            <w:tcW w:w="0" w:type="dxa"/>
            <w:noWrap/>
            <w:hideMark/>
          </w:tcPr>
          <w:p w14:paraId="692593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S-LAN Adequate to Support ACS Installation</w:t>
            </w:r>
          </w:p>
        </w:tc>
        <w:tc>
          <w:tcPr>
            <w:tcW w:w="0" w:type="dxa"/>
            <w:noWrap/>
            <w:hideMark/>
          </w:tcPr>
          <w:p w14:paraId="619A9B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590DC7"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A7245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6289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3B6F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POWER_ACCEPT</w:t>
            </w:r>
          </w:p>
        </w:tc>
        <w:tc>
          <w:tcPr>
            <w:tcW w:w="0" w:type="dxa"/>
            <w:noWrap/>
            <w:hideMark/>
          </w:tcPr>
          <w:p w14:paraId="5C27FE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Power Adequate to Support ACS Installation</w:t>
            </w:r>
          </w:p>
        </w:tc>
        <w:tc>
          <w:tcPr>
            <w:tcW w:w="0" w:type="dxa"/>
            <w:noWrap/>
            <w:hideMark/>
          </w:tcPr>
          <w:p w14:paraId="056252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12F46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A3806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FCB2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2FC3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OTHER</w:t>
            </w:r>
          </w:p>
        </w:tc>
        <w:tc>
          <w:tcPr>
            <w:tcW w:w="0" w:type="dxa"/>
            <w:noWrap/>
            <w:hideMark/>
          </w:tcPr>
          <w:p w14:paraId="2860B7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OTHER</w:t>
            </w:r>
          </w:p>
        </w:tc>
        <w:tc>
          <w:tcPr>
            <w:tcW w:w="0" w:type="dxa"/>
            <w:noWrap/>
            <w:hideMark/>
          </w:tcPr>
          <w:p w14:paraId="215F00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491C4F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1073741822</w:t>
            </w:r>
          </w:p>
        </w:tc>
        <w:tc>
          <w:tcPr>
            <w:tcW w:w="0" w:type="dxa"/>
            <w:noWrap/>
            <w:hideMark/>
          </w:tcPr>
          <w:p w14:paraId="773F2F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A57E1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6B15E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NSLAN_USED_PORTS_1</w:t>
            </w:r>
          </w:p>
        </w:tc>
        <w:tc>
          <w:tcPr>
            <w:tcW w:w="0" w:type="dxa"/>
            <w:noWrap/>
            <w:hideMark/>
          </w:tcPr>
          <w:p w14:paraId="113547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Used Ports</w:t>
            </w:r>
          </w:p>
        </w:tc>
        <w:tc>
          <w:tcPr>
            <w:tcW w:w="0" w:type="dxa"/>
            <w:noWrap/>
            <w:hideMark/>
          </w:tcPr>
          <w:p w14:paraId="4417B0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5BEAF27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F63FF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A6BAB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7EB9B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w:t>
            </w:r>
          </w:p>
        </w:tc>
        <w:tc>
          <w:tcPr>
            <w:tcW w:w="0" w:type="dxa"/>
            <w:noWrap/>
            <w:hideMark/>
          </w:tcPr>
          <w:p w14:paraId="70A74A1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5CD23F6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8D8282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789BED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F57E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8FF29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w:t>
            </w:r>
          </w:p>
        </w:tc>
        <w:tc>
          <w:tcPr>
            <w:tcW w:w="0" w:type="dxa"/>
            <w:noWrap/>
            <w:hideMark/>
          </w:tcPr>
          <w:p w14:paraId="505A652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w:t>
            </w:r>
          </w:p>
        </w:tc>
        <w:tc>
          <w:tcPr>
            <w:tcW w:w="0" w:type="dxa"/>
            <w:noWrap/>
            <w:hideMark/>
          </w:tcPr>
          <w:p w14:paraId="36E711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99C61D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F628E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11301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004E9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EP_SUBPANEL_NAME</w:t>
            </w:r>
          </w:p>
        </w:tc>
        <w:tc>
          <w:tcPr>
            <w:tcW w:w="0" w:type="dxa"/>
            <w:noWrap/>
            <w:hideMark/>
          </w:tcPr>
          <w:p w14:paraId="49D441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SubPanel Names</w:t>
            </w:r>
          </w:p>
        </w:tc>
        <w:tc>
          <w:tcPr>
            <w:tcW w:w="0" w:type="dxa"/>
            <w:noWrap/>
            <w:hideMark/>
          </w:tcPr>
          <w:p w14:paraId="6EE02B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8F9581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2000</w:t>
            </w:r>
          </w:p>
        </w:tc>
        <w:tc>
          <w:tcPr>
            <w:tcW w:w="0" w:type="dxa"/>
            <w:noWrap/>
            <w:hideMark/>
          </w:tcPr>
          <w:p w14:paraId="00B4E06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6E0D4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6F0B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EP_SPARE_BREAKER_NUM</w:t>
            </w:r>
          </w:p>
        </w:tc>
        <w:tc>
          <w:tcPr>
            <w:tcW w:w="0" w:type="dxa"/>
            <w:noWrap/>
            <w:hideMark/>
          </w:tcPr>
          <w:p w14:paraId="5B235D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Number Spare Breakers</w:t>
            </w:r>
          </w:p>
        </w:tc>
        <w:tc>
          <w:tcPr>
            <w:tcW w:w="0" w:type="dxa"/>
            <w:noWrap/>
            <w:hideMark/>
          </w:tcPr>
          <w:p w14:paraId="76D84E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3DF9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B8D72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65D526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FF93B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EP_SPARE_BLANKS</w:t>
            </w:r>
          </w:p>
        </w:tc>
        <w:tc>
          <w:tcPr>
            <w:tcW w:w="0" w:type="dxa"/>
            <w:noWrap/>
            <w:hideMark/>
          </w:tcPr>
          <w:p w14:paraId="5BD38F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Spare Blanks</w:t>
            </w:r>
          </w:p>
        </w:tc>
        <w:tc>
          <w:tcPr>
            <w:tcW w:w="0" w:type="dxa"/>
            <w:noWrap/>
            <w:hideMark/>
          </w:tcPr>
          <w:p w14:paraId="5E3BCD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751C3F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6D722C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328F0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2E2E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PERCENT_LOAD_UPS</w:t>
            </w:r>
          </w:p>
        </w:tc>
        <w:tc>
          <w:tcPr>
            <w:tcW w:w="0" w:type="dxa"/>
            <w:noWrap/>
            <w:hideMark/>
          </w:tcPr>
          <w:p w14:paraId="27B227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Percent Load of UPS</w:t>
            </w:r>
          </w:p>
        </w:tc>
        <w:tc>
          <w:tcPr>
            <w:tcW w:w="0" w:type="dxa"/>
            <w:noWrap/>
            <w:hideMark/>
          </w:tcPr>
          <w:p w14:paraId="78B053D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8CC03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5B79DE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3C2E2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A5B1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MAX_LOAD_UPS</w:t>
            </w:r>
          </w:p>
        </w:tc>
        <w:tc>
          <w:tcPr>
            <w:tcW w:w="0" w:type="dxa"/>
            <w:noWrap/>
            <w:hideMark/>
          </w:tcPr>
          <w:p w14:paraId="45A39A8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 Load of UPS</w:t>
            </w:r>
          </w:p>
        </w:tc>
        <w:tc>
          <w:tcPr>
            <w:tcW w:w="0" w:type="dxa"/>
            <w:noWrap/>
            <w:hideMark/>
          </w:tcPr>
          <w:p w14:paraId="306D2E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79F9F7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1B502E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8F432D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C291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SSR_ID</w:t>
            </w:r>
          </w:p>
        </w:tc>
        <w:tc>
          <w:tcPr>
            <w:tcW w:w="0" w:type="dxa"/>
            <w:noWrap/>
            <w:hideMark/>
          </w:tcPr>
          <w:p w14:paraId="0E5158C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SSR_ID</w:t>
            </w:r>
          </w:p>
        </w:tc>
        <w:tc>
          <w:tcPr>
            <w:tcW w:w="0" w:type="dxa"/>
            <w:noWrap/>
            <w:hideMark/>
          </w:tcPr>
          <w:p w14:paraId="61C8099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2248EE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5F8B95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8B25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4E16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TWC_ID</w:t>
            </w:r>
          </w:p>
        </w:tc>
        <w:tc>
          <w:tcPr>
            <w:tcW w:w="0" w:type="dxa"/>
            <w:noWrap/>
            <w:hideMark/>
          </w:tcPr>
          <w:p w14:paraId="1DB1BF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TWC ID</w:t>
            </w:r>
          </w:p>
        </w:tc>
        <w:tc>
          <w:tcPr>
            <w:tcW w:w="0" w:type="dxa"/>
            <w:noWrap/>
            <w:hideMark/>
          </w:tcPr>
          <w:p w14:paraId="471800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EDFBC1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w:t>
            </w:r>
          </w:p>
        </w:tc>
        <w:tc>
          <w:tcPr>
            <w:tcW w:w="0" w:type="dxa"/>
            <w:noWrap/>
            <w:hideMark/>
          </w:tcPr>
          <w:p w14:paraId="683F18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A7EC5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1984F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TWC_ROOM</w:t>
            </w:r>
          </w:p>
        </w:tc>
        <w:tc>
          <w:tcPr>
            <w:tcW w:w="0" w:type="dxa"/>
            <w:noWrap/>
            <w:hideMark/>
          </w:tcPr>
          <w:p w14:paraId="3E0EF3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TWC_ROOM</w:t>
            </w:r>
          </w:p>
        </w:tc>
        <w:tc>
          <w:tcPr>
            <w:tcW w:w="0" w:type="dxa"/>
            <w:noWrap/>
            <w:hideMark/>
          </w:tcPr>
          <w:p w14:paraId="5EA964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8A80A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16</w:t>
            </w:r>
          </w:p>
        </w:tc>
        <w:tc>
          <w:tcPr>
            <w:tcW w:w="0" w:type="dxa"/>
            <w:noWrap/>
            <w:hideMark/>
          </w:tcPr>
          <w:p w14:paraId="13763F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CB608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5E5E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SSR_ROOM_NUM</w:t>
            </w:r>
          </w:p>
        </w:tc>
        <w:tc>
          <w:tcPr>
            <w:tcW w:w="0" w:type="dxa"/>
            <w:noWrap/>
            <w:hideMark/>
          </w:tcPr>
          <w:p w14:paraId="3B5C65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SSR_ROOM_NUM</w:t>
            </w:r>
          </w:p>
        </w:tc>
        <w:tc>
          <w:tcPr>
            <w:tcW w:w="0" w:type="dxa"/>
            <w:noWrap/>
            <w:hideMark/>
          </w:tcPr>
          <w:p w14:paraId="62BF715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6B150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w:t>
            </w:r>
          </w:p>
        </w:tc>
        <w:tc>
          <w:tcPr>
            <w:tcW w:w="0" w:type="dxa"/>
            <w:noWrap/>
            <w:hideMark/>
          </w:tcPr>
          <w:p w14:paraId="581391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E182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42AC2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02D2315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4BC1F7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5010D76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125595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8B18824"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665CFF0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SSR_ROOMS</w:t>
            </w:r>
          </w:p>
        </w:tc>
      </w:tr>
      <w:tr w:rsidR="00126495" w:rsidRPr="005A188F" w14:paraId="73E8BD0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C09A0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0E1ED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658F5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5DC8F3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12141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5EA10E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A9D95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ROOM_ID</w:t>
            </w:r>
          </w:p>
        </w:tc>
        <w:tc>
          <w:tcPr>
            <w:tcW w:w="0" w:type="dxa"/>
            <w:noWrap/>
            <w:hideMark/>
          </w:tcPr>
          <w:p w14:paraId="0904C65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 Number</w:t>
            </w:r>
          </w:p>
        </w:tc>
        <w:tc>
          <w:tcPr>
            <w:tcW w:w="0" w:type="dxa"/>
            <w:noWrap/>
            <w:hideMark/>
          </w:tcPr>
          <w:p w14:paraId="1739AD4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B8728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10F603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B4CF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96D3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CONDUCTED_ON</w:t>
            </w:r>
          </w:p>
        </w:tc>
        <w:tc>
          <w:tcPr>
            <w:tcW w:w="0" w:type="dxa"/>
            <w:noWrap/>
            <w:hideMark/>
          </w:tcPr>
          <w:p w14:paraId="083E57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Conducted On</w:t>
            </w:r>
          </w:p>
        </w:tc>
        <w:tc>
          <w:tcPr>
            <w:tcW w:w="0" w:type="dxa"/>
            <w:noWrap/>
            <w:hideMark/>
          </w:tcPr>
          <w:p w14:paraId="5AB891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5C027C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7C286A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3A099F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9C31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PREPARED_BY</w:t>
            </w:r>
          </w:p>
        </w:tc>
        <w:tc>
          <w:tcPr>
            <w:tcW w:w="0" w:type="dxa"/>
            <w:noWrap/>
            <w:hideMark/>
          </w:tcPr>
          <w:p w14:paraId="1631EF6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Prepared By</w:t>
            </w:r>
          </w:p>
        </w:tc>
        <w:tc>
          <w:tcPr>
            <w:tcW w:w="0" w:type="dxa"/>
            <w:noWrap/>
            <w:hideMark/>
          </w:tcPr>
          <w:p w14:paraId="14B9655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7723D5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64A7C79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4A9C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3E5A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ACS_DOOR_SRVY</w:t>
            </w:r>
          </w:p>
        </w:tc>
        <w:tc>
          <w:tcPr>
            <w:tcW w:w="0" w:type="dxa"/>
            <w:noWrap/>
            <w:hideMark/>
          </w:tcPr>
          <w:p w14:paraId="5A309F7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ACS Door Survey Completed</w:t>
            </w:r>
          </w:p>
        </w:tc>
        <w:tc>
          <w:tcPr>
            <w:tcW w:w="0" w:type="dxa"/>
            <w:noWrap/>
            <w:hideMark/>
          </w:tcPr>
          <w:p w14:paraId="166331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675038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21511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046B13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6597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EP_PRESENT</w:t>
            </w:r>
          </w:p>
        </w:tc>
        <w:tc>
          <w:tcPr>
            <w:tcW w:w="0" w:type="dxa"/>
            <w:noWrap/>
            <w:hideMark/>
          </w:tcPr>
          <w:p w14:paraId="7E77FA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Present</w:t>
            </w:r>
          </w:p>
        </w:tc>
        <w:tc>
          <w:tcPr>
            <w:tcW w:w="0" w:type="dxa"/>
            <w:noWrap/>
            <w:hideMark/>
          </w:tcPr>
          <w:p w14:paraId="5BCA0F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C260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8F5FF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6E2D54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08C7B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EP_CIRCUIT_NUM</w:t>
            </w:r>
          </w:p>
        </w:tc>
        <w:tc>
          <w:tcPr>
            <w:tcW w:w="0" w:type="dxa"/>
            <w:noWrap/>
            <w:hideMark/>
          </w:tcPr>
          <w:p w14:paraId="12E1CD2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Circuit Numbers</w:t>
            </w:r>
          </w:p>
        </w:tc>
        <w:tc>
          <w:tcPr>
            <w:tcW w:w="0" w:type="dxa"/>
            <w:noWrap/>
            <w:hideMark/>
          </w:tcPr>
          <w:p w14:paraId="7B885B0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9194A8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1A4BEF7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0C605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0EE6B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EP_SPACE_AVAIL</w:t>
            </w:r>
          </w:p>
        </w:tc>
        <w:tc>
          <w:tcPr>
            <w:tcW w:w="0" w:type="dxa"/>
            <w:noWrap/>
            <w:hideMark/>
          </w:tcPr>
          <w:p w14:paraId="42B715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Available Space</w:t>
            </w:r>
          </w:p>
        </w:tc>
        <w:tc>
          <w:tcPr>
            <w:tcW w:w="0" w:type="dxa"/>
            <w:noWrap/>
            <w:hideMark/>
          </w:tcPr>
          <w:p w14:paraId="04B3B5B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D4DFB1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3A5F5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0156A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DA9A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LSLAN_PRESENT</w:t>
            </w:r>
          </w:p>
        </w:tc>
        <w:tc>
          <w:tcPr>
            <w:tcW w:w="0" w:type="dxa"/>
            <w:noWrap/>
            <w:hideMark/>
          </w:tcPr>
          <w:p w14:paraId="28544D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Present</w:t>
            </w:r>
          </w:p>
        </w:tc>
        <w:tc>
          <w:tcPr>
            <w:tcW w:w="0" w:type="dxa"/>
            <w:noWrap/>
            <w:hideMark/>
          </w:tcPr>
          <w:p w14:paraId="452AFA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CE1B14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959AB8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50105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9433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LSLAN_SWITCH_NAME</w:t>
            </w:r>
          </w:p>
        </w:tc>
        <w:tc>
          <w:tcPr>
            <w:tcW w:w="0" w:type="dxa"/>
            <w:noWrap/>
            <w:hideMark/>
          </w:tcPr>
          <w:p w14:paraId="007737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Name</w:t>
            </w:r>
          </w:p>
        </w:tc>
        <w:tc>
          <w:tcPr>
            <w:tcW w:w="0" w:type="dxa"/>
            <w:noWrap/>
            <w:hideMark/>
          </w:tcPr>
          <w:p w14:paraId="78A31C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9B038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69E22D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B0B3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3ACE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LSLAN_SWITCH_MANUFAC</w:t>
            </w:r>
          </w:p>
        </w:tc>
        <w:tc>
          <w:tcPr>
            <w:tcW w:w="0" w:type="dxa"/>
            <w:noWrap/>
            <w:hideMark/>
          </w:tcPr>
          <w:p w14:paraId="7204F73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Manufacturer</w:t>
            </w:r>
          </w:p>
        </w:tc>
        <w:tc>
          <w:tcPr>
            <w:tcW w:w="0" w:type="dxa"/>
            <w:noWrap/>
            <w:hideMark/>
          </w:tcPr>
          <w:p w14:paraId="438D6C9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38B0AA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2824C5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SSR_S_SWITCH_MAN</w:t>
            </w:r>
          </w:p>
        </w:tc>
      </w:tr>
      <w:tr w:rsidR="00126495" w:rsidRPr="005A188F" w14:paraId="3BC3DA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E98B8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LSLAN_SWITCH_MODEL</w:t>
            </w:r>
          </w:p>
        </w:tc>
        <w:tc>
          <w:tcPr>
            <w:tcW w:w="0" w:type="dxa"/>
            <w:noWrap/>
            <w:hideMark/>
          </w:tcPr>
          <w:p w14:paraId="489A7CC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Switch Model</w:t>
            </w:r>
          </w:p>
        </w:tc>
        <w:tc>
          <w:tcPr>
            <w:tcW w:w="0" w:type="dxa"/>
            <w:noWrap/>
            <w:hideMark/>
          </w:tcPr>
          <w:p w14:paraId="69B2BE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471D0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0830309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0D262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A456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LSLAN_PORT_TOTAL</w:t>
            </w:r>
          </w:p>
        </w:tc>
        <w:tc>
          <w:tcPr>
            <w:tcW w:w="0" w:type="dxa"/>
            <w:noWrap/>
            <w:hideMark/>
          </w:tcPr>
          <w:p w14:paraId="3285E9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Port Total/Switch</w:t>
            </w:r>
          </w:p>
        </w:tc>
        <w:tc>
          <w:tcPr>
            <w:tcW w:w="0" w:type="dxa"/>
            <w:noWrap/>
            <w:hideMark/>
          </w:tcPr>
          <w:p w14:paraId="566500A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BD5FBD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B2AB7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SSR_SLAN_PORT</w:t>
            </w:r>
          </w:p>
        </w:tc>
      </w:tr>
      <w:tr w:rsidR="00126495" w:rsidRPr="005A188F" w14:paraId="6EBFD7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24C30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NSLAN_USED_PORTS</w:t>
            </w:r>
          </w:p>
        </w:tc>
        <w:tc>
          <w:tcPr>
            <w:tcW w:w="0" w:type="dxa"/>
            <w:noWrap/>
            <w:hideMark/>
          </w:tcPr>
          <w:p w14:paraId="075B20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Legacy S-LAN Used Ports</w:t>
            </w:r>
          </w:p>
        </w:tc>
        <w:tc>
          <w:tcPr>
            <w:tcW w:w="0" w:type="dxa"/>
            <w:noWrap/>
            <w:hideMark/>
          </w:tcPr>
          <w:p w14:paraId="4DF83F6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47A44C2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50A147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7823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C39A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NSLAN_PRESENT</w:t>
            </w:r>
          </w:p>
        </w:tc>
        <w:tc>
          <w:tcPr>
            <w:tcW w:w="0" w:type="dxa"/>
            <w:noWrap/>
            <w:hideMark/>
          </w:tcPr>
          <w:p w14:paraId="7B07B5F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Present</w:t>
            </w:r>
          </w:p>
        </w:tc>
        <w:tc>
          <w:tcPr>
            <w:tcW w:w="0" w:type="dxa"/>
            <w:noWrap/>
            <w:hideMark/>
          </w:tcPr>
          <w:p w14:paraId="71DD90C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0956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D4C201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9B85B9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04CBE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NSLAN_SWITCH_NAME</w:t>
            </w:r>
          </w:p>
        </w:tc>
        <w:tc>
          <w:tcPr>
            <w:tcW w:w="0" w:type="dxa"/>
            <w:noWrap/>
            <w:hideMark/>
          </w:tcPr>
          <w:p w14:paraId="7B0EFE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name</w:t>
            </w:r>
          </w:p>
        </w:tc>
        <w:tc>
          <w:tcPr>
            <w:tcW w:w="0" w:type="dxa"/>
            <w:noWrap/>
            <w:hideMark/>
          </w:tcPr>
          <w:p w14:paraId="094B830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0EDF52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33E315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9EDAE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9EAD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NSLAN_SWITCH_MANUFAC</w:t>
            </w:r>
          </w:p>
        </w:tc>
        <w:tc>
          <w:tcPr>
            <w:tcW w:w="0" w:type="dxa"/>
            <w:noWrap/>
            <w:hideMark/>
          </w:tcPr>
          <w:p w14:paraId="0281A4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Manufacturer</w:t>
            </w:r>
          </w:p>
        </w:tc>
        <w:tc>
          <w:tcPr>
            <w:tcW w:w="0" w:type="dxa"/>
            <w:noWrap/>
            <w:hideMark/>
          </w:tcPr>
          <w:p w14:paraId="429EDCD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8A4E0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BDFC53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SSR_S_SWITCH_MAN</w:t>
            </w:r>
          </w:p>
        </w:tc>
      </w:tr>
      <w:tr w:rsidR="00126495" w:rsidRPr="005A188F" w14:paraId="340C58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40A1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NSLAN_SWITCH_MODEL</w:t>
            </w:r>
          </w:p>
        </w:tc>
        <w:tc>
          <w:tcPr>
            <w:tcW w:w="0" w:type="dxa"/>
            <w:noWrap/>
            <w:hideMark/>
          </w:tcPr>
          <w:p w14:paraId="6186D7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Switch Model</w:t>
            </w:r>
          </w:p>
        </w:tc>
        <w:tc>
          <w:tcPr>
            <w:tcW w:w="0" w:type="dxa"/>
            <w:noWrap/>
            <w:hideMark/>
          </w:tcPr>
          <w:p w14:paraId="0CF764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9C45D7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4D43908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8A2E8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9E59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NSLAN_PORT_TOTAL</w:t>
            </w:r>
          </w:p>
        </w:tc>
        <w:tc>
          <w:tcPr>
            <w:tcW w:w="0" w:type="dxa"/>
            <w:noWrap/>
            <w:hideMark/>
          </w:tcPr>
          <w:p w14:paraId="4DE64AE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Port Total/Switch</w:t>
            </w:r>
          </w:p>
        </w:tc>
        <w:tc>
          <w:tcPr>
            <w:tcW w:w="0" w:type="dxa"/>
            <w:noWrap/>
            <w:hideMark/>
          </w:tcPr>
          <w:p w14:paraId="16D4818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17A947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69EE42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SSR_SLAN_PORT</w:t>
            </w:r>
          </w:p>
        </w:tc>
      </w:tr>
      <w:tr w:rsidR="00126495" w:rsidRPr="005A188F" w14:paraId="28DB58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AD5D0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RACK_AVAIL</w:t>
            </w:r>
          </w:p>
        </w:tc>
        <w:tc>
          <w:tcPr>
            <w:tcW w:w="0" w:type="dxa"/>
            <w:noWrap/>
            <w:hideMark/>
          </w:tcPr>
          <w:p w14:paraId="61D64CE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Rack Units on SLAN Rack</w:t>
            </w:r>
          </w:p>
        </w:tc>
        <w:tc>
          <w:tcPr>
            <w:tcW w:w="0" w:type="dxa"/>
            <w:noWrap/>
            <w:hideMark/>
          </w:tcPr>
          <w:p w14:paraId="7551FE3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592167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0758E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4A4D0F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E749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RACK_ID</w:t>
            </w:r>
          </w:p>
        </w:tc>
        <w:tc>
          <w:tcPr>
            <w:tcW w:w="0" w:type="dxa"/>
            <w:noWrap/>
            <w:hideMark/>
          </w:tcPr>
          <w:p w14:paraId="20FDCE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 Unit Number/ID</w:t>
            </w:r>
          </w:p>
        </w:tc>
        <w:tc>
          <w:tcPr>
            <w:tcW w:w="0" w:type="dxa"/>
            <w:noWrap/>
            <w:hideMark/>
          </w:tcPr>
          <w:p w14:paraId="43D710D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CAE98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121D7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E364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5183A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RACK_AVAIL_NUM</w:t>
            </w:r>
          </w:p>
        </w:tc>
        <w:tc>
          <w:tcPr>
            <w:tcW w:w="0" w:type="dxa"/>
            <w:noWrap/>
            <w:hideMark/>
          </w:tcPr>
          <w:p w14:paraId="173530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Rack Unit Available Quantity</w:t>
            </w:r>
          </w:p>
        </w:tc>
        <w:tc>
          <w:tcPr>
            <w:tcW w:w="0" w:type="dxa"/>
            <w:noWrap/>
            <w:hideMark/>
          </w:tcPr>
          <w:p w14:paraId="6EA107F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2BAB17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F3636D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3184B0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710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DOOR_DAISY_CHAIN</w:t>
            </w:r>
          </w:p>
        </w:tc>
        <w:tc>
          <w:tcPr>
            <w:tcW w:w="0" w:type="dxa"/>
            <w:noWrap/>
            <w:hideMark/>
          </w:tcPr>
          <w:p w14:paraId="396BA24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Door Daisy chained</w:t>
            </w:r>
          </w:p>
        </w:tc>
        <w:tc>
          <w:tcPr>
            <w:tcW w:w="0" w:type="dxa"/>
            <w:noWrap/>
            <w:hideMark/>
          </w:tcPr>
          <w:p w14:paraId="713D14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F3CA7E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502AF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683B36A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02B3A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TECHNICAL_ISSUE</w:t>
            </w:r>
          </w:p>
        </w:tc>
        <w:tc>
          <w:tcPr>
            <w:tcW w:w="0" w:type="dxa"/>
            <w:noWrap/>
            <w:hideMark/>
          </w:tcPr>
          <w:p w14:paraId="70B276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Technical Issues</w:t>
            </w:r>
          </w:p>
        </w:tc>
        <w:tc>
          <w:tcPr>
            <w:tcW w:w="0" w:type="dxa"/>
            <w:noWrap/>
            <w:hideMark/>
          </w:tcPr>
          <w:p w14:paraId="097C5A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2B3F2C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4C760F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2AED2F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AC4B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BLACKBOARD_SPACE</w:t>
            </w:r>
          </w:p>
        </w:tc>
        <w:tc>
          <w:tcPr>
            <w:tcW w:w="0" w:type="dxa"/>
            <w:noWrap/>
            <w:hideMark/>
          </w:tcPr>
          <w:p w14:paraId="66DB6AD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Backboard Space Available to install ACS</w:t>
            </w:r>
          </w:p>
        </w:tc>
        <w:tc>
          <w:tcPr>
            <w:tcW w:w="0" w:type="dxa"/>
            <w:noWrap/>
            <w:hideMark/>
          </w:tcPr>
          <w:p w14:paraId="0A9E954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D23A4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C11D1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310103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E0A56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INSTALL_BLACKBOARD</w:t>
            </w:r>
          </w:p>
        </w:tc>
        <w:tc>
          <w:tcPr>
            <w:tcW w:w="0" w:type="dxa"/>
            <w:noWrap/>
            <w:hideMark/>
          </w:tcPr>
          <w:p w14:paraId="403694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Install BackBoard</w:t>
            </w:r>
          </w:p>
        </w:tc>
        <w:tc>
          <w:tcPr>
            <w:tcW w:w="0" w:type="dxa"/>
            <w:noWrap/>
            <w:hideMark/>
          </w:tcPr>
          <w:p w14:paraId="08F06BA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A5FDCD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AA7C3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1D4323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F38D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AVAIL_OUTLET</w:t>
            </w:r>
          </w:p>
        </w:tc>
        <w:tc>
          <w:tcPr>
            <w:tcW w:w="0" w:type="dxa"/>
            <w:noWrap/>
            <w:hideMark/>
          </w:tcPr>
          <w:p w14:paraId="307F92F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Dedicated Outlet within 3â€™ of Relay Rack</w:t>
            </w:r>
          </w:p>
        </w:tc>
        <w:tc>
          <w:tcPr>
            <w:tcW w:w="0" w:type="dxa"/>
            <w:noWrap/>
            <w:hideMark/>
          </w:tcPr>
          <w:p w14:paraId="2935F41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5E1A81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CFB3C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561A5A3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AE998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AVAIL_OUTLET_INSIDE</w:t>
            </w:r>
          </w:p>
        </w:tc>
        <w:tc>
          <w:tcPr>
            <w:tcW w:w="0" w:type="dxa"/>
            <w:noWrap/>
            <w:hideMark/>
          </w:tcPr>
          <w:p w14:paraId="4C44348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Available Dedicated Outlets Inside Data Cabinet</w:t>
            </w:r>
          </w:p>
        </w:tc>
        <w:tc>
          <w:tcPr>
            <w:tcW w:w="0" w:type="dxa"/>
            <w:noWrap/>
            <w:hideMark/>
          </w:tcPr>
          <w:p w14:paraId="6FA09F4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00C08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8B07F8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35E744C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04634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NETWORK_EQUIPMENT</w:t>
            </w:r>
          </w:p>
        </w:tc>
        <w:tc>
          <w:tcPr>
            <w:tcW w:w="0" w:type="dxa"/>
            <w:noWrap/>
            <w:hideMark/>
          </w:tcPr>
          <w:p w14:paraId="5F6146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Network Equipment Power Panel on UPS</w:t>
            </w:r>
          </w:p>
        </w:tc>
        <w:tc>
          <w:tcPr>
            <w:tcW w:w="0" w:type="dxa"/>
            <w:noWrap/>
            <w:hideMark/>
          </w:tcPr>
          <w:p w14:paraId="31CB2CD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A83DBF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F9A84D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73F8BE3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479A1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TR_GROUND_BAR</w:t>
            </w:r>
          </w:p>
        </w:tc>
        <w:tc>
          <w:tcPr>
            <w:tcW w:w="0" w:type="dxa"/>
            <w:noWrap/>
            <w:hideMark/>
          </w:tcPr>
          <w:p w14:paraId="49EEEC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 Ground Bar</w:t>
            </w:r>
          </w:p>
        </w:tc>
        <w:tc>
          <w:tcPr>
            <w:tcW w:w="0" w:type="dxa"/>
            <w:noWrap/>
            <w:hideMark/>
          </w:tcPr>
          <w:p w14:paraId="6DE6437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5B65DD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03B74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639BBED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A5E68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GROUNDED</w:t>
            </w:r>
          </w:p>
        </w:tc>
        <w:tc>
          <w:tcPr>
            <w:tcW w:w="0" w:type="dxa"/>
            <w:noWrap/>
            <w:hideMark/>
          </w:tcPr>
          <w:p w14:paraId="7F89727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Relay Racks / Data Cabinet Grounded</w:t>
            </w:r>
          </w:p>
        </w:tc>
        <w:tc>
          <w:tcPr>
            <w:tcW w:w="0" w:type="dxa"/>
            <w:noWrap/>
            <w:hideMark/>
          </w:tcPr>
          <w:p w14:paraId="56F99D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11514F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0D1970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A511C9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F4E2A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DEDICATED_AC</w:t>
            </w:r>
          </w:p>
        </w:tc>
        <w:tc>
          <w:tcPr>
            <w:tcW w:w="0" w:type="dxa"/>
            <w:noWrap/>
            <w:hideMark/>
          </w:tcPr>
          <w:p w14:paraId="15A8AC8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Dedicated A/C</w:t>
            </w:r>
          </w:p>
        </w:tc>
        <w:tc>
          <w:tcPr>
            <w:tcW w:w="0" w:type="dxa"/>
            <w:noWrap/>
            <w:hideMark/>
          </w:tcPr>
          <w:p w14:paraId="02EFEBA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2F032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B9911E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4AF6F62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C1C9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THERMOSTAT</w:t>
            </w:r>
          </w:p>
        </w:tc>
        <w:tc>
          <w:tcPr>
            <w:tcW w:w="0" w:type="dxa"/>
            <w:noWrap/>
            <w:hideMark/>
          </w:tcPr>
          <w:p w14:paraId="19568A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Thermostat</w:t>
            </w:r>
          </w:p>
        </w:tc>
        <w:tc>
          <w:tcPr>
            <w:tcW w:w="0" w:type="dxa"/>
            <w:noWrap/>
            <w:hideMark/>
          </w:tcPr>
          <w:p w14:paraId="2806F7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56161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379ADC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3D3ECE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4EA75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LIGHTING</w:t>
            </w:r>
          </w:p>
        </w:tc>
        <w:tc>
          <w:tcPr>
            <w:tcW w:w="0" w:type="dxa"/>
            <w:noWrap/>
            <w:hideMark/>
          </w:tcPr>
          <w:p w14:paraId="077769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Acceptable Lighting Levels</w:t>
            </w:r>
          </w:p>
        </w:tc>
        <w:tc>
          <w:tcPr>
            <w:tcW w:w="0" w:type="dxa"/>
            <w:noWrap/>
            <w:hideMark/>
          </w:tcPr>
          <w:p w14:paraId="0B0A23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F09B4F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270677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495D677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7C1F2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SECURITY_CAMERA</w:t>
            </w:r>
          </w:p>
        </w:tc>
        <w:tc>
          <w:tcPr>
            <w:tcW w:w="0" w:type="dxa"/>
            <w:noWrap/>
            <w:hideMark/>
          </w:tcPr>
          <w:p w14:paraId="0DC51A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Security Camera</w:t>
            </w:r>
          </w:p>
        </w:tc>
        <w:tc>
          <w:tcPr>
            <w:tcW w:w="0" w:type="dxa"/>
            <w:noWrap/>
            <w:hideMark/>
          </w:tcPr>
          <w:p w14:paraId="5D8545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CC1F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1DEDDD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3A7EF6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5766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LENEL_PANEL</w:t>
            </w:r>
          </w:p>
        </w:tc>
        <w:tc>
          <w:tcPr>
            <w:tcW w:w="0" w:type="dxa"/>
            <w:noWrap/>
            <w:hideMark/>
          </w:tcPr>
          <w:p w14:paraId="7715318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Lenel Panel</w:t>
            </w:r>
          </w:p>
        </w:tc>
        <w:tc>
          <w:tcPr>
            <w:tcW w:w="0" w:type="dxa"/>
            <w:noWrap/>
            <w:hideMark/>
          </w:tcPr>
          <w:p w14:paraId="0319B2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EE3E1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DCFDD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709A99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C5BEF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MDI_PANEL</w:t>
            </w:r>
          </w:p>
        </w:tc>
        <w:tc>
          <w:tcPr>
            <w:tcW w:w="0" w:type="dxa"/>
            <w:noWrap/>
            <w:hideMark/>
          </w:tcPr>
          <w:p w14:paraId="443BDC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MDI Panel</w:t>
            </w:r>
          </w:p>
        </w:tc>
        <w:tc>
          <w:tcPr>
            <w:tcW w:w="0" w:type="dxa"/>
            <w:noWrap/>
            <w:hideMark/>
          </w:tcPr>
          <w:p w14:paraId="478AD5B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4368CA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BBF9A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7B2D09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028CD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w:t>
            </w:r>
          </w:p>
        </w:tc>
        <w:tc>
          <w:tcPr>
            <w:tcW w:w="0" w:type="dxa"/>
            <w:noWrap/>
            <w:hideMark/>
          </w:tcPr>
          <w:p w14:paraId="5AE313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 Coverage</w:t>
            </w:r>
          </w:p>
        </w:tc>
        <w:tc>
          <w:tcPr>
            <w:tcW w:w="0" w:type="dxa"/>
            <w:noWrap/>
            <w:hideMark/>
          </w:tcPr>
          <w:p w14:paraId="5464F47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03E1C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FFA94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703294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DABD6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CCTV_TYPE</w:t>
            </w:r>
          </w:p>
        </w:tc>
        <w:tc>
          <w:tcPr>
            <w:tcW w:w="0" w:type="dxa"/>
            <w:noWrap/>
            <w:hideMark/>
          </w:tcPr>
          <w:p w14:paraId="279FC4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CCTV Coverage Type</w:t>
            </w:r>
          </w:p>
        </w:tc>
        <w:tc>
          <w:tcPr>
            <w:tcW w:w="0" w:type="dxa"/>
            <w:noWrap/>
            <w:hideMark/>
          </w:tcPr>
          <w:p w14:paraId="3734A9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A47B58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2C0C55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PORTAL_AREA_TYPE</w:t>
            </w:r>
          </w:p>
        </w:tc>
      </w:tr>
      <w:tr w:rsidR="00126495" w:rsidRPr="005A188F" w14:paraId="0D5323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82ED5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WORK_AREA</w:t>
            </w:r>
          </w:p>
        </w:tc>
        <w:tc>
          <w:tcPr>
            <w:tcW w:w="0" w:type="dxa"/>
            <w:noWrap/>
            <w:hideMark/>
          </w:tcPr>
          <w:p w14:paraId="3CD7E21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Work Area Clean</w:t>
            </w:r>
          </w:p>
        </w:tc>
        <w:tc>
          <w:tcPr>
            <w:tcW w:w="0" w:type="dxa"/>
            <w:noWrap/>
            <w:hideMark/>
          </w:tcPr>
          <w:p w14:paraId="4108A0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0652D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24A5F2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2391FC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947A7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w:t>
            </w:r>
          </w:p>
        </w:tc>
        <w:tc>
          <w:tcPr>
            <w:tcW w:w="0" w:type="dxa"/>
            <w:noWrap/>
            <w:hideMark/>
          </w:tcPr>
          <w:p w14:paraId="602B91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Clean</w:t>
            </w:r>
          </w:p>
        </w:tc>
        <w:tc>
          <w:tcPr>
            <w:tcW w:w="0" w:type="dxa"/>
            <w:noWrap/>
            <w:hideMark/>
          </w:tcPr>
          <w:p w14:paraId="0272484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54AED8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5687674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7FF9897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98BD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TRASH</w:t>
            </w:r>
          </w:p>
        </w:tc>
        <w:tc>
          <w:tcPr>
            <w:tcW w:w="0" w:type="dxa"/>
            <w:noWrap/>
            <w:hideMark/>
          </w:tcPr>
          <w:p w14:paraId="28B8A8C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Free of Trash</w:t>
            </w:r>
          </w:p>
        </w:tc>
        <w:tc>
          <w:tcPr>
            <w:tcW w:w="0" w:type="dxa"/>
            <w:noWrap/>
            <w:hideMark/>
          </w:tcPr>
          <w:p w14:paraId="4F2F4D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ADDFD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7D7155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49CB51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1B48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ROOM_CONDITION</w:t>
            </w:r>
          </w:p>
        </w:tc>
        <w:tc>
          <w:tcPr>
            <w:tcW w:w="0" w:type="dxa"/>
            <w:noWrap/>
            <w:hideMark/>
          </w:tcPr>
          <w:p w14:paraId="68AC34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Room Condition Issues</w:t>
            </w:r>
          </w:p>
        </w:tc>
        <w:tc>
          <w:tcPr>
            <w:tcW w:w="0" w:type="dxa"/>
            <w:noWrap/>
            <w:hideMark/>
          </w:tcPr>
          <w:p w14:paraId="315674F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CD1630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1000</w:t>
            </w:r>
          </w:p>
        </w:tc>
        <w:tc>
          <w:tcPr>
            <w:tcW w:w="0" w:type="dxa"/>
            <w:noWrap/>
            <w:hideMark/>
          </w:tcPr>
          <w:p w14:paraId="67D0A15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957850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1066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HVAC_ACCEPT</w:t>
            </w:r>
          </w:p>
        </w:tc>
        <w:tc>
          <w:tcPr>
            <w:tcW w:w="0" w:type="dxa"/>
            <w:noWrap/>
            <w:hideMark/>
          </w:tcPr>
          <w:p w14:paraId="48352C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HVAC Adequate</w:t>
            </w:r>
          </w:p>
        </w:tc>
        <w:tc>
          <w:tcPr>
            <w:tcW w:w="0" w:type="dxa"/>
            <w:noWrap/>
            <w:hideMark/>
          </w:tcPr>
          <w:p w14:paraId="3AE99B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EF188A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03150B1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58E1BD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97AB0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SLAN_ACCEPT</w:t>
            </w:r>
          </w:p>
        </w:tc>
        <w:tc>
          <w:tcPr>
            <w:tcW w:w="0" w:type="dxa"/>
            <w:noWrap/>
            <w:hideMark/>
          </w:tcPr>
          <w:p w14:paraId="0E87EB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S-LAN Adequate to Support ACS Installation</w:t>
            </w:r>
          </w:p>
        </w:tc>
        <w:tc>
          <w:tcPr>
            <w:tcW w:w="0" w:type="dxa"/>
            <w:noWrap/>
            <w:hideMark/>
          </w:tcPr>
          <w:p w14:paraId="0F6B186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A9445D2"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45473C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082A97F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357B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POWER_ACCEPT</w:t>
            </w:r>
          </w:p>
        </w:tc>
        <w:tc>
          <w:tcPr>
            <w:tcW w:w="0" w:type="dxa"/>
            <w:noWrap/>
            <w:hideMark/>
          </w:tcPr>
          <w:p w14:paraId="09CCAA3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Power Adequate to Support ACS Installation</w:t>
            </w:r>
          </w:p>
        </w:tc>
        <w:tc>
          <w:tcPr>
            <w:tcW w:w="0" w:type="dxa"/>
            <w:noWrap/>
            <w:hideMark/>
          </w:tcPr>
          <w:p w14:paraId="0BAABA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FC1950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07EB6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8181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13F8E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OTHER</w:t>
            </w:r>
          </w:p>
        </w:tc>
        <w:tc>
          <w:tcPr>
            <w:tcW w:w="0" w:type="dxa"/>
            <w:noWrap/>
            <w:hideMark/>
          </w:tcPr>
          <w:p w14:paraId="4A4095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OTHER</w:t>
            </w:r>
          </w:p>
        </w:tc>
        <w:tc>
          <w:tcPr>
            <w:tcW w:w="0" w:type="dxa"/>
            <w:noWrap/>
            <w:hideMark/>
          </w:tcPr>
          <w:p w14:paraId="2AB52D3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937FC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1073741822</w:t>
            </w:r>
          </w:p>
        </w:tc>
        <w:tc>
          <w:tcPr>
            <w:tcW w:w="0" w:type="dxa"/>
            <w:noWrap/>
            <w:hideMark/>
          </w:tcPr>
          <w:p w14:paraId="4C99BA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352C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51A3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NSLAN_USED_PORTS_1</w:t>
            </w:r>
          </w:p>
        </w:tc>
        <w:tc>
          <w:tcPr>
            <w:tcW w:w="0" w:type="dxa"/>
            <w:noWrap/>
            <w:hideMark/>
          </w:tcPr>
          <w:p w14:paraId="2DF67E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New S-LAN Used Ports</w:t>
            </w:r>
          </w:p>
        </w:tc>
        <w:tc>
          <w:tcPr>
            <w:tcW w:w="0" w:type="dxa"/>
            <w:noWrap/>
            <w:hideMark/>
          </w:tcPr>
          <w:p w14:paraId="644FD9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653FBD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EF2370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D7C4E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0795D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FLOOR_LEVEL</w:t>
            </w:r>
          </w:p>
        </w:tc>
        <w:tc>
          <w:tcPr>
            <w:tcW w:w="0" w:type="dxa"/>
            <w:noWrap/>
            <w:hideMark/>
          </w:tcPr>
          <w:p w14:paraId="3A0B6A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Floor Level</w:t>
            </w:r>
          </w:p>
        </w:tc>
        <w:tc>
          <w:tcPr>
            <w:tcW w:w="0" w:type="dxa"/>
            <w:noWrap/>
            <w:hideMark/>
          </w:tcPr>
          <w:p w14:paraId="62F959E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2FB7FB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55E4B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LEVEL</w:t>
            </w:r>
          </w:p>
        </w:tc>
      </w:tr>
      <w:tr w:rsidR="00126495" w:rsidRPr="005A188F" w14:paraId="6A8ACFA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CCEF9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w:t>
            </w:r>
          </w:p>
        </w:tc>
        <w:tc>
          <w:tcPr>
            <w:tcW w:w="0" w:type="dxa"/>
            <w:noWrap/>
            <w:hideMark/>
          </w:tcPr>
          <w:p w14:paraId="0510843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w:t>
            </w:r>
          </w:p>
        </w:tc>
        <w:tc>
          <w:tcPr>
            <w:tcW w:w="0" w:type="dxa"/>
            <w:noWrap/>
            <w:hideMark/>
          </w:tcPr>
          <w:p w14:paraId="65AE192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309180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w:t>
            </w:r>
          </w:p>
        </w:tc>
        <w:tc>
          <w:tcPr>
            <w:tcW w:w="0" w:type="dxa"/>
            <w:noWrap/>
            <w:hideMark/>
          </w:tcPr>
          <w:p w14:paraId="6EEBE3B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YES_NO_OTHER</w:t>
            </w:r>
          </w:p>
        </w:tc>
      </w:tr>
      <w:tr w:rsidR="00126495" w:rsidRPr="005A188F" w14:paraId="0C2E7E3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4CDE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EP_SUBPANEL_NAME</w:t>
            </w:r>
          </w:p>
        </w:tc>
        <w:tc>
          <w:tcPr>
            <w:tcW w:w="0" w:type="dxa"/>
            <w:noWrap/>
            <w:hideMark/>
          </w:tcPr>
          <w:p w14:paraId="220A8E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SubPanel Names</w:t>
            </w:r>
          </w:p>
        </w:tc>
        <w:tc>
          <w:tcPr>
            <w:tcW w:w="0" w:type="dxa"/>
            <w:noWrap/>
            <w:hideMark/>
          </w:tcPr>
          <w:p w14:paraId="0A1AA4E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B359E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2000</w:t>
            </w:r>
          </w:p>
        </w:tc>
        <w:tc>
          <w:tcPr>
            <w:tcW w:w="0" w:type="dxa"/>
            <w:noWrap/>
            <w:hideMark/>
          </w:tcPr>
          <w:p w14:paraId="130A461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60041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AD23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EP_SPARE_BREAKER_NUM</w:t>
            </w:r>
          </w:p>
        </w:tc>
        <w:tc>
          <w:tcPr>
            <w:tcW w:w="0" w:type="dxa"/>
            <w:noWrap/>
            <w:hideMark/>
          </w:tcPr>
          <w:p w14:paraId="032C5B3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Number Spare Breakers</w:t>
            </w:r>
          </w:p>
        </w:tc>
        <w:tc>
          <w:tcPr>
            <w:tcW w:w="0" w:type="dxa"/>
            <w:noWrap/>
            <w:hideMark/>
          </w:tcPr>
          <w:p w14:paraId="57B3C78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6F9BC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5C003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A0C31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895D3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EP_SPARE_BLANKS</w:t>
            </w:r>
          </w:p>
        </w:tc>
        <w:tc>
          <w:tcPr>
            <w:tcW w:w="0" w:type="dxa"/>
            <w:noWrap/>
            <w:hideMark/>
          </w:tcPr>
          <w:p w14:paraId="48C9DAA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E-Power Spare Blanks</w:t>
            </w:r>
          </w:p>
        </w:tc>
        <w:tc>
          <w:tcPr>
            <w:tcW w:w="0" w:type="dxa"/>
            <w:noWrap/>
            <w:hideMark/>
          </w:tcPr>
          <w:p w14:paraId="02D6F4A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B741099"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EAD68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F763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68D4D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PERCENT_LOAD_UPS</w:t>
            </w:r>
          </w:p>
        </w:tc>
        <w:tc>
          <w:tcPr>
            <w:tcW w:w="0" w:type="dxa"/>
            <w:noWrap/>
            <w:hideMark/>
          </w:tcPr>
          <w:p w14:paraId="7FB94E1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Percent Load of UPS</w:t>
            </w:r>
          </w:p>
        </w:tc>
        <w:tc>
          <w:tcPr>
            <w:tcW w:w="0" w:type="dxa"/>
            <w:noWrap/>
            <w:hideMark/>
          </w:tcPr>
          <w:p w14:paraId="02F66F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320478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8660C6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6CA12E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9FBF1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MAX_LOAD_UPS</w:t>
            </w:r>
          </w:p>
        </w:tc>
        <w:tc>
          <w:tcPr>
            <w:tcW w:w="0" w:type="dxa"/>
            <w:noWrap/>
            <w:hideMark/>
          </w:tcPr>
          <w:p w14:paraId="1971C4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Max Load of UPS</w:t>
            </w:r>
          </w:p>
        </w:tc>
        <w:tc>
          <w:tcPr>
            <w:tcW w:w="0" w:type="dxa"/>
            <w:noWrap/>
            <w:hideMark/>
          </w:tcPr>
          <w:p w14:paraId="3C9597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1E1C13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CBF6D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26E14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45180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2B820D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CD066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1EA70E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9FB20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56ECB420"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89CEAE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SSR_ROOMS__ATTACH</w:t>
            </w:r>
          </w:p>
        </w:tc>
      </w:tr>
      <w:tr w:rsidR="00126495" w:rsidRPr="005A188F" w14:paraId="2DC7448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C714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ATTACHMENTID</w:t>
            </w:r>
          </w:p>
        </w:tc>
        <w:tc>
          <w:tcPr>
            <w:tcW w:w="0" w:type="dxa"/>
            <w:noWrap/>
            <w:hideMark/>
          </w:tcPr>
          <w:p w14:paraId="5D6699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ATTACHMENTID</w:t>
            </w:r>
          </w:p>
        </w:tc>
        <w:tc>
          <w:tcPr>
            <w:tcW w:w="0" w:type="dxa"/>
            <w:noWrap/>
            <w:hideMark/>
          </w:tcPr>
          <w:p w14:paraId="44093A5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110208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2BCBD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7676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9C3B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REL_OBJECTID</w:t>
            </w:r>
          </w:p>
        </w:tc>
        <w:tc>
          <w:tcPr>
            <w:tcW w:w="0" w:type="dxa"/>
            <w:noWrap/>
            <w:hideMark/>
          </w:tcPr>
          <w:p w14:paraId="14A04BF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REL_OBJECTID</w:t>
            </w:r>
          </w:p>
        </w:tc>
        <w:tc>
          <w:tcPr>
            <w:tcW w:w="0" w:type="dxa"/>
            <w:noWrap/>
            <w:hideMark/>
          </w:tcPr>
          <w:p w14:paraId="648E2E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DA4393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032E48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988A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BB22B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CONTENT_TYPE</w:t>
            </w:r>
          </w:p>
        </w:tc>
        <w:tc>
          <w:tcPr>
            <w:tcW w:w="0" w:type="dxa"/>
            <w:noWrap/>
            <w:hideMark/>
          </w:tcPr>
          <w:p w14:paraId="682F17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CONTENT_TYPE</w:t>
            </w:r>
          </w:p>
        </w:tc>
        <w:tc>
          <w:tcPr>
            <w:tcW w:w="0" w:type="dxa"/>
            <w:noWrap/>
            <w:hideMark/>
          </w:tcPr>
          <w:p w14:paraId="7197084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24997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791FCA1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2B427E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0FE32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ATT_NAME</w:t>
            </w:r>
          </w:p>
        </w:tc>
        <w:tc>
          <w:tcPr>
            <w:tcW w:w="0" w:type="dxa"/>
            <w:noWrap/>
            <w:hideMark/>
          </w:tcPr>
          <w:p w14:paraId="628A559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ATT_NAME</w:t>
            </w:r>
          </w:p>
        </w:tc>
        <w:tc>
          <w:tcPr>
            <w:tcW w:w="0" w:type="dxa"/>
            <w:noWrap/>
            <w:hideMark/>
          </w:tcPr>
          <w:p w14:paraId="700256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4BB566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41EE01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C2E1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6AE53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DATA_SIZE</w:t>
            </w:r>
          </w:p>
        </w:tc>
        <w:tc>
          <w:tcPr>
            <w:tcW w:w="0" w:type="dxa"/>
            <w:noWrap/>
            <w:hideMark/>
          </w:tcPr>
          <w:p w14:paraId="03E7455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DATA_SIZE</w:t>
            </w:r>
          </w:p>
        </w:tc>
        <w:tc>
          <w:tcPr>
            <w:tcW w:w="0" w:type="dxa"/>
            <w:noWrap/>
            <w:hideMark/>
          </w:tcPr>
          <w:p w14:paraId="5A5C11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924586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25FC9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D45A6A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4A86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w:t>
            </w:r>
          </w:p>
        </w:tc>
        <w:tc>
          <w:tcPr>
            <w:tcW w:w="0" w:type="dxa"/>
            <w:noWrap/>
            <w:hideMark/>
          </w:tcPr>
          <w:p w14:paraId="00136DD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w:t>
            </w:r>
          </w:p>
        </w:tc>
        <w:tc>
          <w:tcPr>
            <w:tcW w:w="0" w:type="dxa"/>
            <w:noWrap/>
            <w:hideMark/>
          </w:tcPr>
          <w:p w14:paraId="046AC3E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0EEB499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373D1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86E3A8A" w14:textId="77777777" w:rsidTr="00B37C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416C41C"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STRUCTURES_SFO</w:t>
            </w:r>
          </w:p>
        </w:tc>
      </w:tr>
      <w:tr w:rsidR="00126495" w:rsidRPr="005A188F" w14:paraId="7F43AD0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C8AE3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18CFD43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780CF4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241A5C3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25057C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D8743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50DF0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GLOBALID</w:t>
            </w:r>
          </w:p>
        </w:tc>
        <w:tc>
          <w:tcPr>
            <w:tcW w:w="0" w:type="dxa"/>
            <w:noWrap/>
            <w:hideMark/>
          </w:tcPr>
          <w:p w14:paraId="5389A78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GLOBALID</w:t>
            </w:r>
          </w:p>
        </w:tc>
        <w:tc>
          <w:tcPr>
            <w:tcW w:w="0" w:type="dxa"/>
            <w:noWrap/>
            <w:hideMark/>
          </w:tcPr>
          <w:p w14:paraId="62ED9E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GlobalID</w:t>
            </w:r>
          </w:p>
        </w:tc>
        <w:tc>
          <w:tcPr>
            <w:tcW w:w="0" w:type="dxa"/>
            <w:noWrap/>
            <w:hideMark/>
          </w:tcPr>
          <w:p w14:paraId="50D4F3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38</w:t>
            </w:r>
          </w:p>
        </w:tc>
        <w:tc>
          <w:tcPr>
            <w:tcW w:w="0" w:type="dxa"/>
            <w:noWrap/>
            <w:hideMark/>
          </w:tcPr>
          <w:p w14:paraId="14877D2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8937F1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6EF4D4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25747AD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0098EF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62075F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200</w:t>
            </w:r>
          </w:p>
        </w:tc>
        <w:tc>
          <w:tcPr>
            <w:tcW w:w="0" w:type="dxa"/>
            <w:noWrap/>
            <w:hideMark/>
          </w:tcPr>
          <w:p w14:paraId="2659A81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BCB851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8071E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NUMBER_</w:t>
            </w:r>
          </w:p>
        </w:tc>
        <w:tc>
          <w:tcPr>
            <w:tcW w:w="0" w:type="dxa"/>
            <w:noWrap/>
            <w:hideMark/>
          </w:tcPr>
          <w:p w14:paraId="339DD44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NUMBER_</w:t>
            </w:r>
          </w:p>
        </w:tc>
        <w:tc>
          <w:tcPr>
            <w:tcW w:w="0" w:type="dxa"/>
            <w:noWrap/>
            <w:hideMark/>
          </w:tcPr>
          <w:p w14:paraId="48E668B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A4BE6A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CDD95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4801AF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BDD7F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5311F3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DESCRIPTION</w:t>
            </w:r>
          </w:p>
        </w:tc>
        <w:tc>
          <w:tcPr>
            <w:tcW w:w="0" w:type="dxa"/>
            <w:noWrap/>
            <w:hideMark/>
          </w:tcPr>
          <w:p w14:paraId="72B52D6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B9BFC8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1000</w:t>
            </w:r>
          </w:p>
        </w:tc>
        <w:tc>
          <w:tcPr>
            <w:tcW w:w="0" w:type="dxa"/>
            <w:noWrap/>
            <w:hideMark/>
          </w:tcPr>
          <w:p w14:paraId="1A3453D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0B2A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967B3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LABEL</w:t>
            </w:r>
          </w:p>
        </w:tc>
        <w:tc>
          <w:tcPr>
            <w:tcW w:w="0" w:type="dxa"/>
            <w:noWrap/>
            <w:hideMark/>
          </w:tcPr>
          <w:p w14:paraId="2502143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LABEL</w:t>
            </w:r>
          </w:p>
        </w:tc>
        <w:tc>
          <w:tcPr>
            <w:tcW w:w="0" w:type="dxa"/>
            <w:noWrap/>
            <w:hideMark/>
          </w:tcPr>
          <w:p w14:paraId="5BCE92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ED1FA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88FCF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2F9545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6337C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AKA</w:t>
            </w:r>
          </w:p>
        </w:tc>
        <w:tc>
          <w:tcPr>
            <w:tcW w:w="0" w:type="dxa"/>
            <w:noWrap/>
            <w:hideMark/>
          </w:tcPr>
          <w:p w14:paraId="045F72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AKA</w:t>
            </w:r>
          </w:p>
        </w:tc>
        <w:tc>
          <w:tcPr>
            <w:tcW w:w="0" w:type="dxa"/>
            <w:noWrap/>
            <w:hideMark/>
          </w:tcPr>
          <w:p w14:paraId="5CB110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FC743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6A7B30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BCFCE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2466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ARCHIVE</w:t>
            </w:r>
          </w:p>
        </w:tc>
        <w:tc>
          <w:tcPr>
            <w:tcW w:w="0" w:type="dxa"/>
            <w:noWrap/>
            <w:hideMark/>
          </w:tcPr>
          <w:p w14:paraId="497ACDA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ARCHIVE</w:t>
            </w:r>
          </w:p>
        </w:tc>
        <w:tc>
          <w:tcPr>
            <w:tcW w:w="0" w:type="dxa"/>
            <w:noWrap/>
            <w:hideMark/>
          </w:tcPr>
          <w:p w14:paraId="07312A6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34D05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w:t>
            </w:r>
          </w:p>
        </w:tc>
        <w:tc>
          <w:tcPr>
            <w:tcW w:w="0" w:type="dxa"/>
            <w:noWrap/>
            <w:hideMark/>
          </w:tcPr>
          <w:p w14:paraId="79297D6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81ED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3E5EE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OCCUPANT</w:t>
            </w:r>
          </w:p>
        </w:tc>
        <w:tc>
          <w:tcPr>
            <w:tcW w:w="0" w:type="dxa"/>
            <w:noWrap/>
            <w:hideMark/>
          </w:tcPr>
          <w:p w14:paraId="4BCC17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OCCUPANT</w:t>
            </w:r>
          </w:p>
        </w:tc>
        <w:tc>
          <w:tcPr>
            <w:tcW w:w="0" w:type="dxa"/>
            <w:noWrap/>
            <w:hideMark/>
          </w:tcPr>
          <w:p w14:paraId="6FB4BAB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6CA04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1000</w:t>
            </w:r>
          </w:p>
        </w:tc>
        <w:tc>
          <w:tcPr>
            <w:tcW w:w="0" w:type="dxa"/>
            <w:noWrap/>
            <w:hideMark/>
          </w:tcPr>
          <w:p w14:paraId="794E9A4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39583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7EB28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4D940B3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TYPE</w:t>
            </w:r>
          </w:p>
        </w:tc>
        <w:tc>
          <w:tcPr>
            <w:tcW w:w="0" w:type="dxa"/>
            <w:noWrap/>
            <w:hideMark/>
          </w:tcPr>
          <w:p w14:paraId="437FD1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19A7C4E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5439C4A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846CE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F9F5E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SQFT</w:t>
            </w:r>
          </w:p>
        </w:tc>
        <w:tc>
          <w:tcPr>
            <w:tcW w:w="0" w:type="dxa"/>
            <w:noWrap/>
            <w:hideMark/>
          </w:tcPr>
          <w:p w14:paraId="795B29B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SQFT</w:t>
            </w:r>
          </w:p>
        </w:tc>
        <w:tc>
          <w:tcPr>
            <w:tcW w:w="0" w:type="dxa"/>
            <w:noWrap/>
            <w:hideMark/>
          </w:tcPr>
          <w:p w14:paraId="395BE49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55D349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B881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48C47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73CE8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RETIRED</w:t>
            </w:r>
          </w:p>
        </w:tc>
        <w:tc>
          <w:tcPr>
            <w:tcW w:w="0" w:type="dxa"/>
            <w:noWrap/>
            <w:hideMark/>
          </w:tcPr>
          <w:p w14:paraId="78C6679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RETIRED</w:t>
            </w:r>
          </w:p>
        </w:tc>
        <w:tc>
          <w:tcPr>
            <w:tcW w:w="0" w:type="dxa"/>
            <w:noWrap/>
            <w:hideMark/>
          </w:tcPr>
          <w:p w14:paraId="6E81945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7C2522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37973E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AD33D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A5665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E52F28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F2F6C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951195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4746310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9699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E913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3CAAAE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7B052D5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10AA00E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4F1A01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A5470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8E575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FBAAF7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27EABE9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9EE74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1B2D4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5BD5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A294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A29201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26BFEC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BF3845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828128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66D92C08"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022BD6B9"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STRUCTURES_SFO_ATTACH</w:t>
            </w:r>
          </w:p>
        </w:tc>
      </w:tr>
      <w:tr w:rsidR="00126495" w:rsidRPr="005A188F" w14:paraId="533F96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7B0AE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ATTACHMENTID</w:t>
            </w:r>
          </w:p>
        </w:tc>
        <w:tc>
          <w:tcPr>
            <w:tcW w:w="0" w:type="dxa"/>
            <w:noWrap/>
            <w:hideMark/>
          </w:tcPr>
          <w:p w14:paraId="6F5ECC4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ATTACHMENTID</w:t>
            </w:r>
          </w:p>
        </w:tc>
        <w:tc>
          <w:tcPr>
            <w:tcW w:w="0" w:type="dxa"/>
            <w:noWrap/>
            <w:hideMark/>
          </w:tcPr>
          <w:p w14:paraId="22D0E4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2ECB1B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D6ABF7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384C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7563D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REL_GLOBALID</w:t>
            </w:r>
          </w:p>
        </w:tc>
        <w:tc>
          <w:tcPr>
            <w:tcW w:w="0" w:type="dxa"/>
            <w:noWrap/>
            <w:hideMark/>
          </w:tcPr>
          <w:p w14:paraId="3784B3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REL_GLOBALID</w:t>
            </w:r>
          </w:p>
        </w:tc>
        <w:tc>
          <w:tcPr>
            <w:tcW w:w="0" w:type="dxa"/>
            <w:noWrap/>
            <w:hideMark/>
          </w:tcPr>
          <w:p w14:paraId="78EC16F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GUID</w:t>
            </w:r>
          </w:p>
        </w:tc>
        <w:tc>
          <w:tcPr>
            <w:tcW w:w="0" w:type="dxa"/>
            <w:noWrap/>
            <w:hideMark/>
          </w:tcPr>
          <w:p w14:paraId="143A7FD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38</w:t>
            </w:r>
          </w:p>
        </w:tc>
        <w:tc>
          <w:tcPr>
            <w:tcW w:w="0" w:type="dxa"/>
            <w:noWrap/>
            <w:hideMark/>
          </w:tcPr>
          <w:p w14:paraId="234626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1F25D0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E3BBC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CONTENT_TYPE</w:t>
            </w:r>
          </w:p>
        </w:tc>
        <w:tc>
          <w:tcPr>
            <w:tcW w:w="0" w:type="dxa"/>
            <w:noWrap/>
            <w:hideMark/>
          </w:tcPr>
          <w:p w14:paraId="1AA8B7F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CONTENT_TYPE</w:t>
            </w:r>
          </w:p>
        </w:tc>
        <w:tc>
          <w:tcPr>
            <w:tcW w:w="0" w:type="dxa"/>
            <w:noWrap/>
            <w:hideMark/>
          </w:tcPr>
          <w:p w14:paraId="55A52D7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3CCDAEF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39BEA5F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37BA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E6F2D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ATT_NAME</w:t>
            </w:r>
          </w:p>
        </w:tc>
        <w:tc>
          <w:tcPr>
            <w:tcW w:w="0" w:type="dxa"/>
            <w:noWrap/>
            <w:hideMark/>
          </w:tcPr>
          <w:p w14:paraId="1BFFD9A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ATT_NAME</w:t>
            </w:r>
          </w:p>
        </w:tc>
        <w:tc>
          <w:tcPr>
            <w:tcW w:w="0" w:type="dxa"/>
            <w:noWrap/>
            <w:hideMark/>
          </w:tcPr>
          <w:p w14:paraId="414DE5E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479FA5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250</w:t>
            </w:r>
          </w:p>
        </w:tc>
        <w:tc>
          <w:tcPr>
            <w:tcW w:w="0" w:type="dxa"/>
            <w:noWrap/>
            <w:hideMark/>
          </w:tcPr>
          <w:p w14:paraId="36863F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FD78A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EC443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DATA_SIZE</w:t>
            </w:r>
          </w:p>
        </w:tc>
        <w:tc>
          <w:tcPr>
            <w:tcW w:w="0" w:type="dxa"/>
            <w:noWrap/>
            <w:hideMark/>
          </w:tcPr>
          <w:p w14:paraId="76014B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DATA_SIZE</w:t>
            </w:r>
          </w:p>
        </w:tc>
        <w:tc>
          <w:tcPr>
            <w:tcW w:w="0" w:type="dxa"/>
            <w:noWrap/>
            <w:hideMark/>
          </w:tcPr>
          <w:p w14:paraId="2ACA45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CE18B7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3B05C7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F82A24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DC0D5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w:t>
            </w:r>
          </w:p>
        </w:tc>
        <w:tc>
          <w:tcPr>
            <w:tcW w:w="0" w:type="dxa"/>
            <w:noWrap/>
            <w:hideMark/>
          </w:tcPr>
          <w:p w14:paraId="36F81F7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w:t>
            </w:r>
          </w:p>
        </w:tc>
        <w:tc>
          <w:tcPr>
            <w:tcW w:w="0" w:type="dxa"/>
            <w:noWrap/>
            <w:hideMark/>
          </w:tcPr>
          <w:p w14:paraId="67DBEA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7ACB9AC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6FFCC79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4A200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9892A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GLOBALID</w:t>
            </w:r>
          </w:p>
        </w:tc>
        <w:tc>
          <w:tcPr>
            <w:tcW w:w="0" w:type="dxa"/>
            <w:noWrap/>
            <w:hideMark/>
          </w:tcPr>
          <w:p w14:paraId="353FCD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GLOBALID</w:t>
            </w:r>
          </w:p>
        </w:tc>
        <w:tc>
          <w:tcPr>
            <w:tcW w:w="0" w:type="dxa"/>
            <w:noWrap/>
            <w:hideMark/>
          </w:tcPr>
          <w:p w14:paraId="6BBFE6E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GlobalID</w:t>
            </w:r>
          </w:p>
        </w:tc>
        <w:tc>
          <w:tcPr>
            <w:tcW w:w="0" w:type="dxa"/>
            <w:noWrap/>
            <w:hideMark/>
          </w:tcPr>
          <w:p w14:paraId="3C0A618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38</w:t>
            </w:r>
          </w:p>
        </w:tc>
        <w:tc>
          <w:tcPr>
            <w:tcW w:w="0" w:type="dxa"/>
            <w:noWrap/>
            <w:hideMark/>
          </w:tcPr>
          <w:p w14:paraId="754CF6B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2DC062D8"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75F0B0ED"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STRUCTURES_ZONES</w:t>
            </w:r>
          </w:p>
        </w:tc>
      </w:tr>
      <w:tr w:rsidR="00126495" w:rsidRPr="005A188F" w14:paraId="550795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9CBDE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OBJECTID_12</w:t>
            </w:r>
          </w:p>
        </w:tc>
        <w:tc>
          <w:tcPr>
            <w:tcW w:w="0" w:type="dxa"/>
            <w:noWrap/>
            <w:hideMark/>
          </w:tcPr>
          <w:p w14:paraId="402F15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OBJECTID_12</w:t>
            </w:r>
          </w:p>
        </w:tc>
        <w:tc>
          <w:tcPr>
            <w:tcW w:w="0" w:type="dxa"/>
            <w:noWrap/>
            <w:hideMark/>
          </w:tcPr>
          <w:p w14:paraId="695A7DA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4F92D7F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F74F5D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1FBF7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0297F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418C13C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OBJECTID_1</w:t>
            </w:r>
          </w:p>
        </w:tc>
        <w:tc>
          <w:tcPr>
            <w:tcW w:w="0" w:type="dxa"/>
            <w:noWrap/>
            <w:hideMark/>
          </w:tcPr>
          <w:p w14:paraId="35E0871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1ABABF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31EFF89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E3F40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016BE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895932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4D3AF9E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A92601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0C7C791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1875B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AA937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59E763F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GID</w:t>
            </w:r>
          </w:p>
        </w:tc>
        <w:tc>
          <w:tcPr>
            <w:tcW w:w="0" w:type="dxa"/>
            <w:noWrap/>
            <w:hideMark/>
          </w:tcPr>
          <w:p w14:paraId="1CF2D5C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AFFB4A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EC1DBC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50237F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680DC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11E626A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NAME</w:t>
            </w:r>
          </w:p>
        </w:tc>
        <w:tc>
          <w:tcPr>
            <w:tcW w:w="0" w:type="dxa"/>
            <w:noWrap/>
            <w:hideMark/>
          </w:tcPr>
          <w:p w14:paraId="45666D2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57539E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D3AD4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BB7B3A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2A4F8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5F3ADD5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DESCRIP</w:t>
            </w:r>
          </w:p>
        </w:tc>
        <w:tc>
          <w:tcPr>
            <w:tcW w:w="0" w:type="dxa"/>
            <w:noWrap/>
            <w:hideMark/>
          </w:tcPr>
          <w:p w14:paraId="704A3BE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AE80871"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6298D1D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65F52A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74A3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22B7132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6466EF7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5BFDDE2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20</w:t>
            </w:r>
          </w:p>
        </w:tc>
        <w:tc>
          <w:tcPr>
            <w:tcW w:w="0" w:type="dxa"/>
            <w:noWrap/>
            <w:hideMark/>
          </w:tcPr>
          <w:p w14:paraId="35407F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A75F75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F1DF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070AADE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ALTERNATIV</w:t>
            </w:r>
          </w:p>
        </w:tc>
        <w:tc>
          <w:tcPr>
            <w:tcW w:w="0" w:type="dxa"/>
            <w:noWrap/>
            <w:hideMark/>
          </w:tcPr>
          <w:p w14:paraId="3FBDCBA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6F3BD9D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6620916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9BFB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9F0B9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728D70A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COMMENTS</w:t>
            </w:r>
          </w:p>
        </w:tc>
        <w:tc>
          <w:tcPr>
            <w:tcW w:w="0" w:type="dxa"/>
            <w:noWrap/>
            <w:hideMark/>
          </w:tcPr>
          <w:p w14:paraId="3727C91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C59DB6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150</w:t>
            </w:r>
          </w:p>
        </w:tc>
        <w:tc>
          <w:tcPr>
            <w:tcW w:w="0" w:type="dxa"/>
            <w:noWrap/>
            <w:hideMark/>
          </w:tcPr>
          <w:p w14:paraId="6E4308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DAF2D9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F962E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4854165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USERFLAG</w:t>
            </w:r>
          </w:p>
        </w:tc>
        <w:tc>
          <w:tcPr>
            <w:tcW w:w="0" w:type="dxa"/>
            <w:noWrap/>
            <w:hideMark/>
          </w:tcPr>
          <w:p w14:paraId="5CE969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177F38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254</w:t>
            </w:r>
          </w:p>
        </w:tc>
        <w:tc>
          <w:tcPr>
            <w:tcW w:w="0" w:type="dxa"/>
            <w:noWrap/>
            <w:hideMark/>
          </w:tcPr>
          <w:p w14:paraId="71C640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1EA2E5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74DA7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31ECD9B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CADDLAYERN</w:t>
            </w:r>
          </w:p>
        </w:tc>
        <w:tc>
          <w:tcPr>
            <w:tcW w:w="0" w:type="dxa"/>
            <w:noWrap/>
            <w:hideMark/>
          </w:tcPr>
          <w:p w14:paraId="666867C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62A05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40</w:t>
            </w:r>
          </w:p>
        </w:tc>
        <w:tc>
          <w:tcPr>
            <w:tcW w:w="0" w:type="dxa"/>
            <w:noWrap/>
            <w:hideMark/>
          </w:tcPr>
          <w:p w14:paraId="38AD78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226F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01E28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235C442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CADDLAYERD</w:t>
            </w:r>
          </w:p>
        </w:tc>
        <w:tc>
          <w:tcPr>
            <w:tcW w:w="0" w:type="dxa"/>
            <w:noWrap/>
            <w:hideMark/>
          </w:tcPr>
          <w:p w14:paraId="25AFC10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628DAF4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089AF9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20E3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2F8DB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045D482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CADDCOLOR</w:t>
            </w:r>
          </w:p>
        </w:tc>
        <w:tc>
          <w:tcPr>
            <w:tcW w:w="0" w:type="dxa"/>
            <w:noWrap/>
            <w:hideMark/>
          </w:tcPr>
          <w:p w14:paraId="09A4E3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5C6993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EF1679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41064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C6794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3F26951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DATEDATAAC</w:t>
            </w:r>
          </w:p>
        </w:tc>
        <w:tc>
          <w:tcPr>
            <w:tcW w:w="0" w:type="dxa"/>
            <w:noWrap/>
            <w:hideMark/>
          </w:tcPr>
          <w:p w14:paraId="4631A0F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Date</w:t>
            </w:r>
          </w:p>
        </w:tc>
        <w:tc>
          <w:tcPr>
            <w:tcW w:w="0" w:type="dxa"/>
            <w:noWrap/>
            <w:hideMark/>
          </w:tcPr>
          <w:p w14:paraId="78F8096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E8CA1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2CD9E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FC1A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4991BB3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DATASOURCE</w:t>
            </w:r>
          </w:p>
        </w:tc>
        <w:tc>
          <w:tcPr>
            <w:tcW w:w="0" w:type="dxa"/>
            <w:noWrap/>
            <w:hideMark/>
          </w:tcPr>
          <w:p w14:paraId="76C87D4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47B0B8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50</w:t>
            </w:r>
          </w:p>
        </w:tc>
        <w:tc>
          <w:tcPr>
            <w:tcW w:w="0" w:type="dxa"/>
            <w:noWrap/>
            <w:hideMark/>
          </w:tcPr>
          <w:p w14:paraId="7F74E6F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CA657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38DA9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5125C07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w:t>
            </w:r>
          </w:p>
        </w:tc>
        <w:tc>
          <w:tcPr>
            <w:tcW w:w="0" w:type="dxa"/>
            <w:noWrap/>
            <w:hideMark/>
          </w:tcPr>
          <w:p w14:paraId="3054B21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C415D5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2A7DBC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A52B0D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7A81C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2AD1DEB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50595B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F11B1B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34DB40D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8BB09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5758A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7EF03CF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15F51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0C1D01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65860F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27381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01EBF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45C73B0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730478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2349A32"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0C6B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1C849F0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3428CE71"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C_BLDG_OTLNAnno</w:t>
            </w:r>
          </w:p>
        </w:tc>
      </w:tr>
      <w:tr w:rsidR="00126495" w:rsidRPr="005A188F" w14:paraId="450A209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D6223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7FEC75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2D6B167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004971B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C9CC3A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CF50AE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919AC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5CEA735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2956D3C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3073B9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78679A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4D1C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B0229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132C29E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204FCF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30D0445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40D9A99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DE1A5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4DBE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278EDD5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2ECD73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AD2C265"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278585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C057DC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8B53B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00178AB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223081C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39EF116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237B4B53"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7931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B61D5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2A9096B5"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07F25A2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77926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DCF1C2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69EF6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7B79D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04FE76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310FA3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FFD7E0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AD91F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AnnotationStatus</w:t>
            </w:r>
          </w:p>
        </w:tc>
      </w:tr>
      <w:tr w:rsidR="00126495" w:rsidRPr="005A188F" w14:paraId="2ADE31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5E6BA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0055017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58253E1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27CBE3B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3EC49F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A1E3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26210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36CE0AC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1980F44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0327015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0A6A072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F3EE64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ACFE8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70ACCA6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2FDCEB4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93B600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5E0E1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508AFB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159E6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176B3A2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07A398E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2A2CC2FC"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2410FD2"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5ECF7A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4939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293564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004C43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08BCEA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26DF15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485DB7A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A1E34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559865D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5286F3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E25D67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CA1704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5A7B997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5B434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1E31E5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7B44C54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185063A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F0B95B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r>
      <w:tr w:rsidR="00126495" w:rsidRPr="005A188F" w14:paraId="70A6E6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2BA8FF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5A30EF1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2251E7D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B38788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073AC5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r>
      <w:tr w:rsidR="00126495" w:rsidRPr="005A188F" w14:paraId="76227B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E8DAB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791A81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08E15D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8D537C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6C9C8A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66D51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DDC5B3"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0DF619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354C7D6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2737AA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3357F9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0E581F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E8D0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609128C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3BD6878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01A1E1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500F5E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CA239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B6E63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66AAF3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4741955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A0C11D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C142A2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330353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7DAA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7E0D394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5C5C5B3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E2382B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35AF3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5D765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75F1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46C4140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6B41C05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47BA07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5C8DD1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FE926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4F29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1F0971B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485C984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2349CB7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1100DA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D3129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804E1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4B41C1D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34B659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294822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265104C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0CD08C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11D9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71DF95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2986959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2B2661A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7A7D37A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213B83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D60DDC"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62DE95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024B98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6BED44E8"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0879573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6DFA29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8EEAA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3ACCC5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CD0584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FD85CB6"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A698AA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ECE7B7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254919"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7E720BE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7840D77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6A96018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7C6C05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B37C76" w:rsidRPr="00B37C76" w14:paraId="05FD8E2B" w14:textId="77777777" w:rsidTr="00B37C76">
        <w:trPr>
          <w:trHeight w:val="300"/>
        </w:trPr>
        <w:tc>
          <w:tcPr>
            <w:cnfStyle w:val="001000000000" w:firstRow="0" w:lastRow="0" w:firstColumn="1" w:lastColumn="0" w:oddVBand="0" w:evenVBand="0" w:oddHBand="0" w:evenHBand="0" w:firstRowFirstColumn="0" w:firstRowLastColumn="0" w:lastRowFirstColumn="0" w:lastRowLastColumn="0"/>
            <w:tcW w:w="11155" w:type="dxa"/>
            <w:gridSpan w:val="5"/>
            <w:shd w:val="clear" w:color="auto" w:fill="53565A"/>
            <w:noWrap/>
            <w:hideMark/>
          </w:tcPr>
          <w:p w14:paraId="1263493E" w14:textId="77777777" w:rsidR="00126495" w:rsidRPr="001758A0" w:rsidRDefault="00126495" w:rsidP="004D6EC0">
            <w:pPr>
              <w:jc w:val="center"/>
              <w:rPr>
                <w:rFonts w:ascii="Calibri" w:eastAsia="Times New Roman" w:hAnsi="Calibri" w:cs="Times New Roman"/>
                <w:color w:val="FFFFFF" w:themeColor="background2"/>
                <w:sz w:val="20"/>
              </w:rPr>
            </w:pPr>
            <w:r w:rsidRPr="001758A0">
              <w:rPr>
                <w:rFonts w:ascii="Calibri" w:eastAsia="Times New Roman" w:hAnsi="Calibri" w:cs="Times New Roman"/>
                <w:color w:val="FFFFFF" w:themeColor="background2"/>
              </w:rPr>
              <w:t xml:space="preserve"> C_BLDG_OTLN_selectionAnno</w:t>
            </w:r>
          </w:p>
        </w:tc>
      </w:tr>
      <w:tr w:rsidR="00126495" w:rsidRPr="005A188F" w14:paraId="74B14AA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43B56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1F93099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OBJECTID</w:t>
            </w:r>
          </w:p>
        </w:tc>
        <w:tc>
          <w:tcPr>
            <w:tcW w:w="0" w:type="dxa"/>
            <w:noWrap/>
            <w:hideMark/>
          </w:tcPr>
          <w:p w14:paraId="66E378F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OID</w:t>
            </w:r>
          </w:p>
        </w:tc>
        <w:tc>
          <w:tcPr>
            <w:tcW w:w="0" w:type="dxa"/>
            <w:noWrap/>
            <w:hideMark/>
          </w:tcPr>
          <w:p w14:paraId="3FA45B6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F5400D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56975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8A40AF"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62E06D3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FEATUREID</w:t>
            </w:r>
          </w:p>
        </w:tc>
        <w:tc>
          <w:tcPr>
            <w:tcW w:w="0" w:type="dxa"/>
            <w:noWrap/>
            <w:hideMark/>
          </w:tcPr>
          <w:p w14:paraId="56C9AEB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123F977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CA3726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C2B9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C0EDF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497582B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ZORDER</w:t>
            </w:r>
          </w:p>
        </w:tc>
        <w:tc>
          <w:tcPr>
            <w:tcW w:w="0" w:type="dxa"/>
            <w:noWrap/>
            <w:hideMark/>
          </w:tcPr>
          <w:p w14:paraId="3C2518A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62F748A"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596C2FA"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9204FC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56248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33C521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ANNOTATIONCLASSID</w:t>
            </w:r>
          </w:p>
        </w:tc>
        <w:tc>
          <w:tcPr>
            <w:tcW w:w="0" w:type="dxa"/>
            <w:noWrap/>
            <w:hideMark/>
          </w:tcPr>
          <w:p w14:paraId="2CA2CA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C48D168"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109682B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ECC6B4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A2A90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663BD3C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ELEMENT</w:t>
            </w:r>
          </w:p>
        </w:tc>
        <w:tc>
          <w:tcPr>
            <w:tcW w:w="0" w:type="dxa"/>
            <w:noWrap/>
            <w:hideMark/>
          </w:tcPr>
          <w:p w14:paraId="203754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Blob</w:t>
            </w:r>
          </w:p>
        </w:tc>
        <w:tc>
          <w:tcPr>
            <w:tcW w:w="0" w:type="dxa"/>
            <w:noWrap/>
            <w:hideMark/>
          </w:tcPr>
          <w:p w14:paraId="05C0E7D4"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548A758C"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C003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3C607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1E4D1DE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SYMBOLID</w:t>
            </w:r>
          </w:p>
        </w:tc>
        <w:tc>
          <w:tcPr>
            <w:tcW w:w="0" w:type="dxa"/>
            <w:noWrap/>
            <w:hideMark/>
          </w:tcPr>
          <w:p w14:paraId="0F81FA7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0873951C"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552C04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114EF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47FBF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559937C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STATUS</w:t>
            </w:r>
          </w:p>
        </w:tc>
        <w:tc>
          <w:tcPr>
            <w:tcW w:w="0" w:type="dxa"/>
            <w:noWrap/>
            <w:hideMark/>
          </w:tcPr>
          <w:p w14:paraId="71FD7DF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24D77C06"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79BDCAA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AnnotationStatus</w:t>
            </w:r>
          </w:p>
        </w:tc>
      </w:tr>
      <w:tr w:rsidR="00126495" w:rsidRPr="005A188F" w14:paraId="2B1DF36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40FBC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27077C0D"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TEXTSTRING</w:t>
            </w:r>
          </w:p>
        </w:tc>
        <w:tc>
          <w:tcPr>
            <w:tcW w:w="0" w:type="dxa"/>
            <w:noWrap/>
            <w:hideMark/>
          </w:tcPr>
          <w:p w14:paraId="652EC8A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ED40977"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377C0022"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74881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0F116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581B809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FONTNAME</w:t>
            </w:r>
          </w:p>
        </w:tc>
        <w:tc>
          <w:tcPr>
            <w:tcW w:w="0" w:type="dxa"/>
            <w:noWrap/>
            <w:hideMark/>
          </w:tcPr>
          <w:p w14:paraId="322141C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String</w:t>
            </w:r>
          </w:p>
        </w:tc>
        <w:tc>
          <w:tcPr>
            <w:tcW w:w="0" w:type="dxa"/>
            <w:noWrap/>
            <w:hideMark/>
          </w:tcPr>
          <w:p w14:paraId="40E6359B"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255</w:t>
            </w:r>
          </w:p>
        </w:tc>
        <w:tc>
          <w:tcPr>
            <w:tcW w:w="0" w:type="dxa"/>
            <w:noWrap/>
            <w:hideMark/>
          </w:tcPr>
          <w:p w14:paraId="5AA356D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7492408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9CF93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7810CA0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FONTSIZE</w:t>
            </w:r>
          </w:p>
        </w:tc>
        <w:tc>
          <w:tcPr>
            <w:tcW w:w="0" w:type="dxa"/>
            <w:noWrap/>
            <w:hideMark/>
          </w:tcPr>
          <w:p w14:paraId="3722763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1DB42F"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4E963C4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E6B369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C2A71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2B9085E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BOLD</w:t>
            </w:r>
          </w:p>
        </w:tc>
        <w:tc>
          <w:tcPr>
            <w:tcW w:w="0" w:type="dxa"/>
            <w:noWrap/>
            <w:hideMark/>
          </w:tcPr>
          <w:p w14:paraId="626DCE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29932273"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0C9D6CF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522A52E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1A5BC1"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083EE29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ITALIC</w:t>
            </w:r>
          </w:p>
        </w:tc>
        <w:tc>
          <w:tcPr>
            <w:tcW w:w="0" w:type="dxa"/>
            <w:noWrap/>
            <w:hideMark/>
          </w:tcPr>
          <w:p w14:paraId="6F878EC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3E7D2C8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632309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68FD32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BC45C2"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1DCD006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UNDERLINE</w:t>
            </w:r>
          </w:p>
        </w:tc>
        <w:tc>
          <w:tcPr>
            <w:tcW w:w="0" w:type="dxa"/>
            <w:noWrap/>
            <w:hideMark/>
          </w:tcPr>
          <w:p w14:paraId="5C94B8CB"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508233FD"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2E114E7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BooleanSymbolValue</w:t>
            </w:r>
          </w:p>
        </w:tc>
      </w:tr>
      <w:tr w:rsidR="00126495" w:rsidRPr="005A188F" w14:paraId="42877DC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98AC2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00115B7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c>
          <w:tcPr>
            <w:tcW w:w="0" w:type="dxa"/>
            <w:noWrap/>
            <w:hideMark/>
          </w:tcPr>
          <w:p w14:paraId="34EFA5E6"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68BC3A13"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180CEA5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VerticalAlignment</w:t>
            </w:r>
          </w:p>
        </w:tc>
      </w:tr>
      <w:tr w:rsidR="00126495" w:rsidRPr="005A188F" w14:paraId="41700A7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F0F12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5060C91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c>
          <w:tcPr>
            <w:tcW w:w="0" w:type="dxa"/>
            <w:noWrap/>
            <w:hideMark/>
          </w:tcPr>
          <w:p w14:paraId="2C0FB30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SmallInteger</w:t>
            </w:r>
          </w:p>
        </w:tc>
        <w:tc>
          <w:tcPr>
            <w:tcW w:w="0" w:type="dxa"/>
            <w:noWrap/>
            <w:hideMark/>
          </w:tcPr>
          <w:p w14:paraId="7154D3EF"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2</w:t>
            </w:r>
          </w:p>
        </w:tc>
        <w:tc>
          <w:tcPr>
            <w:tcW w:w="0" w:type="dxa"/>
            <w:noWrap/>
            <w:hideMark/>
          </w:tcPr>
          <w:p w14:paraId="5E536C5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HorizontalAlignment</w:t>
            </w:r>
          </w:p>
        </w:tc>
      </w:tr>
      <w:tr w:rsidR="00126495" w:rsidRPr="005A188F" w14:paraId="774B8B9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4E4E4D"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111E9600"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XOFFSET</w:t>
            </w:r>
          </w:p>
        </w:tc>
        <w:tc>
          <w:tcPr>
            <w:tcW w:w="0" w:type="dxa"/>
            <w:noWrap/>
            <w:hideMark/>
          </w:tcPr>
          <w:p w14:paraId="5D6D300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0D96074"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6E5614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C462B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35FB8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39FFAA1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YOFFSET</w:t>
            </w:r>
          </w:p>
        </w:tc>
        <w:tc>
          <w:tcPr>
            <w:tcW w:w="0" w:type="dxa"/>
            <w:noWrap/>
            <w:hideMark/>
          </w:tcPr>
          <w:p w14:paraId="202CD660"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7328E62E"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313739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073EAE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00419E"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63E232F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ANGLE</w:t>
            </w:r>
          </w:p>
        </w:tc>
        <w:tc>
          <w:tcPr>
            <w:tcW w:w="0" w:type="dxa"/>
            <w:noWrap/>
            <w:hideMark/>
          </w:tcPr>
          <w:p w14:paraId="77CB50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4DD6863A"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9E850E3"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CA4E6E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089DD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579BA109"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FONTLEADING</w:t>
            </w:r>
          </w:p>
        </w:tc>
        <w:tc>
          <w:tcPr>
            <w:tcW w:w="0" w:type="dxa"/>
            <w:noWrap/>
            <w:hideMark/>
          </w:tcPr>
          <w:p w14:paraId="087DBA01"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A5562C5"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18BB186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397611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3B6644"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2ACF0E94"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WORDSPACING</w:t>
            </w:r>
          </w:p>
        </w:tc>
        <w:tc>
          <w:tcPr>
            <w:tcW w:w="0" w:type="dxa"/>
            <w:noWrap/>
            <w:hideMark/>
          </w:tcPr>
          <w:p w14:paraId="646F0F5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3AD6D8E"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7F50A358"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292035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74FF47"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3072490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CHARACTERWIDTH</w:t>
            </w:r>
          </w:p>
        </w:tc>
        <w:tc>
          <w:tcPr>
            <w:tcW w:w="0" w:type="dxa"/>
            <w:noWrap/>
            <w:hideMark/>
          </w:tcPr>
          <w:p w14:paraId="2B6812F8"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52AC78E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DA61FD6"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0F70728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A7B04A"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6322F121"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CHARACTERSPACING</w:t>
            </w:r>
          </w:p>
        </w:tc>
        <w:tc>
          <w:tcPr>
            <w:tcW w:w="0" w:type="dxa"/>
            <w:noWrap/>
            <w:hideMark/>
          </w:tcPr>
          <w:p w14:paraId="4E896E8E"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632930"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3C2FC39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570BF5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E718C8"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27AEAC2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FLIPANGLE</w:t>
            </w:r>
          </w:p>
        </w:tc>
        <w:tc>
          <w:tcPr>
            <w:tcW w:w="0" w:type="dxa"/>
            <w:noWrap/>
            <w:hideMark/>
          </w:tcPr>
          <w:p w14:paraId="730EA1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135FC680"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5C4ED345"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45C64F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E19D5B"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6A5E6467"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OVERRIDE</w:t>
            </w:r>
          </w:p>
        </w:tc>
        <w:tc>
          <w:tcPr>
            <w:tcW w:w="0" w:type="dxa"/>
            <w:noWrap/>
            <w:hideMark/>
          </w:tcPr>
          <w:p w14:paraId="423EB409"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Integer</w:t>
            </w:r>
          </w:p>
        </w:tc>
        <w:tc>
          <w:tcPr>
            <w:tcW w:w="0" w:type="dxa"/>
            <w:noWrap/>
            <w:hideMark/>
          </w:tcPr>
          <w:p w14:paraId="7A8DA2CB"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4</w:t>
            </w:r>
          </w:p>
        </w:tc>
        <w:tc>
          <w:tcPr>
            <w:tcW w:w="0" w:type="dxa"/>
            <w:noWrap/>
            <w:hideMark/>
          </w:tcPr>
          <w:p w14:paraId="26AB4AAC"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3417F5C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99AE85"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1DC901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w:t>
            </w:r>
          </w:p>
        </w:tc>
        <w:tc>
          <w:tcPr>
            <w:tcW w:w="0" w:type="dxa"/>
            <w:noWrap/>
            <w:hideMark/>
          </w:tcPr>
          <w:p w14:paraId="435ACFBD"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Geometry</w:t>
            </w:r>
          </w:p>
        </w:tc>
        <w:tc>
          <w:tcPr>
            <w:tcW w:w="0" w:type="dxa"/>
            <w:noWrap/>
            <w:hideMark/>
          </w:tcPr>
          <w:p w14:paraId="0DE050D1"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0</w:t>
            </w:r>
          </w:p>
        </w:tc>
        <w:tc>
          <w:tcPr>
            <w:tcW w:w="0" w:type="dxa"/>
            <w:noWrap/>
            <w:hideMark/>
          </w:tcPr>
          <w:p w14:paraId="71891C84"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4D81267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3DB170"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57CCC1BF"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SHAPE_Length</w:t>
            </w:r>
          </w:p>
        </w:tc>
        <w:tc>
          <w:tcPr>
            <w:tcW w:w="0" w:type="dxa"/>
            <w:noWrap/>
            <w:hideMark/>
          </w:tcPr>
          <w:p w14:paraId="65318EBB"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393D8DAD" w14:textId="77777777" w:rsidR="00126495" w:rsidRPr="005A188F" w:rsidRDefault="00126495" w:rsidP="004D6EC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970F55A" w14:textId="77777777" w:rsidR="00126495" w:rsidRPr="005A188F" w:rsidRDefault="00126495" w:rsidP="004D6EC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r w:rsidR="00126495" w:rsidRPr="005A188F" w14:paraId="1741DFD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AD2926" w14:textId="77777777" w:rsidR="00126495" w:rsidRPr="005A188F" w:rsidRDefault="00126495" w:rsidP="004D6EC0">
            <w:pPr>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4107E0F"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SHAPE_Area</w:t>
            </w:r>
          </w:p>
        </w:tc>
        <w:tc>
          <w:tcPr>
            <w:tcW w:w="0" w:type="dxa"/>
            <w:noWrap/>
            <w:hideMark/>
          </w:tcPr>
          <w:p w14:paraId="07C0C49E"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Double</w:t>
            </w:r>
          </w:p>
        </w:tc>
        <w:tc>
          <w:tcPr>
            <w:tcW w:w="0" w:type="dxa"/>
            <w:noWrap/>
            <w:hideMark/>
          </w:tcPr>
          <w:p w14:paraId="09439999" w14:textId="77777777" w:rsidR="00126495" w:rsidRPr="005A188F" w:rsidRDefault="00126495" w:rsidP="004D6EC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8</w:t>
            </w:r>
          </w:p>
        </w:tc>
        <w:tc>
          <w:tcPr>
            <w:tcW w:w="0" w:type="dxa"/>
            <w:noWrap/>
            <w:hideMark/>
          </w:tcPr>
          <w:p w14:paraId="01683EE7" w14:textId="77777777" w:rsidR="00126495" w:rsidRPr="005A188F" w:rsidRDefault="00126495" w:rsidP="004D6EC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rPr>
            </w:pPr>
            <w:r w:rsidRPr="005A188F">
              <w:rPr>
                <w:rFonts w:ascii="Calibri" w:eastAsia="Times New Roman" w:hAnsi="Calibri" w:cs="Times New Roman"/>
                <w:color w:val="000000"/>
                <w:sz w:val="20"/>
              </w:rPr>
              <w:t xml:space="preserve"> </w:t>
            </w:r>
          </w:p>
        </w:tc>
      </w:tr>
    </w:tbl>
    <w:p w14:paraId="5AF581EF" w14:textId="4AFF3DDE" w:rsidR="00FA1638" w:rsidRDefault="00FA1638" w:rsidP="001758A0">
      <w:pPr>
        <w:pStyle w:val="Heading2"/>
      </w:pPr>
      <w:r>
        <w:t>Domains</w:t>
      </w:r>
    </w:p>
    <w:tbl>
      <w:tblPr>
        <w:tblStyle w:val="LightList"/>
        <w:tblW w:w="7740" w:type="dxa"/>
        <w:tblLook w:val="04A0" w:firstRow="1" w:lastRow="0" w:firstColumn="1" w:lastColumn="0" w:noHBand="0" w:noVBand="1"/>
      </w:tblPr>
      <w:tblGrid>
        <w:gridCol w:w="4350"/>
        <w:gridCol w:w="3390"/>
      </w:tblGrid>
      <w:tr w:rsidR="00FA1638" w:rsidRPr="00FA1638" w14:paraId="6566DDD6" w14:textId="77777777" w:rsidTr="001758A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D89C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YES_NO_OTHER</w:t>
            </w:r>
          </w:p>
        </w:tc>
        <w:tc>
          <w:tcPr>
            <w:tcW w:w="0" w:type="dxa"/>
            <w:noWrap/>
            <w:hideMark/>
          </w:tcPr>
          <w:p w14:paraId="716C5E34" w14:textId="77777777" w:rsidR="00FA1638" w:rsidRPr="00FA1638" w:rsidRDefault="00FA1638" w:rsidP="00FA163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14300B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5938C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Yes No Other</w:t>
            </w:r>
          </w:p>
        </w:tc>
        <w:tc>
          <w:tcPr>
            <w:tcW w:w="0" w:type="dxa"/>
            <w:noWrap/>
            <w:hideMark/>
          </w:tcPr>
          <w:p w14:paraId="17E4029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933B1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8035D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2B9F4C0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7A1D2D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35437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69694C5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240EF5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21340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Yes</w:t>
            </w:r>
          </w:p>
        </w:tc>
        <w:tc>
          <w:tcPr>
            <w:tcW w:w="0" w:type="dxa"/>
            <w:noWrap/>
            <w:hideMark/>
          </w:tcPr>
          <w:p w14:paraId="22D6C34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Yes</w:t>
            </w:r>
          </w:p>
        </w:tc>
      </w:tr>
      <w:tr w:rsidR="00FA1638" w:rsidRPr="00FA1638" w14:paraId="45B6B6A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F2E69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No</w:t>
            </w:r>
          </w:p>
        </w:tc>
        <w:tc>
          <w:tcPr>
            <w:tcW w:w="0" w:type="dxa"/>
            <w:noWrap/>
            <w:hideMark/>
          </w:tcPr>
          <w:p w14:paraId="3D85811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No</w:t>
            </w:r>
          </w:p>
        </w:tc>
      </w:tr>
      <w:tr w:rsidR="00FA1638" w:rsidRPr="00FA1638" w14:paraId="21F0986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8A40AC"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0BDFC0B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7418D1B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13672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SFO_LEVEL2_SPACE_DEMO</w:t>
            </w:r>
          </w:p>
        </w:tc>
        <w:tc>
          <w:tcPr>
            <w:tcW w:w="0" w:type="dxa"/>
            <w:noWrap/>
            <w:hideMark/>
          </w:tcPr>
          <w:p w14:paraId="516A3FA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23023B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334B5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Demo Domain</w:t>
            </w:r>
          </w:p>
        </w:tc>
        <w:tc>
          <w:tcPr>
            <w:tcW w:w="0" w:type="dxa"/>
            <w:noWrap/>
            <w:hideMark/>
          </w:tcPr>
          <w:p w14:paraId="05DD9F2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854AD7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D7F1D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16647E7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4977DA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9083D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6A1E39A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6D944B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BB9D3F"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528C5B3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55AB80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19F8F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CodeTaxiwayType</w:t>
            </w:r>
          </w:p>
        </w:tc>
        <w:tc>
          <w:tcPr>
            <w:tcW w:w="0" w:type="dxa"/>
            <w:noWrap/>
            <w:hideMark/>
          </w:tcPr>
          <w:p w14:paraId="1871829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056258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697C9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7CDE1EF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ADE157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EB3A9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623448E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38718F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EA7BF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2A3086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356674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D472C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AIR_TAXIWAY</w:t>
            </w:r>
          </w:p>
        </w:tc>
        <w:tc>
          <w:tcPr>
            <w:tcW w:w="0" w:type="dxa"/>
            <w:noWrap/>
            <w:hideMark/>
          </w:tcPr>
          <w:p w14:paraId="5143E9A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AIR_TAXIWAY</w:t>
            </w:r>
          </w:p>
        </w:tc>
      </w:tr>
      <w:tr w:rsidR="00FA1638" w:rsidRPr="00FA1638" w14:paraId="01DE554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9D548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AIR_TLANE</w:t>
            </w:r>
          </w:p>
        </w:tc>
        <w:tc>
          <w:tcPr>
            <w:tcW w:w="0" w:type="dxa"/>
            <w:noWrap/>
            <w:hideMark/>
          </w:tcPr>
          <w:p w14:paraId="4CC021D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AIR_TLANE</w:t>
            </w:r>
          </w:p>
        </w:tc>
      </w:tr>
      <w:tr w:rsidR="00FA1638" w:rsidRPr="00FA1638" w14:paraId="5FFB56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7A2C0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APRON</w:t>
            </w:r>
          </w:p>
        </w:tc>
        <w:tc>
          <w:tcPr>
            <w:tcW w:w="0" w:type="dxa"/>
            <w:noWrap/>
            <w:hideMark/>
          </w:tcPr>
          <w:p w14:paraId="6EF8F5D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APRON</w:t>
            </w:r>
          </w:p>
        </w:tc>
      </w:tr>
      <w:tr w:rsidR="00FA1638" w:rsidRPr="00FA1638" w14:paraId="3268B74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40A44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BYPASS</w:t>
            </w:r>
          </w:p>
        </w:tc>
        <w:tc>
          <w:tcPr>
            <w:tcW w:w="0" w:type="dxa"/>
            <w:noWrap/>
            <w:hideMark/>
          </w:tcPr>
          <w:p w14:paraId="72EABD2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BYPASS</w:t>
            </w:r>
          </w:p>
        </w:tc>
      </w:tr>
      <w:tr w:rsidR="00FA1638" w:rsidRPr="00FA1638" w14:paraId="7BC82B2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4BD45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CROSS_OVER</w:t>
            </w:r>
          </w:p>
        </w:tc>
        <w:tc>
          <w:tcPr>
            <w:tcW w:w="0" w:type="dxa"/>
            <w:noWrap/>
            <w:hideMark/>
          </w:tcPr>
          <w:p w14:paraId="561EEF1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CROSS_OVER</w:t>
            </w:r>
          </w:p>
        </w:tc>
      </w:tr>
      <w:tr w:rsidR="00FA1638" w:rsidRPr="00FA1638" w14:paraId="71ABFC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2BC45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EAT</w:t>
            </w:r>
          </w:p>
        </w:tc>
        <w:tc>
          <w:tcPr>
            <w:tcW w:w="0" w:type="dxa"/>
            <w:noWrap/>
            <w:hideMark/>
          </w:tcPr>
          <w:p w14:paraId="2F191E4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EAT</w:t>
            </w:r>
          </w:p>
        </w:tc>
      </w:tr>
      <w:tr w:rsidR="00FA1638" w:rsidRPr="00FA1638" w14:paraId="6FB86B2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FF27D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ENTER_EXIT_TAXIWAY</w:t>
            </w:r>
          </w:p>
        </w:tc>
        <w:tc>
          <w:tcPr>
            <w:tcW w:w="0" w:type="dxa"/>
            <w:noWrap/>
            <w:hideMark/>
          </w:tcPr>
          <w:p w14:paraId="70A7C83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ENTER_EXIT_TAXIWAY</w:t>
            </w:r>
          </w:p>
        </w:tc>
      </w:tr>
      <w:tr w:rsidR="00FA1638" w:rsidRPr="00FA1638" w14:paraId="2C2A4F5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F37F2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EXIT</w:t>
            </w:r>
          </w:p>
        </w:tc>
        <w:tc>
          <w:tcPr>
            <w:tcW w:w="0" w:type="dxa"/>
            <w:noWrap/>
            <w:hideMark/>
          </w:tcPr>
          <w:p w14:paraId="6862AA4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EXIT</w:t>
            </w:r>
          </w:p>
        </w:tc>
      </w:tr>
      <w:tr w:rsidR="00FA1638" w:rsidRPr="00FA1638" w14:paraId="36414FA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327A4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FASTEXIT</w:t>
            </w:r>
          </w:p>
        </w:tc>
        <w:tc>
          <w:tcPr>
            <w:tcW w:w="0" w:type="dxa"/>
            <w:noWrap/>
            <w:hideMark/>
          </w:tcPr>
          <w:p w14:paraId="218995B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FASTEXIT</w:t>
            </w:r>
          </w:p>
        </w:tc>
      </w:tr>
      <w:tr w:rsidR="00FA1638" w:rsidRPr="00FA1638" w14:paraId="6C8F502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992F5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GATE_TLANE</w:t>
            </w:r>
          </w:p>
        </w:tc>
        <w:tc>
          <w:tcPr>
            <w:tcW w:w="0" w:type="dxa"/>
            <w:noWrap/>
            <w:hideMark/>
          </w:tcPr>
          <w:p w14:paraId="49B980C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GATE_TLANE</w:t>
            </w:r>
          </w:p>
        </w:tc>
      </w:tr>
      <w:tr w:rsidR="00FA1638" w:rsidRPr="00FA1638" w14:paraId="729C4A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01E50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GND</w:t>
            </w:r>
          </w:p>
        </w:tc>
        <w:tc>
          <w:tcPr>
            <w:tcW w:w="0" w:type="dxa"/>
            <w:noWrap/>
            <w:hideMark/>
          </w:tcPr>
          <w:p w14:paraId="50BCB5E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GND</w:t>
            </w:r>
          </w:p>
        </w:tc>
      </w:tr>
      <w:tr w:rsidR="00FA1638" w:rsidRPr="00FA1638" w14:paraId="4E02DC7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E7837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HOLDING</w:t>
            </w:r>
          </w:p>
        </w:tc>
        <w:tc>
          <w:tcPr>
            <w:tcW w:w="0" w:type="dxa"/>
            <w:noWrap/>
            <w:hideMark/>
          </w:tcPr>
          <w:p w14:paraId="7CAB2DA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HOLDING</w:t>
            </w:r>
          </w:p>
        </w:tc>
      </w:tr>
      <w:tr w:rsidR="00FA1638" w:rsidRPr="00FA1638" w14:paraId="4D5A39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CFE29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INLINE</w:t>
            </w:r>
          </w:p>
        </w:tc>
        <w:tc>
          <w:tcPr>
            <w:tcW w:w="0" w:type="dxa"/>
            <w:noWrap/>
            <w:hideMark/>
          </w:tcPr>
          <w:p w14:paraId="6834D19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INLINE</w:t>
            </w:r>
          </w:p>
        </w:tc>
      </w:tr>
      <w:tr w:rsidR="00FA1638" w:rsidRPr="00FA1638" w14:paraId="0721490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50FFB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536FE7E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5BEB787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FAD0B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PARALLEL</w:t>
            </w:r>
          </w:p>
        </w:tc>
        <w:tc>
          <w:tcPr>
            <w:tcW w:w="0" w:type="dxa"/>
            <w:noWrap/>
            <w:hideMark/>
          </w:tcPr>
          <w:p w14:paraId="0B266B3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PARALLEL</w:t>
            </w:r>
          </w:p>
        </w:tc>
      </w:tr>
      <w:tr w:rsidR="00FA1638" w:rsidRPr="00FA1638" w14:paraId="091AE7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7A420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STUB</w:t>
            </w:r>
          </w:p>
        </w:tc>
        <w:tc>
          <w:tcPr>
            <w:tcW w:w="0" w:type="dxa"/>
            <w:noWrap/>
            <w:hideMark/>
          </w:tcPr>
          <w:p w14:paraId="3442FE1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STUB</w:t>
            </w:r>
          </w:p>
        </w:tc>
      </w:tr>
      <w:tr w:rsidR="00FA1638" w:rsidRPr="00FA1638" w14:paraId="5A258E8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3FC5E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TLANE</w:t>
            </w:r>
          </w:p>
        </w:tc>
        <w:tc>
          <w:tcPr>
            <w:tcW w:w="0" w:type="dxa"/>
            <w:noWrap/>
            <w:hideMark/>
          </w:tcPr>
          <w:p w14:paraId="7197730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TLANE</w:t>
            </w:r>
          </w:p>
        </w:tc>
      </w:tr>
      <w:tr w:rsidR="00FA1638" w:rsidRPr="00FA1638" w14:paraId="76E89F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DA35A6"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6749024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3B6387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4E194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CodeOwner</w:t>
            </w:r>
          </w:p>
        </w:tc>
        <w:tc>
          <w:tcPr>
            <w:tcW w:w="0" w:type="dxa"/>
            <w:noWrap/>
            <w:hideMark/>
          </w:tcPr>
          <w:p w14:paraId="302CA28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6298D2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42F8E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485313C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AD3667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1A152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4AAA1AC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61D3AC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ED95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23B3DC7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6FAEBE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65196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w:t>
            </w:r>
          </w:p>
        </w:tc>
        <w:tc>
          <w:tcPr>
            <w:tcW w:w="0" w:type="dxa"/>
            <w:noWrap/>
            <w:hideMark/>
          </w:tcPr>
          <w:p w14:paraId="438C128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w:t>
            </w:r>
          </w:p>
        </w:tc>
      </w:tr>
      <w:tr w:rsidR="00FA1638" w:rsidRPr="00FA1638" w14:paraId="2BED064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CB193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w:t>
            </w:r>
          </w:p>
        </w:tc>
        <w:tc>
          <w:tcPr>
            <w:tcW w:w="0" w:type="dxa"/>
            <w:noWrap/>
            <w:hideMark/>
          </w:tcPr>
          <w:p w14:paraId="1393E60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w:t>
            </w:r>
          </w:p>
        </w:tc>
      </w:tr>
      <w:tr w:rsidR="00FA1638" w:rsidRPr="00FA1638" w14:paraId="06E40C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16497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w:t>
            </w:r>
          </w:p>
        </w:tc>
        <w:tc>
          <w:tcPr>
            <w:tcW w:w="0" w:type="dxa"/>
            <w:noWrap/>
            <w:hideMark/>
          </w:tcPr>
          <w:p w14:paraId="550DA0F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w:t>
            </w:r>
          </w:p>
        </w:tc>
      </w:tr>
      <w:tr w:rsidR="00FA1638" w:rsidRPr="00FA1638" w14:paraId="3A3572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B8BC2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w:t>
            </w:r>
          </w:p>
        </w:tc>
        <w:tc>
          <w:tcPr>
            <w:tcW w:w="0" w:type="dxa"/>
            <w:noWrap/>
            <w:hideMark/>
          </w:tcPr>
          <w:p w14:paraId="4B16869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w:t>
            </w:r>
          </w:p>
        </w:tc>
      </w:tr>
      <w:tr w:rsidR="00FA1638" w:rsidRPr="00FA1638" w14:paraId="5D5BCA5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7B009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w:t>
            </w:r>
          </w:p>
        </w:tc>
        <w:tc>
          <w:tcPr>
            <w:tcW w:w="0" w:type="dxa"/>
            <w:noWrap/>
            <w:hideMark/>
          </w:tcPr>
          <w:p w14:paraId="1CD2C85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w:t>
            </w:r>
          </w:p>
        </w:tc>
      </w:tr>
      <w:tr w:rsidR="00FA1638" w:rsidRPr="00FA1638" w14:paraId="09AFAA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6ED35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w:t>
            </w:r>
          </w:p>
        </w:tc>
        <w:tc>
          <w:tcPr>
            <w:tcW w:w="0" w:type="dxa"/>
            <w:noWrap/>
            <w:hideMark/>
          </w:tcPr>
          <w:p w14:paraId="27AF432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w:t>
            </w:r>
          </w:p>
        </w:tc>
      </w:tr>
      <w:tr w:rsidR="00FA1638" w:rsidRPr="00FA1638" w14:paraId="4980F8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2506D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w:t>
            </w:r>
          </w:p>
        </w:tc>
        <w:tc>
          <w:tcPr>
            <w:tcW w:w="0" w:type="dxa"/>
            <w:noWrap/>
            <w:hideMark/>
          </w:tcPr>
          <w:p w14:paraId="2E8543A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w:t>
            </w:r>
          </w:p>
        </w:tc>
      </w:tr>
      <w:tr w:rsidR="00FA1638" w:rsidRPr="00FA1638" w14:paraId="34EAC65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3C414E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J</w:t>
            </w:r>
          </w:p>
        </w:tc>
        <w:tc>
          <w:tcPr>
            <w:tcW w:w="0" w:type="dxa"/>
            <w:noWrap/>
            <w:hideMark/>
          </w:tcPr>
          <w:p w14:paraId="44636A1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J</w:t>
            </w:r>
          </w:p>
        </w:tc>
      </w:tr>
      <w:tr w:rsidR="00FA1638" w:rsidRPr="00FA1638" w14:paraId="7E58F22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C8798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K</w:t>
            </w:r>
          </w:p>
        </w:tc>
        <w:tc>
          <w:tcPr>
            <w:tcW w:w="0" w:type="dxa"/>
            <w:noWrap/>
            <w:hideMark/>
          </w:tcPr>
          <w:p w14:paraId="7EEA520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K</w:t>
            </w:r>
          </w:p>
        </w:tc>
      </w:tr>
      <w:tr w:rsidR="00FA1638" w:rsidRPr="00FA1638" w14:paraId="22A3AA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4E19A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w:t>
            </w:r>
          </w:p>
        </w:tc>
        <w:tc>
          <w:tcPr>
            <w:tcW w:w="0" w:type="dxa"/>
            <w:noWrap/>
            <w:hideMark/>
          </w:tcPr>
          <w:p w14:paraId="103A2B8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w:t>
            </w:r>
          </w:p>
        </w:tc>
      </w:tr>
      <w:tr w:rsidR="00FA1638" w:rsidRPr="00FA1638" w14:paraId="6CA1F10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D320B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w:t>
            </w:r>
          </w:p>
        </w:tc>
        <w:tc>
          <w:tcPr>
            <w:tcW w:w="0" w:type="dxa"/>
            <w:noWrap/>
            <w:hideMark/>
          </w:tcPr>
          <w:p w14:paraId="6D9AF47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w:t>
            </w:r>
          </w:p>
        </w:tc>
      </w:tr>
      <w:tr w:rsidR="00FA1638" w:rsidRPr="00FA1638" w14:paraId="64BDA02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A81AA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w:t>
            </w:r>
          </w:p>
        </w:tc>
        <w:tc>
          <w:tcPr>
            <w:tcW w:w="0" w:type="dxa"/>
            <w:noWrap/>
            <w:hideMark/>
          </w:tcPr>
          <w:p w14:paraId="1B13E17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w:t>
            </w:r>
          </w:p>
        </w:tc>
      </w:tr>
      <w:tr w:rsidR="00FA1638" w:rsidRPr="00FA1638" w14:paraId="295224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B5865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w:t>
            </w:r>
          </w:p>
        </w:tc>
        <w:tc>
          <w:tcPr>
            <w:tcW w:w="0" w:type="dxa"/>
            <w:noWrap/>
            <w:hideMark/>
          </w:tcPr>
          <w:p w14:paraId="23EF2B0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w:t>
            </w:r>
          </w:p>
        </w:tc>
      </w:tr>
      <w:tr w:rsidR="00FA1638" w:rsidRPr="00FA1638" w14:paraId="0CD0E15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5D78D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t>
            </w:r>
          </w:p>
        </w:tc>
        <w:tc>
          <w:tcPr>
            <w:tcW w:w="0" w:type="dxa"/>
            <w:noWrap/>
            <w:hideMark/>
          </w:tcPr>
          <w:p w14:paraId="4FF1DDA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t>
            </w:r>
          </w:p>
        </w:tc>
      </w:tr>
      <w:tr w:rsidR="00FA1638" w:rsidRPr="00FA1638" w14:paraId="64C4E7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620E7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w:t>
            </w:r>
          </w:p>
        </w:tc>
        <w:tc>
          <w:tcPr>
            <w:tcW w:w="0" w:type="dxa"/>
            <w:noWrap/>
            <w:hideMark/>
          </w:tcPr>
          <w:p w14:paraId="00D0C93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w:t>
            </w:r>
          </w:p>
        </w:tc>
      </w:tr>
      <w:tr w:rsidR="00FA1638" w:rsidRPr="00FA1638" w14:paraId="092CAD6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100577C"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352936E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F4952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057F6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PORTAL_AREA_TYPE</w:t>
            </w:r>
          </w:p>
        </w:tc>
        <w:tc>
          <w:tcPr>
            <w:tcW w:w="0" w:type="dxa"/>
            <w:noWrap/>
            <w:hideMark/>
          </w:tcPr>
          <w:p w14:paraId="77F50EE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4A800C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F9E2E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Area Types Portal Leads to and From</w:t>
            </w:r>
          </w:p>
        </w:tc>
        <w:tc>
          <w:tcPr>
            <w:tcW w:w="0" w:type="dxa"/>
            <w:noWrap/>
            <w:hideMark/>
          </w:tcPr>
          <w:p w14:paraId="2F838C3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A2EC6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C3400A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120AFA3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F54224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8711D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7BC4288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889EED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B2F5A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Secure</w:t>
            </w:r>
          </w:p>
        </w:tc>
        <w:tc>
          <w:tcPr>
            <w:tcW w:w="0" w:type="dxa"/>
            <w:noWrap/>
            <w:hideMark/>
          </w:tcPr>
          <w:p w14:paraId="7186B99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Secure</w:t>
            </w:r>
          </w:p>
        </w:tc>
      </w:tr>
      <w:tr w:rsidR="00FA1638" w:rsidRPr="00FA1638" w14:paraId="56D3BA0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9C1E4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Sterile</w:t>
            </w:r>
          </w:p>
        </w:tc>
        <w:tc>
          <w:tcPr>
            <w:tcW w:w="0" w:type="dxa"/>
            <w:noWrap/>
            <w:hideMark/>
          </w:tcPr>
          <w:p w14:paraId="064316F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Sterile</w:t>
            </w:r>
          </w:p>
        </w:tc>
      </w:tr>
      <w:tr w:rsidR="00FA1638" w:rsidRPr="00FA1638" w14:paraId="5D5B05F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95356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Public</w:t>
            </w:r>
          </w:p>
        </w:tc>
        <w:tc>
          <w:tcPr>
            <w:tcW w:w="0" w:type="dxa"/>
            <w:noWrap/>
            <w:hideMark/>
          </w:tcPr>
          <w:p w14:paraId="5E2F72F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Public</w:t>
            </w:r>
          </w:p>
        </w:tc>
      </w:tr>
      <w:tr w:rsidR="00FA1638" w:rsidRPr="00FA1638" w14:paraId="42A8C4A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00951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196494A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579BEDF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8E2F82"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6CC1886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69B15EC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05802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CodeLightingConfigurationType</w:t>
            </w:r>
          </w:p>
        </w:tc>
        <w:tc>
          <w:tcPr>
            <w:tcW w:w="0" w:type="dxa"/>
            <w:noWrap/>
            <w:hideMark/>
          </w:tcPr>
          <w:p w14:paraId="3211A34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1AB4A6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8D50B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4C5EF35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639FAE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51D81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05DBA44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C4936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5C4CB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4F7AA3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96CF24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B5F92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ALSF-1</w:t>
            </w:r>
          </w:p>
        </w:tc>
        <w:tc>
          <w:tcPr>
            <w:tcW w:w="0" w:type="dxa"/>
            <w:noWrap/>
            <w:hideMark/>
          </w:tcPr>
          <w:p w14:paraId="43240F5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ALSF-1</w:t>
            </w:r>
          </w:p>
        </w:tc>
      </w:tr>
      <w:tr w:rsidR="00FA1638" w:rsidRPr="00FA1638" w14:paraId="5F401CB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96F1F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ALSF-2</w:t>
            </w:r>
          </w:p>
        </w:tc>
        <w:tc>
          <w:tcPr>
            <w:tcW w:w="0" w:type="dxa"/>
            <w:noWrap/>
            <w:hideMark/>
          </w:tcPr>
          <w:p w14:paraId="10CE8E9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ALSF-2</w:t>
            </w:r>
          </w:p>
        </w:tc>
      </w:tr>
      <w:tr w:rsidR="00FA1638" w:rsidRPr="00FA1638" w14:paraId="2F978AD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9AF36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APAP</w:t>
            </w:r>
          </w:p>
        </w:tc>
        <w:tc>
          <w:tcPr>
            <w:tcW w:w="0" w:type="dxa"/>
            <w:noWrap/>
            <w:hideMark/>
          </w:tcPr>
          <w:p w14:paraId="087946A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APAP</w:t>
            </w:r>
          </w:p>
        </w:tc>
      </w:tr>
      <w:tr w:rsidR="00FA1638" w:rsidRPr="00FA1638" w14:paraId="6B4C52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B7549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APBN</w:t>
            </w:r>
          </w:p>
        </w:tc>
        <w:tc>
          <w:tcPr>
            <w:tcW w:w="0" w:type="dxa"/>
            <w:noWrap/>
            <w:hideMark/>
          </w:tcPr>
          <w:p w14:paraId="0B342A6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APBN</w:t>
            </w:r>
          </w:p>
        </w:tc>
      </w:tr>
      <w:tr w:rsidR="00FA1638" w:rsidRPr="00FA1638" w14:paraId="1E627FA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0E1C6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CLRBAR</w:t>
            </w:r>
          </w:p>
        </w:tc>
        <w:tc>
          <w:tcPr>
            <w:tcW w:w="0" w:type="dxa"/>
            <w:noWrap/>
            <w:hideMark/>
          </w:tcPr>
          <w:p w14:paraId="3A63B6A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CLRBAR</w:t>
            </w:r>
          </w:p>
        </w:tc>
      </w:tr>
      <w:tr w:rsidR="00FA1638" w:rsidRPr="00FA1638" w14:paraId="52695C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C80DD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CODEBEACON</w:t>
            </w:r>
          </w:p>
        </w:tc>
        <w:tc>
          <w:tcPr>
            <w:tcW w:w="0" w:type="dxa"/>
            <w:noWrap/>
            <w:hideMark/>
          </w:tcPr>
          <w:p w14:paraId="6CC8120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CODEBEACON</w:t>
            </w:r>
          </w:p>
        </w:tc>
      </w:tr>
      <w:tr w:rsidR="00FA1638" w:rsidRPr="00FA1638" w14:paraId="59DD275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1C193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COURSE</w:t>
            </w:r>
          </w:p>
        </w:tc>
        <w:tc>
          <w:tcPr>
            <w:tcW w:w="0" w:type="dxa"/>
            <w:noWrap/>
            <w:hideMark/>
          </w:tcPr>
          <w:p w14:paraId="63FF729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COURSE</w:t>
            </w:r>
          </w:p>
        </w:tc>
      </w:tr>
      <w:tr w:rsidR="00FA1638" w:rsidRPr="00FA1638" w14:paraId="3276CC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3AE57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w:t>
            </w:r>
          </w:p>
        </w:tc>
        <w:tc>
          <w:tcPr>
            <w:tcW w:w="0" w:type="dxa"/>
            <w:noWrap/>
            <w:hideMark/>
          </w:tcPr>
          <w:p w14:paraId="3281A3D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w:t>
            </w:r>
          </w:p>
        </w:tc>
      </w:tr>
      <w:tr w:rsidR="00FA1638" w:rsidRPr="00FA1638" w14:paraId="079F16B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8434E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FL</w:t>
            </w:r>
          </w:p>
        </w:tc>
        <w:tc>
          <w:tcPr>
            <w:tcW w:w="0" w:type="dxa"/>
            <w:noWrap/>
            <w:hideMark/>
          </w:tcPr>
          <w:p w14:paraId="74EEC8E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FL</w:t>
            </w:r>
          </w:p>
        </w:tc>
      </w:tr>
      <w:tr w:rsidR="00FA1638" w:rsidRPr="00FA1638" w14:paraId="2EC870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377CF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FL (2)</w:t>
            </w:r>
          </w:p>
        </w:tc>
        <w:tc>
          <w:tcPr>
            <w:tcW w:w="0" w:type="dxa"/>
            <w:noWrap/>
            <w:hideMark/>
          </w:tcPr>
          <w:p w14:paraId="54C1EDB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FL (2)</w:t>
            </w:r>
          </w:p>
        </w:tc>
      </w:tr>
      <w:tr w:rsidR="00FA1638" w:rsidRPr="00FA1638" w14:paraId="7604A29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9A3A3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FL (2+1)</w:t>
            </w:r>
          </w:p>
        </w:tc>
        <w:tc>
          <w:tcPr>
            <w:tcW w:w="0" w:type="dxa"/>
            <w:noWrap/>
            <w:hideMark/>
          </w:tcPr>
          <w:p w14:paraId="69B8EA6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FL (2+1)</w:t>
            </w:r>
          </w:p>
        </w:tc>
      </w:tr>
      <w:tr w:rsidR="00FA1638" w:rsidRPr="00FA1638" w14:paraId="6676EB5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DE77C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HLL</w:t>
            </w:r>
          </w:p>
        </w:tc>
        <w:tc>
          <w:tcPr>
            <w:tcW w:w="0" w:type="dxa"/>
            <w:noWrap/>
            <w:hideMark/>
          </w:tcPr>
          <w:p w14:paraId="33A545E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HLL</w:t>
            </w:r>
          </w:p>
        </w:tc>
      </w:tr>
      <w:tr w:rsidR="00FA1638" w:rsidRPr="00FA1638" w14:paraId="77F23D6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2EFBD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HLLL</w:t>
            </w:r>
          </w:p>
        </w:tc>
        <w:tc>
          <w:tcPr>
            <w:tcW w:w="0" w:type="dxa"/>
            <w:noWrap/>
            <w:hideMark/>
          </w:tcPr>
          <w:p w14:paraId="54811AE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HLLL</w:t>
            </w:r>
          </w:p>
        </w:tc>
      </w:tr>
      <w:tr w:rsidR="00FA1638" w:rsidRPr="00FA1638" w14:paraId="501FBE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2978D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HPIL</w:t>
            </w:r>
          </w:p>
        </w:tc>
        <w:tc>
          <w:tcPr>
            <w:tcW w:w="0" w:type="dxa"/>
            <w:noWrap/>
            <w:hideMark/>
          </w:tcPr>
          <w:p w14:paraId="090CEE5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HPIL</w:t>
            </w:r>
          </w:p>
        </w:tc>
      </w:tr>
      <w:tr w:rsidR="00FA1638" w:rsidRPr="00FA1638" w14:paraId="15E1D74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D8E7A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HPPEL</w:t>
            </w:r>
          </w:p>
        </w:tc>
        <w:tc>
          <w:tcPr>
            <w:tcW w:w="0" w:type="dxa"/>
            <w:noWrap/>
            <w:hideMark/>
          </w:tcPr>
          <w:p w14:paraId="583C219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HPPEL</w:t>
            </w:r>
          </w:p>
        </w:tc>
      </w:tr>
      <w:tr w:rsidR="00FA1638" w:rsidRPr="00FA1638" w14:paraId="592D64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0D945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HPPLSF</w:t>
            </w:r>
          </w:p>
        </w:tc>
        <w:tc>
          <w:tcPr>
            <w:tcW w:w="0" w:type="dxa"/>
            <w:noWrap/>
            <w:hideMark/>
          </w:tcPr>
          <w:p w14:paraId="67FFBE1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HPPLSF</w:t>
            </w:r>
          </w:p>
        </w:tc>
      </w:tr>
      <w:tr w:rsidR="00FA1638" w:rsidRPr="00FA1638" w14:paraId="03001D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811FD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ISO</w:t>
            </w:r>
          </w:p>
        </w:tc>
        <w:tc>
          <w:tcPr>
            <w:tcW w:w="0" w:type="dxa"/>
            <w:noWrap/>
            <w:hideMark/>
          </w:tcPr>
          <w:p w14:paraId="1DAFF96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ISO</w:t>
            </w:r>
          </w:p>
        </w:tc>
      </w:tr>
      <w:tr w:rsidR="00FA1638" w:rsidRPr="00FA1638" w14:paraId="03FCBC3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80D6E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L-804</w:t>
            </w:r>
          </w:p>
        </w:tc>
        <w:tc>
          <w:tcPr>
            <w:tcW w:w="0" w:type="dxa"/>
            <w:noWrap/>
            <w:hideMark/>
          </w:tcPr>
          <w:p w14:paraId="07C0A16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L-804</w:t>
            </w:r>
          </w:p>
        </w:tc>
      </w:tr>
      <w:tr w:rsidR="00FA1638" w:rsidRPr="00FA1638" w14:paraId="2B74AF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CD74F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L-850A</w:t>
            </w:r>
          </w:p>
        </w:tc>
        <w:tc>
          <w:tcPr>
            <w:tcW w:w="0" w:type="dxa"/>
            <w:noWrap/>
            <w:hideMark/>
          </w:tcPr>
          <w:p w14:paraId="120D835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L-850A</w:t>
            </w:r>
          </w:p>
        </w:tc>
      </w:tr>
      <w:tr w:rsidR="00FA1638" w:rsidRPr="00FA1638" w14:paraId="1C056FF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85FD2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L-850B</w:t>
            </w:r>
          </w:p>
        </w:tc>
        <w:tc>
          <w:tcPr>
            <w:tcW w:w="0" w:type="dxa"/>
            <w:noWrap/>
            <w:hideMark/>
          </w:tcPr>
          <w:p w14:paraId="4D4CF2A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L-850B</w:t>
            </w:r>
          </w:p>
        </w:tc>
      </w:tr>
      <w:tr w:rsidR="00FA1638" w:rsidRPr="00FA1638" w14:paraId="598B4B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A64B2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L-850C</w:t>
            </w:r>
          </w:p>
        </w:tc>
        <w:tc>
          <w:tcPr>
            <w:tcW w:w="0" w:type="dxa"/>
            <w:noWrap/>
            <w:hideMark/>
          </w:tcPr>
          <w:p w14:paraId="619CDB0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L-850C</w:t>
            </w:r>
          </w:p>
        </w:tc>
      </w:tr>
      <w:tr w:rsidR="00FA1638" w:rsidRPr="00FA1638" w14:paraId="208CB45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D0AB1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L-850D</w:t>
            </w:r>
          </w:p>
        </w:tc>
        <w:tc>
          <w:tcPr>
            <w:tcW w:w="0" w:type="dxa"/>
            <w:noWrap/>
            <w:hideMark/>
          </w:tcPr>
          <w:p w14:paraId="1340306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L-850D</w:t>
            </w:r>
          </w:p>
        </w:tc>
      </w:tr>
      <w:tr w:rsidR="00FA1638" w:rsidRPr="00FA1638" w14:paraId="1F1887D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EFECF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L-850E</w:t>
            </w:r>
          </w:p>
        </w:tc>
        <w:tc>
          <w:tcPr>
            <w:tcW w:w="0" w:type="dxa"/>
            <w:noWrap/>
            <w:hideMark/>
          </w:tcPr>
          <w:p w14:paraId="1F62746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L-850E</w:t>
            </w:r>
          </w:p>
        </w:tc>
      </w:tr>
      <w:tr w:rsidR="00FA1638" w:rsidRPr="00FA1638" w14:paraId="3F3C25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20C0B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L-850F</w:t>
            </w:r>
          </w:p>
        </w:tc>
        <w:tc>
          <w:tcPr>
            <w:tcW w:w="0" w:type="dxa"/>
            <w:noWrap/>
            <w:hideMark/>
          </w:tcPr>
          <w:p w14:paraId="028EE6E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L-850F</w:t>
            </w:r>
          </w:p>
        </w:tc>
      </w:tr>
      <w:tr w:rsidR="00FA1638" w:rsidRPr="00FA1638" w14:paraId="1A7E42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85B79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L-852A</w:t>
            </w:r>
          </w:p>
        </w:tc>
        <w:tc>
          <w:tcPr>
            <w:tcW w:w="0" w:type="dxa"/>
            <w:noWrap/>
            <w:hideMark/>
          </w:tcPr>
          <w:p w14:paraId="01E071E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L-852A</w:t>
            </w:r>
          </w:p>
        </w:tc>
      </w:tr>
      <w:tr w:rsidR="00FA1638" w:rsidRPr="00FA1638" w14:paraId="7BB5B6E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D6557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L-852B</w:t>
            </w:r>
          </w:p>
        </w:tc>
        <w:tc>
          <w:tcPr>
            <w:tcW w:w="0" w:type="dxa"/>
            <w:noWrap/>
            <w:hideMark/>
          </w:tcPr>
          <w:p w14:paraId="5199288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L-852B</w:t>
            </w:r>
          </w:p>
        </w:tc>
      </w:tr>
      <w:tr w:rsidR="00FA1638" w:rsidRPr="00FA1638" w14:paraId="3F9BD6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36F4F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L-852C</w:t>
            </w:r>
          </w:p>
        </w:tc>
        <w:tc>
          <w:tcPr>
            <w:tcW w:w="0" w:type="dxa"/>
            <w:noWrap/>
            <w:hideMark/>
          </w:tcPr>
          <w:p w14:paraId="286180E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L-852C</w:t>
            </w:r>
          </w:p>
        </w:tc>
      </w:tr>
      <w:tr w:rsidR="00FA1638" w:rsidRPr="00FA1638" w14:paraId="53B2EE6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92BDE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L-852D</w:t>
            </w:r>
          </w:p>
        </w:tc>
        <w:tc>
          <w:tcPr>
            <w:tcW w:w="0" w:type="dxa"/>
            <w:noWrap/>
            <w:hideMark/>
          </w:tcPr>
          <w:p w14:paraId="108B867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L-852D</w:t>
            </w:r>
          </w:p>
        </w:tc>
      </w:tr>
      <w:tr w:rsidR="00FA1638" w:rsidRPr="00FA1638" w14:paraId="5D84E6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71D25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L-852E</w:t>
            </w:r>
          </w:p>
        </w:tc>
        <w:tc>
          <w:tcPr>
            <w:tcW w:w="0" w:type="dxa"/>
            <w:noWrap/>
            <w:hideMark/>
          </w:tcPr>
          <w:p w14:paraId="339E5DE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L-852E</w:t>
            </w:r>
          </w:p>
        </w:tc>
      </w:tr>
      <w:tr w:rsidR="00FA1638" w:rsidRPr="00FA1638" w14:paraId="2F76EA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84A03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L-852E/F</w:t>
            </w:r>
          </w:p>
        </w:tc>
        <w:tc>
          <w:tcPr>
            <w:tcW w:w="0" w:type="dxa"/>
            <w:noWrap/>
            <w:hideMark/>
          </w:tcPr>
          <w:p w14:paraId="51045D2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L-852E/F</w:t>
            </w:r>
          </w:p>
        </w:tc>
      </w:tr>
      <w:tr w:rsidR="00FA1638" w:rsidRPr="00FA1638" w14:paraId="006800C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14CCB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L-852F</w:t>
            </w:r>
          </w:p>
        </w:tc>
        <w:tc>
          <w:tcPr>
            <w:tcW w:w="0" w:type="dxa"/>
            <w:noWrap/>
            <w:hideMark/>
          </w:tcPr>
          <w:p w14:paraId="38FDEC8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L-852F</w:t>
            </w:r>
          </w:p>
        </w:tc>
      </w:tr>
      <w:tr w:rsidR="00FA1638" w:rsidRPr="00FA1638" w14:paraId="5736681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F21AC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L-852G</w:t>
            </w:r>
          </w:p>
        </w:tc>
        <w:tc>
          <w:tcPr>
            <w:tcW w:w="0" w:type="dxa"/>
            <w:noWrap/>
            <w:hideMark/>
          </w:tcPr>
          <w:p w14:paraId="52F9E0E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L-852G</w:t>
            </w:r>
          </w:p>
        </w:tc>
      </w:tr>
      <w:tr w:rsidR="00FA1638" w:rsidRPr="00FA1638" w14:paraId="57D368E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43461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L-852G/S</w:t>
            </w:r>
          </w:p>
        </w:tc>
        <w:tc>
          <w:tcPr>
            <w:tcW w:w="0" w:type="dxa"/>
            <w:noWrap/>
            <w:hideMark/>
          </w:tcPr>
          <w:p w14:paraId="78E3D79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L-852G/S</w:t>
            </w:r>
          </w:p>
        </w:tc>
      </w:tr>
      <w:tr w:rsidR="00FA1638" w:rsidRPr="00FA1638" w14:paraId="79D7377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46CD2E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L-852J</w:t>
            </w:r>
          </w:p>
        </w:tc>
        <w:tc>
          <w:tcPr>
            <w:tcW w:w="0" w:type="dxa"/>
            <w:noWrap/>
            <w:hideMark/>
          </w:tcPr>
          <w:p w14:paraId="3DE4492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L-852J</w:t>
            </w:r>
          </w:p>
        </w:tc>
      </w:tr>
      <w:tr w:rsidR="00FA1638" w:rsidRPr="00FA1638" w14:paraId="5CCABF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77589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L-852K</w:t>
            </w:r>
          </w:p>
        </w:tc>
        <w:tc>
          <w:tcPr>
            <w:tcW w:w="0" w:type="dxa"/>
            <w:noWrap/>
            <w:hideMark/>
          </w:tcPr>
          <w:p w14:paraId="0D8FB2C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L-852K</w:t>
            </w:r>
          </w:p>
        </w:tc>
      </w:tr>
      <w:tr w:rsidR="00FA1638" w:rsidRPr="00FA1638" w14:paraId="7D0F88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2F118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L-852S</w:t>
            </w:r>
          </w:p>
        </w:tc>
        <w:tc>
          <w:tcPr>
            <w:tcW w:w="0" w:type="dxa"/>
            <w:noWrap/>
            <w:hideMark/>
          </w:tcPr>
          <w:p w14:paraId="4DC0EB4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L-852S</w:t>
            </w:r>
          </w:p>
        </w:tc>
      </w:tr>
      <w:tr w:rsidR="00FA1638" w:rsidRPr="00FA1638" w14:paraId="5C9FEB3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EF5C1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L-852T</w:t>
            </w:r>
          </w:p>
        </w:tc>
        <w:tc>
          <w:tcPr>
            <w:tcW w:w="0" w:type="dxa"/>
            <w:noWrap/>
            <w:hideMark/>
          </w:tcPr>
          <w:p w14:paraId="14AD6F9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L-852T</w:t>
            </w:r>
          </w:p>
        </w:tc>
      </w:tr>
      <w:tr w:rsidR="00FA1638" w:rsidRPr="00FA1638" w14:paraId="30BE44D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10AA7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L-853</w:t>
            </w:r>
          </w:p>
        </w:tc>
        <w:tc>
          <w:tcPr>
            <w:tcW w:w="0" w:type="dxa"/>
            <w:noWrap/>
            <w:hideMark/>
          </w:tcPr>
          <w:p w14:paraId="6068D4F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L-853</w:t>
            </w:r>
          </w:p>
        </w:tc>
      </w:tr>
      <w:tr w:rsidR="00FA1638" w:rsidRPr="00FA1638" w14:paraId="39D84B4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62FE4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L-854</w:t>
            </w:r>
          </w:p>
        </w:tc>
        <w:tc>
          <w:tcPr>
            <w:tcW w:w="0" w:type="dxa"/>
            <w:noWrap/>
            <w:hideMark/>
          </w:tcPr>
          <w:p w14:paraId="06C11F3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L-854</w:t>
            </w:r>
          </w:p>
        </w:tc>
      </w:tr>
      <w:tr w:rsidR="00FA1638" w:rsidRPr="00FA1638" w14:paraId="41056C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CC3CF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L-860</w:t>
            </w:r>
          </w:p>
        </w:tc>
        <w:tc>
          <w:tcPr>
            <w:tcW w:w="0" w:type="dxa"/>
            <w:noWrap/>
            <w:hideMark/>
          </w:tcPr>
          <w:p w14:paraId="6B4B40E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L-860</w:t>
            </w:r>
          </w:p>
        </w:tc>
      </w:tr>
      <w:tr w:rsidR="00FA1638" w:rsidRPr="00FA1638" w14:paraId="1822A0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1BA15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L-860E</w:t>
            </w:r>
          </w:p>
        </w:tc>
        <w:tc>
          <w:tcPr>
            <w:tcW w:w="0" w:type="dxa"/>
            <w:noWrap/>
            <w:hideMark/>
          </w:tcPr>
          <w:p w14:paraId="2708D00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L-860E</w:t>
            </w:r>
          </w:p>
        </w:tc>
      </w:tr>
      <w:tr w:rsidR="00FA1638" w:rsidRPr="00FA1638" w14:paraId="5754C1B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6C5D1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L-861</w:t>
            </w:r>
          </w:p>
        </w:tc>
        <w:tc>
          <w:tcPr>
            <w:tcW w:w="0" w:type="dxa"/>
            <w:noWrap/>
            <w:hideMark/>
          </w:tcPr>
          <w:p w14:paraId="6F3B771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L-861</w:t>
            </w:r>
          </w:p>
        </w:tc>
      </w:tr>
      <w:tr w:rsidR="00FA1638" w:rsidRPr="00FA1638" w14:paraId="6A799D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9855D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L-861E</w:t>
            </w:r>
          </w:p>
        </w:tc>
        <w:tc>
          <w:tcPr>
            <w:tcW w:w="0" w:type="dxa"/>
            <w:noWrap/>
            <w:hideMark/>
          </w:tcPr>
          <w:p w14:paraId="1421A9B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L-861E</w:t>
            </w:r>
          </w:p>
        </w:tc>
      </w:tr>
      <w:tr w:rsidR="00FA1638" w:rsidRPr="00FA1638" w14:paraId="743514C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ACD7B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L-861SE</w:t>
            </w:r>
          </w:p>
        </w:tc>
        <w:tc>
          <w:tcPr>
            <w:tcW w:w="0" w:type="dxa"/>
            <w:noWrap/>
            <w:hideMark/>
          </w:tcPr>
          <w:p w14:paraId="3FDBF43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L-861SE</w:t>
            </w:r>
          </w:p>
        </w:tc>
      </w:tr>
      <w:tr w:rsidR="00FA1638" w:rsidRPr="00FA1638" w14:paraId="3EE1B7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6A3F7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L-861T</w:t>
            </w:r>
          </w:p>
        </w:tc>
        <w:tc>
          <w:tcPr>
            <w:tcW w:w="0" w:type="dxa"/>
            <w:noWrap/>
            <w:hideMark/>
          </w:tcPr>
          <w:p w14:paraId="0E110B0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L-861T</w:t>
            </w:r>
          </w:p>
        </w:tc>
      </w:tr>
      <w:tr w:rsidR="00FA1638" w:rsidRPr="00FA1638" w14:paraId="0185CE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40280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L-862</w:t>
            </w:r>
          </w:p>
        </w:tc>
        <w:tc>
          <w:tcPr>
            <w:tcW w:w="0" w:type="dxa"/>
            <w:noWrap/>
            <w:hideMark/>
          </w:tcPr>
          <w:p w14:paraId="5C4C989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L-862</w:t>
            </w:r>
          </w:p>
        </w:tc>
      </w:tr>
      <w:tr w:rsidR="00FA1638" w:rsidRPr="00FA1638" w14:paraId="02B62B5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54320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L-862E</w:t>
            </w:r>
          </w:p>
        </w:tc>
        <w:tc>
          <w:tcPr>
            <w:tcW w:w="0" w:type="dxa"/>
            <w:noWrap/>
            <w:hideMark/>
          </w:tcPr>
          <w:p w14:paraId="0A0F297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L-862E</w:t>
            </w:r>
          </w:p>
        </w:tc>
      </w:tr>
      <w:tr w:rsidR="00FA1638" w:rsidRPr="00FA1638" w14:paraId="47DA152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A9FEF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L-862S</w:t>
            </w:r>
          </w:p>
        </w:tc>
        <w:tc>
          <w:tcPr>
            <w:tcW w:w="0" w:type="dxa"/>
            <w:noWrap/>
            <w:hideMark/>
          </w:tcPr>
          <w:p w14:paraId="11A6D22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L-862S</w:t>
            </w:r>
          </w:p>
        </w:tc>
      </w:tr>
      <w:tr w:rsidR="00FA1638" w:rsidRPr="00FA1638" w14:paraId="2810C87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6B351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L-880/L881</w:t>
            </w:r>
          </w:p>
        </w:tc>
        <w:tc>
          <w:tcPr>
            <w:tcW w:w="0" w:type="dxa"/>
            <w:noWrap/>
            <w:hideMark/>
          </w:tcPr>
          <w:p w14:paraId="6FE10F3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L-880/L881</w:t>
            </w:r>
          </w:p>
        </w:tc>
      </w:tr>
      <w:tr w:rsidR="00FA1638" w:rsidRPr="00FA1638" w14:paraId="1910BD9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E6FB8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LDIN</w:t>
            </w:r>
          </w:p>
        </w:tc>
        <w:tc>
          <w:tcPr>
            <w:tcW w:w="0" w:type="dxa"/>
            <w:noWrap/>
            <w:hideMark/>
          </w:tcPr>
          <w:p w14:paraId="064B7D4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LDIN</w:t>
            </w:r>
          </w:p>
        </w:tc>
      </w:tr>
      <w:tr w:rsidR="00FA1638" w:rsidRPr="00FA1638" w14:paraId="6D9168F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47272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MALS</w:t>
            </w:r>
          </w:p>
        </w:tc>
        <w:tc>
          <w:tcPr>
            <w:tcW w:w="0" w:type="dxa"/>
            <w:noWrap/>
            <w:hideMark/>
          </w:tcPr>
          <w:p w14:paraId="6EB6957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MALS</w:t>
            </w:r>
          </w:p>
        </w:tc>
      </w:tr>
      <w:tr w:rsidR="00FA1638" w:rsidRPr="00FA1638" w14:paraId="3ED3A9B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75EC4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MALSF</w:t>
            </w:r>
          </w:p>
        </w:tc>
        <w:tc>
          <w:tcPr>
            <w:tcW w:w="0" w:type="dxa"/>
            <w:noWrap/>
            <w:hideMark/>
          </w:tcPr>
          <w:p w14:paraId="0CF56FE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MALSF</w:t>
            </w:r>
          </w:p>
        </w:tc>
      </w:tr>
      <w:tr w:rsidR="00FA1638" w:rsidRPr="00FA1638" w14:paraId="4BBD1C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23C54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MALSR</w:t>
            </w:r>
          </w:p>
        </w:tc>
        <w:tc>
          <w:tcPr>
            <w:tcW w:w="0" w:type="dxa"/>
            <w:noWrap/>
            <w:hideMark/>
          </w:tcPr>
          <w:p w14:paraId="4C53F3C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MALSR</w:t>
            </w:r>
          </w:p>
        </w:tc>
      </w:tr>
      <w:tr w:rsidR="00FA1638" w:rsidRPr="00FA1638" w14:paraId="532A40D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078F3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MO (A)</w:t>
            </w:r>
          </w:p>
        </w:tc>
        <w:tc>
          <w:tcPr>
            <w:tcW w:w="0" w:type="dxa"/>
            <w:noWrap/>
            <w:hideMark/>
          </w:tcPr>
          <w:p w14:paraId="0A0DEC2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MO (A)</w:t>
            </w:r>
          </w:p>
        </w:tc>
      </w:tr>
      <w:tr w:rsidR="00FA1638" w:rsidRPr="00FA1638" w14:paraId="586D8C3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06E87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NONE</w:t>
            </w:r>
          </w:p>
        </w:tc>
        <w:tc>
          <w:tcPr>
            <w:tcW w:w="0" w:type="dxa"/>
            <w:noWrap/>
            <w:hideMark/>
          </w:tcPr>
          <w:p w14:paraId="7F115EC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NONE</w:t>
            </w:r>
          </w:p>
        </w:tc>
      </w:tr>
      <w:tr w:rsidR="00FA1638" w:rsidRPr="00FA1638" w14:paraId="7DEF6D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A94CD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OBSCAT</w:t>
            </w:r>
          </w:p>
        </w:tc>
        <w:tc>
          <w:tcPr>
            <w:tcW w:w="0" w:type="dxa"/>
            <w:noWrap/>
            <w:hideMark/>
          </w:tcPr>
          <w:p w14:paraId="62F5775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OBSCAT</w:t>
            </w:r>
          </w:p>
        </w:tc>
      </w:tr>
      <w:tr w:rsidR="00FA1638" w:rsidRPr="00FA1638" w14:paraId="51BCC3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35FF5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OBSDUAL</w:t>
            </w:r>
          </w:p>
        </w:tc>
        <w:tc>
          <w:tcPr>
            <w:tcW w:w="0" w:type="dxa"/>
            <w:noWrap/>
            <w:hideMark/>
          </w:tcPr>
          <w:p w14:paraId="6391217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OBSDUAL</w:t>
            </w:r>
          </w:p>
        </w:tc>
      </w:tr>
      <w:tr w:rsidR="00FA1638" w:rsidRPr="00FA1638" w14:paraId="478CE2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A1B1C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OBSRED</w:t>
            </w:r>
          </w:p>
        </w:tc>
        <w:tc>
          <w:tcPr>
            <w:tcW w:w="0" w:type="dxa"/>
            <w:noWrap/>
            <w:hideMark/>
          </w:tcPr>
          <w:p w14:paraId="432D9A7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OBSRED</w:t>
            </w:r>
          </w:p>
        </w:tc>
      </w:tr>
      <w:tr w:rsidR="00FA1638" w:rsidRPr="00FA1638" w14:paraId="29D2D6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D4D6A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OBSWHITE</w:t>
            </w:r>
          </w:p>
        </w:tc>
        <w:tc>
          <w:tcPr>
            <w:tcW w:w="0" w:type="dxa"/>
            <w:noWrap/>
            <w:hideMark/>
          </w:tcPr>
          <w:p w14:paraId="3A3BF92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OBSWHITE</w:t>
            </w:r>
          </w:p>
        </w:tc>
      </w:tr>
      <w:tr w:rsidR="00FA1638" w:rsidRPr="00FA1638" w14:paraId="7BB1F5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7891A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OC</w:t>
            </w:r>
          </w:p>
        </w:tc>
        <w:tc>
          <w:tcPr>
            <w:tcW w:w="0" w:type="dxa"/>
            <w:noWrap/>
            <w:hideMark/>
          </w:tcPr>
          <w:p w14:paraId="647871C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OC</w:t>
            </w:r>
          </w:p>
        </w:tc>
      </w:tr>
      <w:tr w:rsidR="00FA1638" w:rsidRPr="00FA1638" w14:paraId="347ABD4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2D966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ODALS</w:t>
            </w:r>
          </w:p>
        </w:tc>
        <w:tc>
          <w:tcPr>
            <w:tcW w:w="0" w:type="dxa"/>
            <w:noWrap/>
            <w:hideMark/>
          </w:tcPr>
          <w:p w14:paraId="70EFA43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ODALS</w:t>
            </w:r>
          </w:p>
        </w:tc>
      </w:tr>
      <w:tr w:rsidR="00FA1638" w:rsidRPr="00FA1638" w14:paraId="5A0A8AF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BB04C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18B45AC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59EBC6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82BC7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PAPI2</w:t>
            </w:r>
          </w:p>
        </w:tc>
        <w:tc>
          <w:tcPr>
            <w:tcW w:w="0" w:type="dxa"/>
            <w:noWrap/>
            <w:hideMark/>
          </w:tcPr>
          <w:p w14:paraId="6F84EFA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PAPI2</w:t>
            </w:r>
          </w:p>
        </w:tc>
      </w:tr>
      <w:tr w:rsidR="00FA1638" w:rsidRPr="00FA1638" w14:paraId="35367A1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3918C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PAPI4</w:t>
            </w:r>
          </w:p>
        </w:tc>
        <w:tc>
          <w:tcPr>
            <w:tcW w:w="0" w:type="dxa"/>
            <w:noWrap/>
            <w:hideMark/>
          </w:tcPr>
          <w:p w14:paraId="3A7853E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PAPI4</w:t>
            </w:r>
          </w:p>
        </w:tc>
      </w:tr>
      <w:tr w:rsidR="00FA1638" w:rsidRPr="00FA1638" w14:paraId="73D12D6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F6834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PORTABLE</w:t>
            </w:r>
          </w:p>
        </w:tc>
        <w:tc>
          <w:tcPr>
            <w:tcW w:w="0" w:type="dxa"/>
            <w:noWrap/>
            <w:hideMark/>
          </w:tcPr>
          <w:p w14:paraId="5D17C44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PORTABLE</w:t>
            </w:r>
          </w:p>
        </w:tc>
      </w:tr>
      <w:tr w:rsidR="00FA1638" w:rsidRPr="00FA1638" w14:paraId="2F702DC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C6E9C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PVASI</w:t>
            </w:r>
          </w:p>
        </w:tc>
        <w:tc>
          <w:tcPr>
            <w:tcW w:w="0" w:type="dxa"/>
            <w:noWrap/>
            <w:hideMark/>
          </w:tcPr>
          <w:p w14:paraId="7C038E1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PVASI</w:t>
            </w:r>
          </w:p>
        </w:tc>
      </w:tr>
      <w:tr w:rsidR="00FA1638" w:rsidRPr="00FA1638" w14:paraId="2D5B07F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980D9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Q</w:t>
            </w:r>
          </w:p>
        </w:tc>
        <w:tc>
          <w:tcPr>
            <w:tcW w:w="0" w:type="dxa"/>
            <w:noWrap/>
            <w:hideMark/>
          </w:tcPr>
          <w:p w14:paraId="4D4D665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Q</w:t>
            </w:r>
          </w:p>
        </w:tc>
      </w:tr>
      <w:tr w:rsidR="00FA1638" w:rsidRPr="00FA1638" w14:paraId="41AFCB0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4D871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RAIL</w:t>
            </w:r>
          </w:p>
        </w:tc>
        <w:tc>
          <w:tcPr>
            <w:tcW w:w="0" w:type="dxa"/>
            <w:noWrap/>
            <w:hideMark/>
          </w:tcPr>
          <w:p w14:paraId="7143661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RAIL</w:t>
            </w:r>
          </w:p>
        </w:tc>
      </w:tr>
      <w:tr w:rsidR="00FA1638" w:rsidRPr="00FA1638" w14:paraId="75A15B1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0BD8F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REIL</w:t>
            </w:r>
          </w:p>
        </w:tc>
        <w:tc>
          <w:tcPr>
            <w:tcW w:w="0" w:type="dxa"/>
            <w:noWrap/>
            <w:hideMark/>
          </w:tcPr>
          <w:p w14:paraId="318FD31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REIL</w:t>
            </w:r>
          </w:p>
        </w:tc>
      </w:tr>
      <w:tr w:rsidR="00FA1638" w:rsidRPr="00FA1638" w14:paraId="4B680FF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305D5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RWSL</w:t>
            </w:r>
          </w:p>
        </w:tc>
        <w:tc>
          <w:tcPr>
            <w:tcW w:w="0" w:type="dxa"/>
            <w:noWrap/>
            <w:hideMark/>
          </w:tcPr>
          <w:p w14:paraId="3C7ABB1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RWSL</w:t>
            </w:r>
          </w:p>
        </w:tc>
      </w:tr>
      <w:tr w:rsidR="00FA1638" w:rsidRPr="00FA1638" w14:paraId="70AAAE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39297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SALS</w:t>
            </w:r>
          </w:p>
        </w:tc>
        <w:tc>
          <w:tcPr>
            <w:tcW w:w="0" w:type="dxa"/>
            <w:noWrap/>
            <w:hideMark/>
          </w:tcPr>
          <w:p w14:paraId="15F8463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SALS</w:t>
            </w:r>
          </w:p>
        </w:tc>
      </w:tr>
      <w:tr w:rsidR="00FA1638" w:rsidRPr="00FA1638" w14:paraId="685416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F8549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SMGCS</w:t>
            </w:r>
          </w:p>
        </w:tc>
        <w:tc>
          <w:tcPr>
            <w:tcW w:w="0" w:type="dxa"/>
            <w:noWrap/>
            <w:hideMark/>
          </w:tcPr>
          <w:p w14:paraId="77D2AD6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SMGCS</w:t>
            </w:r>
          </w:p>
        </w:tc>
      </w:tr>
      <w:tr w:rsidR="00FA1638" w:rsidRPr="00FA1638" w14:paraId="0D35907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F989C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SSALF</w:t>
            </w:r>
          </w:p>
        </w:tc>
        <w:tc>
          <w:tcPr>
            <w:tcW w:w="0" w:type="dxa"/>
            <w:noWrap/>
            <w:hideMark/>
          </w:tcPr>
          <w:p w14:paraId="0C289DA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SSALF</w:t>
            </w:r>
          </w:p>
        </w:tc>
      </w:tr>
      <w:tr w:rsidR="00FA1638" w:rsidRPr="00FA1638" w14:paraId="30F35EE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AF351C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SSALR</w:t>
            </w:r>
          </w:p>
        </w:tc>
        <w:tc>
          <w:tcPr>
            <w:tcW w:w="0" w:type="dxa"/>
            <w:noWrap/>
            <w:hideMark/>
          </w:tcPr>
          <w:p w14:paraId="4394725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SSALR</w:t>
            </w:r>
          </w:p>
        </w:tc>
      </w:tr>
      <w:tr w:rsidR="00FA1638" w:rsidRPr="00FA1638" w14:paraId="0CD9CE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8CA1F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TRCV</w:t>
            </w:r>
          </w:p>
        </w:tc>
        <w:tc>
          <w:tcPr>
            <w:tcW w:w="0" w:type="dxa"/>
            <w:noWrap/>
            <w:hideMark/>
          </w:tcPr>
          <w:p w14:paraId="452DE5E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TRCV</w:t>
            </w:r>
          </w:p>
        </w:tc>
      </w:tr>
      <w:tr w:rsidR="00FA1638" w:rsidRPr="00FA1638" w14:paraId="3C9F1C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C36BB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T-VASI</w:t>
            </w:r>
          </w:p>
        </w:tc>
        <w:tc>
          <w:tcPr>
            <w:tcW w:w="0" w:type="dxa"/>
            <w:noWrap/>
            <w:hideMark/>
          </w:tcPr>
          <w:p w14:paraId="560944B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T-VASI</w:t>
            </w:r>
          </w:p>
        </w:tc>
      </w:tr>
      <w:tr w:rsidR="00FA1638" w:rsidRPr="00FA1638" w14:paraId="7959F0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1018D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TWYON_OFFLGT</w:t>
            </w:r>
          </w:p>
        </w:tc>
        <w:tc>
          <w:tcPr>
            <w:tcW w:w="0" w:type="dxa"/>
            <w:noWrap/>
            <w:hideMark/>
          </w:tcPr>
          <w:p w14:paraId="6795D00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TWYON_OFFLGT</w:t>
            </w:r>
          </w:p>
        </w:tc>
      </w:tr>
      <w:tr w:rsidR="00FA1638" w:rsidRPr="00FA1638" w14:paraId="76086FE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5D470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VASI-12</w:t>
            </w:r>
          </w:p>
        </w:tc>
        <w:tc>
          <w:tcPr>
            <w:tcW w:w="0" w:type="dxa"/>
            <w:noWrap/>
            <w:hideMark/>
          </w:tcPr>
          <w:p w14:paraId="377A9DE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VASI-12</w:t>
            </w:r>
          </w:p>
        </w:tc>
      </w:tr>
      <w:tr w:rsidR="00FA1638" w:rsidRPr="00FA1638" w14:paraId="1AC5B1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B9A13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VASI-16</w:t>
            </w:r>
          </w:p>
        </w:tc>
        <w:tc>
          <w:tcPr>
            <w:tcW w:w="0" w:type="dxa"/>
            <w:noWrap/>
            <w:hideMark/>
          </w:tcPr>
          <w:p w14:paraId="386BCDD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VASI-16</w:t>
            </w:r>
          </w:p>
        </w:tc>
      </w:tr>
      <w:tr w:rsidR="00FA1638" w:rsidRPr="00FA1638" w14:paraId="71732FC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3C9AF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VASI-2</w:t>
            </w:r>
          </w:p>
        </w:tc>
        <w:tc>
          <w:tcPr>
            <w:tcW w:w="0" w:type="dxa"/>
            <w:noWrap/>
            <w:hideMark/>
          </w:tcPr>
          <w:p w14:paraId="091122D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VASI-2</w:t>
            </w:r>
          </w:p>
        </w:tc>
      </w:tr>
      <w:tr w:rsidR="00FA1638" w:rsidRPr="00FA1638" w14:paraId="6F6F596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FDE28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VASI-2-2</w:t>
            </w:r>
          </w:p>
        </w:tc>
        <w:tc>
          <w:tcPr>
            <w:tcW w:w="0" w:type="dxa"/>
            <w:noWrap/>
            <w:hideMark/>
          </w:tcPr>
          <w:p w14:paraId="28E8361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VASI-2-2</w:t>
            </w:r>
          </w:p>
        </w:tc>
      </w:tr>
      <w:tr w:rsidR="00FA1638" w:rsidRPr="00FA1638" w14:paraId="6DA256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C6CBB2"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6E81338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93ABF1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E0168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CodeDirectionality</w:t>
            </w:r>
          </w:p>
        </w:tc>
        <w:tc>
          <w:tcPr>
            <w:tcW w:w="0" w:type="dxa"/>
            <w:noWrap/>
            <w:hideMark/>
          </w:tcPr>
          <w:p w14:paraId="3ACDEE4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138EF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C25A2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140A7BB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BE606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4DA64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2DF144B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06840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95786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1B380D7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037B736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75CAC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BI</w:t>
            </w:r>
          </w:p>
        </w:tc>
        <w:tc>
          <w:tcPr>
            <w:tcW w:w="0" w:type="dxa"/>
            <w:noWrap/>
            <w:hideMark/>
          </w:tcPr>
          <w:p w14:paraId="23F184A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BI</w:t>
            </w:r>
          </w:p>
        </w:tc>
      </w:tr>
      <w:tr w:rsidR="00FA1638" w:rsidRPr="00FA1638" w14:paraId="7003703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081E9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ES</w:t>
            </w:r>
          </w:p>
        </w:tc>
        <w:tc>
          <w:tcPr>
            <w:tcW w:w="0" w:type="dxa"/>
            <w:noWrap/>
            <w:hideMark/>
          </w:tcPr>
          <w:p w14:paraId="7C8AB30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ES</w:t>
            </w:r>
          </w:p>
        </w:tc>
      </w:tr>
      <w:tr w:rsidR="00FA1638" w:rsidRPr="00FA1638" w14:paraId="7C3ABA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F4788B"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13C15DD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2B765EB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0A261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CodeColor</w:t>
            </w:r>
          </w:p>
        </w:tc>
        <w:tc>
          <w:tcPr>
            <w:tcW w:w="0" w:type="dxa"/>
            <w:noWrap/>
            <w:hideMark/>
          </w:tcPr>
          <w:p w14:paraId="44632B0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9A6BDF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1C950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1E8D313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828AF6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D2672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2ECCF6E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43E909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DD875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1C9ED42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21C7391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3D232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AMBER</w:t>
            </w:r>
          </w:p>
        </w:tc>
        <w:tc>
          <w:tcPr>
            <w:tcW w:w="0" w:type="dxa"/>
            <w:noWrap/>
            <w:hideMark/>
          </w:tcPr>
          <w:p w14:paraId="277A818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AMBER</w:t>
            </w:r>
          </w:p>
        </w:tc>
      </w:tr>
      <w:tr w:rsidR="00FA1638" w:rsidRPr="00FA1638" w14:paraId="6436F11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E6BBB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BLACK</w:t>
            </w:r>
          </w:p>
        </w:tc>
        <w:tc>
          <w:tcPr>
            <w:tcW w:w="0" w:type="dxa"/>
            <w:noWrap/>
            <w:hideMark/>
          </w:tcPr>
          <w:p w14:paraId="18BB4AF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BLACK</w:t>
            </w:r>
          </w:p>
        </w:tc>
      </w:tr>
      <w:tr w:rsidR="00FA1638" w:rsidRPr="00FA1638" w14:paraId="14B49AA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CAFA2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BLUE</w:t>
            </w:r>
          </w:p>
        </w:tc>
        <w:tc>
          <w:tcPr>
            <w:tcW w:w="0" w:type="dxa"/>
            <w:noWrap/>
            <w:hideMark/>
          </w:tcPr>
          <w:p w14:paraId="47EAC5D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BLUE</w:t>
            </w:r>
          </w:p>
        </w:tc>
      </w:tr>
      <w:tr w:rsidR="00FA1638" w:rsidRPr="00FA1638" w14:paraId="1460B3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9CDDF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BROWN</w:t>
            </w:r>
          </w:p>
        </w:tc>
        <w:tc>
          <w:tcPr>
            <w:tcW w:w="0" w:type="dxa"/>
            <w:noWrap/>
            <w:hideMark/>
          </w:tcPr>
          <w:p w14:paraId="6FFB3D0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BROWN</w:t>
            </w:r>
          </w:p>
        </w:tc>
      </w:tr>
      <w:tr w:rsidR="00FA1638" w:rsidRPr="00FA1638" w14:paraId="0C754B0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E5122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GREEN</w:t>
            </w:r>
          </w:p>
        </w:tc>
        <w:tc>
          <w:tcPr>
            <w:tcW w:w="0" w:type="dxa"/>
            <w:noWrap/>
            <w:hideMark/>
          </w:tcPr>
          <w:p w14:paraId="5AF5381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GREEN</w:t>
            </w:r>
          </w:p>
        </w:tc>
      </w:tr>
      <w:tr w:rsidR="00FA1638" w:rsidRPr="00FA1638" w14:paraId="5539AF4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CC3DB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GREEN-GREEN</w:t>
            </w:r>
          </w:p>
        </w:tc>
        <w:tc>
          <w:tcPr>
            <w:tcW w:w="0" w:type="dxa"/>
            <w:noWrap/>
            <w:hideMark/>
          </w:tcPr>
          <w:p w14:paraId="5869283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GREEN-GREEN</w:t>
            </w:r>
          </w:p>
        </w:tc>
      </w:tr>
      <w:tr w:rsidR="00FA1638" w:rsidRPr="00FA1638" w14:paraId="7C3D795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06586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GREEN-RED</w:t>
            </w:r>
          </w:p>
        </w:tc>
        <w:tc>
          <w:tcPr>
            <w:tcW w:w="0" w:type="dxa"/>
            <w:noWrap/>
            <w:hideMark/>
          </w:tcPr>
          <w:p w14:paraId="0B7AACA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GREEN-RED</w:t>
            </w:r>
          </w:p>
        </w:tc>
      </w:tr>
      <w:tr w:rsidR="00FA1638" w:rsidRPr="00FA1638" w14:paraId="4300731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64410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GREEN-YELLOW</w:t>
            </w:r>
          </w:p>
        </w:tc>
        <w:tc>
          <w:tcPr>
            <w:tcW w:w="0" w:type="dxa"/>
            <w:noWrap/>
            <w:hideMark/>
          </w:tcPr>
          <w:p w14:paraId="6A1F049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GREEN-YELLOW</w:t>
            </w:r>
          </w:p>
        </w:tc>
      </w:tr>
      <w:tr w:rsidR="00FA1638" w:rsidRPr="00FA1638" w14:paraId="701B8B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4C2FD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GREY</w:t>
            </w:r>
          </w:p>
        </w:tc>
        <w:tc>
          <w:tcPr>
            <w:tcW w:w="0" w:type="dxa"/>
            <w:noWrap/>
            <w:hideMark/>
          </w:tcPr>
          <w:p w14:paraId="1CD3457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GREY</w:t>
            </w:r>
          </w:p>
        </w:tc>
      </w:tr>
      <w:tr w:rsidR="00FA1638" w:rsidRPr="00FA1638" w14:paraId="4DEA24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BE700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LIGHTGREY</w:t>
            </w:r>
          </w:p>
        </w:tc>
        <w:tc>
          <w:tcPr>
            <w:tcW w:w="0" w:type="dxa"/>
            <w:noWrap/>
            <w:hideMark/>
          </w:tcPr>
          <w:p w14:paraId="03DCEFD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LIGHTGREY</w:t>
            </w:r>
          </w:p>
        </w:tc>
      </w:tr>
      <w:tr w:rsidR="00FA1638" w:rsidRPr="00FA1638" w14:paraId="22A551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97BB2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MAGENTA</w:t>
            </w:r>
          </w:p>
        </w:tc>
        <w:tc>
          <w:tcPr>
            <w:tcW w:w="0" w:type="dxa"/>
            <w:noWrap/>
            <w:hideMark/>
          </w:tcPr>
          <w:p w14:paraId="19F3378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MAGENTA</w:t>
            </w:r>
          </w:p>
        </w:tc>
      </w:tr>
      <w:tr w:rsidR="00FA1638" w:rsidRPr="00FA1638" w14:paraId="32A207C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340B6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ORANGE</w:t>
            </w:r>
          </w:p>
        </w:tc>
        <w:tc>
          <w:tcPr>
            <w:tcW w:w="0" w:type="dxa"/>
            <w:noWrap/>
            <w:hideMark/>
          </w:tcPr>
          <w:p w14:paraId="56A5D32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ORANGE</w:t>
            </w:r>
          </w:p>
        </w:tc>
      </w:tr>
      <w:tr w:rsidR="00FA1638" w:rsidRPr="00FA1638" w14:paraId="2664ECD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117F9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735887F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302BB20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DED35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PINK</w:t>
            </w:r>
          </w:p>
        </w:tc>
        <w:tc>
          <w:tcPr>
            <w:tcW w:w="0" w:type="dxa"/>
            <w:noWrap/>
            <w:hideMark/>
          </w:tcPr>
          <w:p w14:paraId="675E854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PINK</w:t>
            </w:r>
          </w:p>
        </w:tc>
      </w:tr>
      <w:tr w:rsidR="00FA1638" w:rsidRPr="00FA1638" w14:paraId="7C1D274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58DFE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PURPLE</w:t>
            </w:r>
          </w:p>
        </w:tc>
        <w:tc>
          <w:tcPr>
            <w:tcW w:w="0" w:type="dxa"/>
            <w:noWrap/>
            <w:hideMark/>
          </w:tcPr>
          <w:p w14:paraId="479361D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PURPLE</w:t>
            </w:r>
          </w:p>
        </w:tc>
      </w:tr>
      <w:tr w:rsidR="00FA1638" w:rsidRPr="00FA1638" w14:paraId="4133FA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79D00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RED</w:t>
            </w:r>
          </w:p>
        </w:tc>
        <w:tc>
          <w:tcPr>
            <w:tcW w:w="0" w:type="dxa"/>
            <w:noWrap/>
            <w:hideMark/>
          </w:tcPr>
          <w:p w14:paraId="2D2D62C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RED</w:t>
            </w:r>
          </w:p>
        </w:tc>
      </w:tr>
      <w:tr w:rsidR="00FA1638" w:rsidRPr="00FA1638" w14:paraId="274E238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2E7FF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RED-GREEN</w:t>
            </w:r>
          </w:p>
        </w:tc>
        <w:tc>
          <w:tcPr>
            <w:tcW w:w="0" w:type="dxa"/>
            <w:noWrap/>
            <w:hideMark/>
          </w:tcPr>
          <w:p w14:paraId="4CEFD1B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RED-GREEN</w:t>
            </w:r>
          </w:p>
        </w:tc>
      </w:tr>
      <w:tr w:rsidR="00FA1638" w:rsidRPr="00FA1638" w14:paraId="1B82B2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B65AD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RED-RED</w:t>
            </w:r>
          </w:p>
        </w:tc>
        <w:tc>
          <w:tcPr>
            <w:tcW w:w="0" w:type="dxa"/>
            <w:noWrap/>
            <w:hideMark/>
          </w:tcPr>
          <w:p w14:paraId="1DC7F80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RED-RED</w:t>
            </w:r>
          </w:p>
        </w:tc>
      </w:tr>
      <w:tr w:rsidR="00FA1638" w:rsidRPr="00FA1638" w14:paraId="7CC2F7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1449A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TBD</w:t>
            </w:r>
          </w:p>
        </w:tc>
        <w:tc>
          <w:tcPr>
            <w:tcW w:w="0" w:type="dxa"/>
            <w:noWrap/>
            <w:hideMark/>
          </w:tcPr>
          <w:p w14:paraId="2559B00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TBD</w:t>
            </w:r>
          </w:p>
        </w:tc>
      </w:tr>
      <w:tr w:rsidR="00FA1638" w:rsidRPr="00FA1638" w14:paraId="4F950C1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8F746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VIOLET</w:t>
            </w:r>
          </w:p>
        </w:tc>
        <w:tc>
          <w:tcPr>
            <w:tcW w:w="0" w:type="dxa"/>
            <w:noWrap/>
            <w:hideMark/>
          </w:tcPr>
          <w:p w14:paraId="4071249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VIOLET</w:t>
            </w:r>
          </w:p>
        </w:tc>
      </w:tr>
      <w:tr w:rsidR="00FA1638" w:rsidRPr="00FA1638" w14:paraId="3BB403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FDD5C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WHITE</w:t>
            </w:r>
          </w:p>
        </w:tc>
        <w:tc>
          <w:tcPr>
            <w:tcW w:w="0" w:type="dxa"/>
            <w:noWrap/>
            <w:hideMark/>
          </w:tcPr>
          <w:p w14:paraId="5BFE093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WHITE</w:t>
            </w:r>
          </w:p>
        </w:tc>
      </w:tr>
      <w:tr w:rsidR="00FA1638" w:rsidRPr="00FA1638" w14:paraId="6D904A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FD0FD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WHITE-RED</w:t>
            </w:r>
          </w:p>
        </w:tc>
        <w:tc>
          <w:tcPr>
            <w:tcW w:w="0" w:type="dxa"/>
            <w:noWrap/>
            <w:hideMark/>
          </w:tcPr>
          <w:p w14:paraId="1E563DD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WHITE-RED</w:t>
            </w:r>
          </w:p>
        </w:tc>
      </w:tr>
      <w:tr w:rsidR="00FA1638" w:rsidRPr="00FA1638" w14:paraId="7A8260D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83730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WHITE-WHITE</w:t>
            </w:r>
          </w:p>
        </w:tc>
        <w:tc>
          <w:tcPr>
            <w:tcW w:w="0" w:type="dxa"/>
            <w:noWrap/>
            <w:hideMark/>
          </w:tcPr>
          <w:p w14:paraId="74E118D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WHITE-WHITE</w:t>
            </w:r>
          </w:p>
        </w:tc>
      </w:tr>
      <w:tr w:rsidR="00FA1638" w:rsidRPr="00FA1638" w14:paraId="1FBD90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6C9300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WHITE-YELLOW</w:t>
            </w:r>
          </w:p>
        </w:tc>
        <w:tc>
          <w:tcPr>
            <w:tcW w:w="0" w:type="dxa"/>
            <w:noWrap/>
            <w:hideMark/>
          </w:tcPr>
          <w:p w14:paraId="1F44715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WHITE-YELLOW</w:t>
            </w:r>
          </w:p>
        </w:tc>
      </w:tr>
      <w:tr w:rsidR="00FA1638" w:rsidRPr="00FA1638" w14:paraId="289B6FC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68825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YELLOW</w:t>
            </w:r>
          </w:p>
        </w:tc>
        <w:tc>
          <w:tcPr>
            <w:tcW w:w="0" w:type="dxa"/>
            <w:noWrap/>
            <w:hideMark/>
          </w:tcPr>
          <w:p w14:paraId="325CAE6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YELLOW</w:t>
            </w:r>
          </w:p>
        </w:tc>
      </w:tr>
      <w:tr w:rsidR="00FA1638" w:rsidRPr="00FA1638" w14:paraId="6D536E1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1AD36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YELLOW-GREEN</w:t>
            </w:r>
          </w:p>
        </w:tc>
        <w:tc>
          <w:tcPr>
            <w:tcW w:w="0" w:type="dxa"/>
            <w:noWrap/>
            <w:hideMark/>
          </w:tcPr>
          <w:p w14:paraId="162D925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YELLOW-GREEN</w:t>
            </w:r>
          </w:p>
        </w:tc>
      </w:tr>
      <w:tr w:rsidR="00FA1638" w:rsidRPr="00FA1638" w14:paraId="308915D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4B25BF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YELLOW-RED</w:t>
            </w:r>
          </w:p>
        </w:tc>
        <w:tc>
          <w:tcPr>
            <w:tcW w:w="0" w:type="dxa"/>
            <w:noWrap/>
            <w:hideMark/>
          </w:tcPr>
          <w:p w14:paraId="397DF76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YELLOW-RED</w:t>
            </w:r>
          </w:p>
        </w:tc>
      </w:tr>
      <w:tr w:rsidR="00FA1638" w:rsidRPr="00FA1638" w14:paraId="75A180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618AB42"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4B6ED30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70636B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CD0A4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CodeDesignGroup</w:t>
            </w:r>
          </w:p>
        </w:tc>
        <w:tc>
          <w:tcPr>
            <w:tcW w:w="0" w:type="dxa"/>
            <w:noWrap/>
            <w:hideMark/>
          </w:tcPr>
          <w:p w14:paraId="0810C94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5E8FB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6E758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6C9FB4D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0ED777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FFEA3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15C9FCA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5F87E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0DEFC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7EB5227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392613F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1D6E6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w:t>
            </w:r>
          </w:p>
        </w:tc>
        <w:tc>
          <w:tcPr>
            <w:tcW w:w="0" w:type="dxa"/>
            <w:noWrap/>
            <w:hideMark/>
          </w:tcPr>
          <w:p w14:paraId="69212F7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w:t>
            </w:r>
          </w:p>
        </w:tc>
      </w:tr>
      <w:tr w:rsidR="00FA1638" w:rsidRPr="00FA1638" w14:paraId="179AFEB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D7AAC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II</w:t>
            </w:r>
          </w:p>
        </w:tc>
        <w:tc>
          <w:tcPr>
            <w:tcW w:w="0" w:type="dxa"/>
            <w:noWrap/>
            <w:hideMark/>
          </w:tcPr>
          <w:p w14:paraId="60BEED1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II</w:t>
            </w:r>
          </w:p>
        </w:tc>
      </w:tr>
      <w:tr w:rsidR="00FA1638" w:rsidRPr="00FA1638" w14:paraId="114435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2AD7D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III</w:t>
            </w:r>
          </w:p>
        </w:tc>
        <w:tc>
          <w:tcPr>
            <w:tcW w:w="0" w:type="dxa"/>
            <w:noWrap/>
            <w:hideMark/>
          </w:tcPr>
          <w:p w14:paraId="76A7751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III</w:t>
            </w:r>
          </w:p>
        </w:tc>
      </w:tr>
      <w:tr w:rsidR="00FA1638" w:rsidRPr="00FA1638" w14:paraId="6675F08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B3D5A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IV</w:t>
            </w:r>
          </w:p>
        </w:tc>
        <w:tc>
          <w:tcPr>
            <w:tcW w:w="0" w:type="dxa"/>
            <w:noWrap/>
            <w:hideMark/>
          </w:tcPr>
          <w:p w14:paraId="0E18BF7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IV</w:t>
            </w:r>
          </w:p>
        </w:tc>
      </w:tr>
      <w:tr w:rsidR="00FA1638" w:rsidRPr="00FA1638" w14:paraId="2B1A596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9853A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V</w:t>
            </w:r>
          </w:p>
        </w:tc>
        <w:tc>
          <w:tcPr>
            <w:tcW w:w="0" w:type="dxa"/>
            <w:noWrap/>
            <w:hideMark/>
          </w:tcPr>
          <w:p w14:paraId="4FCDF41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V</w:t>
            </w:r>
          </w:p>
        </w:tc>
      </w:tr>
      <w:tr w:rsidR="00FA1638" w:rsidRPr="00FA1638" w14:paraId="5913D94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E44A44"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4D01CC9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1C4BF5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82AF9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CodeGateStandType</w:t>
            </w:r>
          </w:p>
        </w:tc>
        <w:tc>
          <w:tcPr>
            <w:tcW w:w="0" w:type="dxa"/>
            <w:noWrap/>
            <w:hideMark/>
          </w:tcPr>
          <w:p w14:paraId="5596FBE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381B89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28AF8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18E3500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A0B24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9269F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45F81A0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D2F74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79EA4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781DE03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22684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0A18A3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ANG-NI</w:t>
            </w:r>
          </w:p>
        </w:tc>
        <w:tc>
          <w:tcPr>
            <w:tcW w:w="0" w:type="dxa"/>
            <w:noWrap/>
            <w:hideMark/>
          </w:tcPr>
          <w:p w14:paraId="203FFF0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ANG-NI</w:t>
            </w:r>
          </w:p>
        </w:tc>
      </w:tr>
      <w:tr w:rsidR="00FA1638" w:rsidRPr="00FA1638" w14:paraId="4C1298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B5489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ANG-NO</w:t>
            </w:r>
          </w:p>
        </w:tc>
        <w:tc>
          <w:tcPr>
            <w:tcW w:w="0" w:type="dxa"/>
            <w:noWrap/>
            <w:hideMark/>
          </w:tcPr>
          <w:p w14:paraId="07AE7D8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ANG-NO</w:t>
            </w:r>
          </w:p>
        </w:tc>
      </w:tr>
      <w:tr w:rsidR="00FA1638" w:rsidRPr="00FA1638" w14:paraId="30FB790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708AD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HS</w:t>
            </w:r>
          </w:p>
        </w:tc>
        <w:tc>
          <w:tcPr>
            <w:tcW w:w="0" w:type="dxa"/>
            <w:noWrap/>
            <w:hideMark/>
          </w:tcPr>
          <w:p w14:paraId="788C148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HS</w:t>
            </w:r>
          </w:p>
        </w:tc>
      </w:tr>
      <w:tr w:rsidR="00FA1638" w:rsidRPr="00FA1638" w14:paraId="10BB873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5DB5D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ISO</w:t>
            </w:r>
          </w:p>
        </w:tc>
        <w:tc>
          <w:tcPr>
            <w:tcW w:w="0" w:type="dxa"/>
            <w:noWrap/>
            <w:hideMark/>
          </w:tcPr>
          <w:p w14:paraId="3814CAF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ISO</w:t>
            </w:r>
          </w:p>
        </w:tc>
      </w:tr>
      <w:tr w:rsidR="00FA1638" w:rsidRPr="00FA1638" w14:paraId="01D10B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53E9A1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JB</w:t>
            </w:r>
          </w:p>
        </w:tc>
        <w:tc>
          <w:tcPr>
            <w:tcW w:w="0" w:type="dxa"/>
            <w:noWrap/>
            <w:hideMark/>
          </w:tcPr>
          <w:p w14:paraId="4DA9AFF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JB</w:t>
            </w:r>
          </w:p>
        </w:tc>
      </w:tr>
      <w:tr w:rsidR="00FA1638" w:rsidRPr="00FA1638" w14:paraId="721A882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AB37A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NI</w:t>
            </w:r>
          </w:p>
        </w:tc>
        <w:tc>
          <w:tcPr>
            <w:tcW w:w="0" w:type="dxa"/>
            <w:noWrap/>
            <w:hideMark/>
          </w:tcPr>
          <w:p w14:paraId="0282E1B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NI</w:t>
            </w:r>
          </w:p>
        </w:tc>
      </w:tr>
      <w:tr w:rsidR="00FA1638" w:rsidRPr="00FA1638" w14:paraId="52D74C1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E6AD2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728E296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57D5CD7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8E784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PR</w:t>
            </w:r>
          </w:p>
        </w:tc>
        <w:tc>
          <w:tcPr>
            <w:tcW w:w="0" w:type="dxa"/>
            <w:noWrap/>
            <w:hideMark/>
          </w:tcPr>
          <w:p w14:paraId="7CA8190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PR</w:t>
            </w:r>
          </w:p>
        </w:tc>
      </w:tr>
      <w:tr w:rsidR="00FA1638" w:rsidRPr="00FA1638" w14:paraId="49A596F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38C5B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RMT</w:t>
            </w:r>
          </w:p>
        </w:tc>
        <w:tc>
          <w:tcPr>
            <w:tcW w:w="0" w:type="dxa"/>
            <w:noWrap/>
            <w:hideMark/>
          </w:tcPr>
          <w:p w14:paraId="5D05FC1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RMT</w:t>
            </w:r>
          </w:p>
        </w:tc>
      </w:tr>
      <w:tr w:rsidR="00FA1638" w:rsidRPr="00FA1638" w14:paraId="657828E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9D3E9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SR</w:t>
            </w:r>
          </w:p>
        </w:tc>
        <w:tc>
          <w:tcPr>
            <w:tcW w:w="0" w:type="dxa"/>
            <w:noWrap/>
            <w:hideMark/>
          </w:tcPr>
          <w:p w14:paraId="5B7653C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SR</w:t>
            </w:r>
          </w:p>
        </w:tc>
      </w:tr>
      <w:tr w:rsidR="00FA1638" w:rsidRPr="00FA1638" w14:paraId="0E3A1E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C5B6D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TM</w:t>
            </w:r>
          </w:p>
        </w:tc>
        <w:tc>
          <w:tcPr>
            <w:tcW w:w="0" w:type="dxa"/>
            <w:noWrap/>
            <w:hideMark/>
          </w:tcPr>
          <w:p w14:paraId="3504A4F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TM</w:t>
            </w:r>
          </w:p>
        </w:tc>
      </w:tr>
      <w:tr w:rsidR="00FA1638" w:rsidRPr="00FA1638" w14:paraId="30ABE7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6B3F518"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20CE980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36B8E42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E24BE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PLAN_OEAAA_ON_STRUCTYPE</w:t>
            </w:r>
          </w:p>
        </w:tc>
        <w:tc>
          <w:tcPr>
            <w:tcW w:w="0" w:type="dxa"/>
            <w:noWrap/>
            <w:hideMark/>
          </w:tcPr>
          <w:p w14:paraId="7D86C82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66792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153BF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Planning OEAAA On structure type</w:t>
            </w:r>
          </w:p>
        </w:tc>
        <w:tc>
          <w:tcPr>
            <w:tcW w:w="0" w:type="dxa"/>
            <w:noWrap/>
            <w:hideMark/>
          </w:tcPr>
          <w:p w14:paraId="3FAACC2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8FCE5B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70A10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61DF278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6FA5BB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04D49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95BEF5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0327FB2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9E27C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Building</w:t>
            </w:r>
          </w:p>
        </w:tc>
        <w:tc>
          <w:tcPr>
            <w:tcW w:w="0" w:type="dxa"/>
            <w:noWrap/>
            <w:hideMark/>
          </w:tcPr>
          <w:p w14:paraId="5769712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Building</w:t>
            </w:r>
          </w:p>
        </w:tc>
      </w:tr>
      <w:tr w:rsidR="00FA1638" w:rsidRPr="00FA1638" w14:paraId="0C7C65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D9FFC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Equipment</w:t>
            </w:r>
          </w:p>
        </w:tc>
        <w:tc>
          <w:tcPr>
            <w:tcW w:w="0" w:type="dxa"/>
            <w:noWrap/>
            <w:hideMark/>
          </w:tcPr>
          <w:p w14:paraId="5936202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Equipment</w:t>
            </w:r>
          </w:p>
        </w:tc>
      </w:tr>
      <w:tr w:rsidR="00FA1638" w:rsidRPr="00FA1638" w14:paraId="2D56495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3FE76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7D9DE48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21947B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48977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Runway</w:t>
            </w:r>
          </w:p>
        </w:tc>
        <w:tc>
          <w:tcPr>
            <w:tcW w:w="0" w:type="dxa"/>
            <w:noWrap/>
            <w:hideMark/>
          </w:tcPr>
          <w:p w14:paraId="15E8DDD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Runway</w:t>
            </w:r>
          </w:p>
        </w:tc>
      </w:tr>
      <w:tr w:rsidR="00FA1638" w:rsidRPr="00FA1638" w14:paraId="11707F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5B152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Taxiway</w:t>
            </w:r>
          </w:p>
        </w:tc>
        <w:tc>
          <w:tcPr>
            <w:tcW w:w="0" w:type="dxa"/>
            <w:noWrap/>
            <w:hideMark/>
          </w:tcPr>
          <w:p w14:paraId="3947C58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Taxiway</w:t>
            </w:r>
          </w:p>
        </w:tc>
      </w:tr>
      <w:tr w:rsidR="00FA1638" w:rsidRPr="00FA1638" w14:paraId="373A5D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E33C6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Crane (Temporary)</w:t>
            </w:r>
          </w:p>
        </w:tc>
        <w:tc>
          <w:tcPr>
            <w:tcW w:w="0" w:type="dxa"/>
            <w:noWrap/>
            <w:hideMark/>
          </w:tcPr>
          <w:p w14:paraId="5F90207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Crane (Temporary)</w:t>
            </w:r>
          </w:p>
        </w:tc>
      </w:tr>
      <w:tr w:rsidR="00FA1638" w:rsidRPr="00FA1638" w14:paraId="67F7BD1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5149EE6"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1320AF7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405A7E0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1D43C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CodeMarkingFeatureType</w:t>
            </w:r>
          </w:p>
        </w:tc>
        <w:tc>
          <w:tcPr>
            <w:tcW w:w="0" w:type="dxa"/>
            <w:noWrap/>
            <w:hideMark/>
          </w:tcPr>
          <w:p w14:paraId="4BBD831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F39C9D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A2356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6BE870B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B655B8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012C8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0315EE5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DCD28B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75B87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11329D6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4B3D68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A1074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AIMING_POINT</w:t>
            </w:r>
          </w:p>
        </w:tc>
        <w:tc>
          <w:tcPr>
            <w:tcW w:w="0" w:type="dxa"/>
            <w:noWrap/>
            <w:hideMark/>
          </w:tcPr>
          <w:p w14:paraId="16A1B54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AIMING_POINT</w:t>
            </w:r>
          </w:p>
        </w:tc>
      </w:tr>
      <w:tr w:rsidR="00FA1638" w:rsidRPr="00FA1638" w14:paraId="2117DB2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3AF22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ALTBAND</w:t>
            </w:r>
          </w:p>
        </w:tc>
        <w:tc>
          <w:tcPr>
            <w:tcW w:w="0" w:type="dxa"/>
            <w:noWrap/>
            <w:hideMark/>
          </w:tcPr>
          <w:p w14:paraId="7A68C9E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ALTBAND</w:t>
            </w:r>
          </w:p>
        </w:tc>
      </w:tr>
      <w:tr w:rsidR="00FA1638" w:rsidRPr="00FA1638" w14:paraId="252A99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3E137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APRON_SIGN</w:t>
            </w:r>
          </w:p>
        </w:tc>
        <w:tc>
          <w:tcPr>
            <w:tcW w:w="0" w:type="dxa"/>
            <w:noWrap/>
            <w:hideMark/>
          </w:tcPr>
          <w:p w14:paraId="077EC3C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APRON_SIGN</w:t>
            </w:r>
          </w:p>
        </w:tc>
      </w:tr>
      <w:tr w:rsidR="00FA1638" w:rsidRPr="00FA1638" w14:paraId="0498EC6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4C60B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ARROW</w:t>
            </w:r>
          </w:p>
        </w:tc>
        <w:tc>
          <w:tcPr>
            <w:tcW w:w="0" w:type="dxa"/>
            <w:noWrap/>
            <w:hideMark/>
          </w:tcPr>
          <w:p w14:paraId="0326DA7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ARROW</w:t>
            </w:r>
          </w:p>
        </w:tc>
      </w:tr>
      <w:tr w:rsidR="00FA1638" w:rsidRPr="00FA1638" w14:paraId="69E0A0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B273C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ARROW_HEAD</w:t>
            </w:r>
          </w:p>
        </w:tc>
        <w:tc>
          <w:tcPr>
            <w:tcW w:w="0" w:type="dxa"/>
            <w:noWrap/>
            <w:hideMark/>
          </w:tcPr>
          <w:p w14:paraId="4E107EE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ARROW_HEAD</w:t>
            </w:r>
          </w:p>
        </w:tc>
      </w:tr>
      <w:tr w:rsidR="00FA1638" w:rsidRPr="00FA1638" w14:paraId="6480F7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87DBF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CHECKERBOARD</w:t>
            </w:r>
          </w:p>
        </w:tc>
        <w:tc>
          <w:tcPr>
            <w:tcW w:w="0" w:type="dxa"/>
            <w:noWrap/>
            <w:hideMark/>
          </w:tcPr>
          <w:p w14:paraId="1C0E1D2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CHECKERBOARD</w:t>
            </w:r>
          </w:p>
        </w:tc>
      </w:tr>
      <w:tr w:rsidR="00FA1638" w:rsidRPr="00FA1638" w14:paraId="6F0DEC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AF216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CHEVRON</w:t>
            </w:r>
          </w:p>
        </w:tc>
        <w:tc>
          <w:tcPr>
            <w:tcW w:w="0" w:type="dxa"/>
            <w:noWrap/>
            <w:hideMark/>
          </w:tcPr>
          <w:p w14:paraId="53A1538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CHEVRON</w:t>
            </w:r>
          </w:p>
        </w:tc>
      </w:tr>
      <w:tr w:rsidR="00FA1638" w:rsidRPr="00FA1638" w14:paraId="78BDE0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40A75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DEMARCATION</w:t>
            </w:r>
          </w:p>
        </w:tc>
        <w:tc>
          <w:tcPr>
            <w:tcW w:w="0" w:type="dxa"/>
            <w:noWrap/>
            <w:hideMark/>
          </w:tcPr>
          <w:p w14:paraId="3F609EE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DEMARCATION</w:t>
            </w:r>
          </w:p>
        </w:tc>
      </w:tr>
      <w:tr w:rsidR="00FA1638" w:rsidRPr="00FA1638" w14:paraId="20F46CD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5F8E5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DIR_SIGN</w:t>
            </w:r>
          </w:p>
        </w:tc>
        <w:tc>
          <w:tcPr>
            <w:tcW w:w="0" w:type="dxa"/>
            <w:noWrap/>
            <w:hideMark/>
          </w:tcPr>
          <w:p w14:paraId="17E4008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DIR_SIGN</w:t>
            </w:r>
          </w:p>
        </w:tc>
      </w:tr>
      <w:tr w:rsidR="00FA1638" w:rsidRPr="00FA1638" w14:paraId="5BEA7D3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FF75D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GATE_LINE</w:t>
            </w:r>
          </w:p>
        </w:tc>
        <w:tc>
          <w:tcPr>
            <w:tcW w:w="0" w:type="dxa"/>
            <w:noWrap/>
            <w:hideMark/>
          </w:tcPr>
          <w:p w14:paraId="7259038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GATE_LINE</w:t>
            </w:r>
          </w:p>
        </w:tc>
      </w:tr>
      <w:tr w:rsidR="00FA1638" w:rsidRPr="00FA1638" w14:paraId="7D9A81C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DD2489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GATE_SIGN</w:t>
            </w:r>
          </w:p>
        </w:tc>
        <w:tc>
          <w:tcPr>
            <w:tcW w:w="0" w:type="dxa"/>
            <w:noWrap/>
            <w:hideMark/>
          </w:tcPr>
          <w:p w14:paraId="1738EAF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GATE_SIGN</w:t>
            </w:r>
          </w:p>
        </w:tc>
      </w:tr>
      <w:tr w:rsidR="00FA1638" w:rsidRPr="00FA1638" w14:paraId="45012B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70D7A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HOLD_SIGN</w:t>
            </w:r>
          </w:p>
        </w:tc>
        <w:tc>
          <w:tcPr>
            <w:tcW w:w="0" w:type="dxa"/>
            <w:noWrap/>
            <w:hideMark/>
          </w:tcPr>
          <w:p w14:paraId="230D018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HOLD_SIGN</w:t>
            </w:r>
          </w:p>
        </w:tc>
      </w:tr>
      <w:tr w:rsidR="00FA1638" w:rsidRPr="00FA1638" w14:paraId="60396AD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E81CB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ILS_HOLD</w:t>
            </w:r>
          </w:p>
        </w:tc>
        <w:tc>
          <w:tcPr>
            <w:tcW w:w="0" w:type="dxa"/>
            <w:noWrap/>
            <w:hideMark/>
          </w:tcPr>
          <w:p w14:paraId="5BA190B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ILS_HOLD</w:t>
            </w:r>
          </w:p>
        </w:tc>
      </w:tr>
      <w:tr w:rsidR="00FA1638" w:rsidRPr="00FA1638" w14:paraId="796D85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C5647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INTERSECTION_HOLD</w:t>
            </w:r>
          </w:p>
        </w:tc>
        <w:tc>
          <w:tcPr>
            <w:tcW w:w="0" w:type="dxa"/>
            <w:noWrap/>
            <w:hideMark/>
          </w:tcPr>
          <w:p w14:paraId="50AC34A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INTERSECTION_HOLD</w:t>
            </w:r>
          </w:p>
        </w:tc>
      </w:tr>
      <w:tr w:rsidR="00FA1638" w:rsidRPr="00FA1638" w14:paraId="712EDC9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AB139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LAHSO</w:t>
            </w:r>
          </w:p>
        </w:tc>
        <w:tc>
          <w:tcPr>
            <w:tcW w:w="0" w:type="dxa"/>
            <w:noWrap/>
            <w:hideMark/>
          </w:tcPr>
          <w:p w14:paraId="331CC14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LAHSO</w:t>
            </w:r>
          </w:p>
        </w:tc>
      </w:tr>
      <w:tr w:rsidR="00FA1638" w:rsidRPr="00FA1638" w14:paraId="1C7B0E4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DD2527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LOCATION_SIGN</w:t>
            </w:r>
          </w:p>
        </w:tc>
        <w:tc>
          <w:tcPr>
            <w:tcW w:w="0" w:type="dxa"/>
            <w:noWrap/>
            <w:hideMark/>
          </w:tcPr>
          <w:p w14:paraId="78B3957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LOCATION_SIGN</w:t>
            </w:r>
          </w:p>
        </w:tc>
      </w:tr>
      <w:tr w:rsidR="00FA1638" w:rsidRPr="00FA1638" w14:paraId="7985BC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E00F1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NON_MOVE_AREA</w:t>
            </w:r>
          </w:p>
        </w:tc>
        <w:tc>
          <w:tcPr>
            <w:tcW w:w="0" w:type="dxa"/>
            <w:noWrap/>
            <w:hideMark/>
          </w:tcPr>
          <w:p w14:paraId="29B0AA6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NON_MOVE_AREA</w:t>
            </w:r>
          </w:p>
        </w:tc>
      </w:tr>
      <w:tr w:rsidR="00FA1638" w:rsidRPr="00FA1638" w14:paraId="542D4FC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ABFBE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NONE</w:t>
            </w:r>
          </w:p>
        </w:tc>
        <w:tc>
          <w:tcPr>
            <w:tcW w:w="0" w:type="dxa"/>
            <w:noWrap/>
            <w:hideMark/>
          </w:tcPr>
          <w:p w14:paraId="52EC740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NONE</w:t>
            </w:r>
          </w:p>
        </w:tc>
      </w:tr>
      <w:tr w:rsidR="00FA1638" w:rsidRPr="00FA1638" w14:paraId="7D90A02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5B119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65BF78F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36874A5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05BEA4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OTHER_LINE</w:t>
            </w:r>
          </w:p>
        </w:tc>
        <w:tc>
          <w:tcPr>
            <w:tcW w:w="0" w:type="dxa"/>
            <w:noWrap/>
            <w:hideMark/>
          </w:tcPr>
          <w:p w14:paraId="5136988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OTHER_LINE</w:t>
            </w:r>
          </w:p>
        </w:tc>
      </w:tr>
      <w:tr w:rsidR="00FA1638" w:rsidRPr="00FA1638" w14:paraId="5E9B29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3CB64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OTHER_POLYGON</w:t>
            </w:r>
          </w:p>
        </w:tc>
        <w:tc>
          <w:tcPr>
            <w:tcW w:w="0" w:type="dxa"/>
            <w:noWrap/>
            <w:hideMark/>
          </w:tcPr>
          <w:p w14:paraId="5729186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OTHER_POLYGON</w:t>
            </w:r>
          </w:p>
        </w:tc>
      </w:tr>
      <w:tr w:rsidR="00FA1638" w:rsidRPr="00FA1638" w14:paraId="260974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A6128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PERM_CLOSED</w:t>
            </w:r>
          </w:p>
        </w:tc>
        <w:tc>
          <w:tcPr>
            <w:tcW w:w="0" w:type="dxa"/>
            <w:noWrap/>
            <w:hideMark/>
          </w:tcPr>
          <w:p w14:paraId="5B2142B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PERM_CLOSED</w:t>
            </w:r>
          </w:p>
        </w:tc>
      </w:tr>
      <w:tr w:rsidR="00FA1638" w:rsidRPr="00FA1638" w14:paraId="1A3E749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D46C4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POS_SIGN</w:t>
            </w:r>
          </w:p>
        </w:tc>
        <w:tc>
          <w:tcPr>
            <w:tcW w:w="0" w:type="dxa"/>
            <w:noWrap/>
            <w:hideMark/>
          </w:tcPr>
          <w:p w14:paraId="174A58D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POS_SIGN</w:t>
            </w:r>
          </w:p>
        </w:tc>
      </w:tr>
      <w:tr w:rsidR="00FA1638" w:rsidRPr="00FA1638" w14:paraId="768719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0C7C5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RWY_CL</w:t>
            </w:r>
          </w:p>
        </w:tc>
        <w:tc>
          <w:tcPr>
            <w:tcW w:w="0" w:type="dxa"/>
            <w:noWrap/>
            <w:hideMark/>
          </w:tcPr>
          <w:p w14:paraId="1F0AA5C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RWY_CL</w:t>
            </w:r>
          </w:p>
        </w:tc>
      </w:tr>
      <w:tr w:rsidR="00FA1638" w:rsidRPr="00FA1638" w14:paraId="42436CC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DF1CD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RWY_HOLD</w:t>
            </w:r>
          </w:p>
        </w:tc>
        <w:tc>
          <w:tcPr>
            <w:tcW w:w="0" w:type="dxa"/>
            <w:noWrap/>
            <w:hideMark/>
          </w:tcPr>
          <w:p w14:paraId="056301A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RWY_HOLD</w:t>
            </w:r>
          </w:p>
        </w:tc>
      </w:tr>
      <w:tr w:rsidR="00FA1638" w:rsidRPr="00FA1638" w14:paraId="14CAAF1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B1444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RWY_ID</w:t>
            </w:r>
          </w:p>
        </w:tc>
        <w:tc>
          <w:tcPr>
            <w:tcW w:w="0" w:type="dxa"/>
            <w:noWrap/>
            <w:hideMark/>
          </w:tcPr>
          <w:p w14:paraId="3E95D2F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RWY_ID</w:t>
            </w:r>
          </w:p>
        </w:tc>
      </w:tr>
      <w:tr w:rsidR="00FA1638" w:rsidRPr="00FA1638" w14:paraId="330D4B6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ABADA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RWY_SHD</w:t>
            </w:r>
          </w:p>
        </w:tc>
        <w:tc>
          <w:tcPr>
            <w:tcW w:w="0" w:type="dxa"/>
            <w:noWrap/>
            <w:hideMark/>
          </w:tcPr>
          <w:p w14:paraId="5B32485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RWY_SHD</w:t>
            </w:r>
          </w:p>
        </w:tc>
      </w:tr>
      <w:tr w:rsidR="00FA1638" w:rsidRPr="00FA1638" w14:paraId="10538D2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012918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RWY_THRSH</w:t>
            </w:r>
          </w:p>
        </w:tc>
        <w:tc>
          <w:tcPr>
            <w:tcW w:w="0" w:type="dxa"/>
            <w:noWrap/>
            <w:hideMark/>
          </w:tcPr>
          <w:p w14:paraId="03668D9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RWY_THRSH</w:t>
            </w:r>
          </w:p>
        </w:tc>
      </w:tr>
      <w:tr w:rsidR="00FA1638" w:rsidRPr="00FA1638" w14:paraId="1AF8FA9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05A4E0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SIDE_STRP</w:t>
            </w:r>
          </w:p>
        </w:tc>
        <w:tc>
          <w:tcPr>
            <w:tcW w:w="0" w:type="dxa"/>
            <w:noWrap/>
            <w:hideMark/>
          </w:tcPr>
          <w:p w14:paraId="53706C5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SIDE_STRP</w:t>
            </w:r>
          </w:p>
        </w:tc>
      </w:tr>
      <w:tr w:rsidR="00FA1638" w:rsidRPr="00FA1638" w14:paraId="69E7C51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B1E9B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SOLID</w:t>
            </w:r>
          </w:p>
        </w:tc>
        <w:tc>
          <w:tcPr>
            <w:tcW w:w="0" w:type="dxa"/>
            <w:noWrap/>
            <w:hideMark/>
          </w:tcPr>
          <w:p w14:paraId="305FE52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SOLID</w:t>
            </w:r>
          </w:p>
        </w:tc>
      </w:tr>
      <w:tr w:rsidR="00FA1638" w:rsidRPr="00FA1638" w14:paraId="5A0C6E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7FEF3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TDZ_MARK</w:t>
            </w:r>
          </w:p>
        </w:tc>
        <w:tc>
          <w:tcPr>
            <w:tcW w:w="0" w:type="dxa"/>
            <w:noWrap/>
            <w:hideMark/>
          </w:tcPr>
          <w:p w14:paraId="7609339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TDZ_MARK</w:t>
            </w:r>
          </w:p>
        </w:tc>
      </w:tr>
      <w:tr w:rsidR="00FA1638" w:rsidRPr="00FA1638" w14:paraId="20466F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F9596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TEMP_CLOSED</w:t>
            </w:r>
          </w:p>
        </w:tc>
        <w:tc>
          <w:tcPr>
            <w:tcW w:w="0" w:type="dxa"/>
            <w:noWrap/>
            <w:hideMark/>
          </w:tcPr>
          <w:p w14:paraId="5DE7CA3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TEMP_CLOSED</w:t>
            </w:r>
          </w:p>
        </w:tc>
      </w:tr>
      <w:tr w:rsidR="00FA1638" w:rsidRPr="00FA1638" w14:paraId="4726E62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39568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THRSH_BAR</w:t>
            </w:r>
          </w:p>
        </w:tc>
        <w:tc>
          <w:tcPr>
            <w:tcW w:w="0" w:type="dxa"/>
            <w:noWrap/>
            <w:hideMark/>
          </w:tcPr>
          <w:p w14:paraId="37B8C9E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THRSH_BAR</w:t>
            </w:r>
          </w:p>
        </w:tc>
      </w:tr>
      <w:tr w:rsidR="00FA1638" w:rsidRPr="00FA1638" w14:paraId="57B808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A595A3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TIEDOWN</w:t>
            </w:r>
          </w:p>
        </w:tc>
        <w:tc>
          <w:tcPr>
            <w:tcW w:w="0" w:type="dxa"/>
            <w:noWrap/>
            <w:hideMark/>
          </w:tcPr>
          <w:p w14:paraId="10E5B75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TIEDOWN</w:t>
            </w:r>
          </w:p>
        </w:tc>
      </w:tr>
      <w:tr w:rsidR="00FA1638" w:rsidRPr="00FA1638" w14:paraId="43C8F0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A31E74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TWY_CL</w:t>
            </w:r>
          </w:p>
        </w:tc>
        <w:tc>
          <w:tcPr>
            <w:tcW w:w="0" w:type="dxa"/>
            <w:noWrap/>
            <w:hideMark/>
          </w:tcPr>
          <w:p w14:paraId="7781A5F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TWY_CL</w:t>
            </w:r>
          </w:p>
        </w:tc>
      </w:tr>
      <w:tr w:rsidR="00FA1638" w:rsidRPr="00FA1638" w14:paraId="7ADB40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BFAE2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TWY_EDGE</w:t>
            </w:r>
          </w:p>
        </w:tc>
        <w:tc>
          <w:tcPr>
            <w:tcW w:w="0" w:type="dxa"/>
            <w:noWrap/>
            <w:hideMark/>
          </w:tcPr>
          <w:p w14:paraId="6A87E7F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TWY_EDGE</w:t>
            </w:r>
          </w:p>
        </w:tc>
      </w:tr>
      <w:tr w:rsidR="00FA1638" w:rsidRPr="00FA1638" w14:paraId="67D7DA7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83ECC0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TWY_HOLD</w:t>
            </w:r>
          </w:p>
        </w:tc>
        <w:tc>
          <w:tcPr>
            <w:tcW w:w="0" w:type="dxa"/>
            <w:noWrap/>
            <w:hideMark/>
          </w:tcPr>
          <w:p w14:paraId="2C26CEC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TWY_HOLD</w:t>
            </w:r>
          </w:p>
        </w:tc>
      </w:tr>
      <w:tr w:rsidR="00FA1638" w:rsidRPr="00FA1638" w14:paraId="4588B55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E52B8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TWY_SHD</w:t>
            </w:r>
          </w:p>
        </w:tc>
        <w:tc>
          <w:tcPr>
            <w:tcW w:w="0" w:type="dxa"/>
            <w:noWrap/>
            <w:hideMark/>
          </w:tcPr>
          <w:p w14:paraId="18C480A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TWY_SHD</w:t>
            </w:r>
          </w:p>
        </w:tc>
      </w:tr>
      <w:tr w:rsidR="00FA1638" w:rsidRPr="00FA1638" w14:paraId="75D553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A11A81"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4782892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3FDCA3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F7BC8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CodeSurfaceType</w:t>
            </w:r>
          </w:p>
        </w:tc>
        <w:tc>
          <w:tcPr>
            <w:tcW w:w="0" w:type="dxa"/>
            <w:noWrap/>
            <w:hideMark/>
          </w:tcPr>
          <w:p w14:paraId="22089F8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AA5A5B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7F44E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4383998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CB691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D21C0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2A899F7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DEB168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FED18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04B9908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4549B00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ECC882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w:t>
            </w:r>
          </w:p>
        </w:tc>
        <w:tc>
          <w:tcPr>
            <w:tcW w:w="0" w:type="dxa"/>
            <w:noWrap/>
            <w:hideMark/>
          </w:tcPr>
          <w:p w14:paraId="278F735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w:t>
            </w:r>
          </w:p>
        </w:tc>
      </w:tr>
      <w:tr w:rsidR="00FA1638" w:rsidRPr="00FA1638" w14:paraId="436153A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F2859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w:t>
            </w:r>
          </w:p>
        </w:tc>
        <w:tc>
          <w:tcPr>
            <w:tcW w:w="0" w:type="dxa"/>
            <w:noWrap/>
            <w:hideMark/>
          </w:tcPr>
          <w:p w14:paraId="10FC8AB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w:t>
            </w:r>
          </w:p>
        </w:tc>
      </w:tr>
      <w:tr w:rsidR="00FA1638" w:rsidRPr="00FA1638" w14:paraId="4B9AA89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D440F0"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74CBDAE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30889E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42715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FLOOR_LEVEL</w:t>
            </w:r>
          </w:p>
        </w:tc>
        <w:tc>
          <w:tcPr>
            <w:tcW w:w="0" w:type="dxa"/>
            <w:noWrap/>
            <w:hideMark/>
          </w:tcPr>
          <w:p w14:paraId="1B01D65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839098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4222A0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2DB3726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6D6E54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2E47C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4D851DD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6981B8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26874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4A21326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001BB3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659A2F"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c>
          <w:tcPr>
            <w:tcW w:w="0" w:type="dxa"/>
            <w:noWrap/>
            <w:hideMark/>
          </w:tcPr>
          <w:p w14:paraId="08D8CC21"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r>
      <w:tr w:rsidR="00FA1638" w:rsidRPr="00FA1638" w14:paraId="1F9AD2F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BA7C58"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c>
          <w:tcPr>
            <w:tcW w:w="0" w:type="dxa"/>
            <w:noWrap/>
            <w:hideMark/>
          </w:tcPr>
          <w:p w14:paraId="2A4120FA"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r>
      <w:tr w:rsidR="00FA1638" w:rsidRPr="00FA1638" w14:paraId="2D76E69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9D0848"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w:t>
            </w:r>
          </w:p>
        </w:tc>
        <w:tc>
          <w:tcPr>
            <w:tcW w:w="0" w:type="dxa"/>
            <w:noWrap/>
            <w:hideMark/>
          </w:tcPr>
          <w:p w14:paraId="505379DD"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w:t>
            </w:r>
          </w:p>
        </w:tc>
      </w:tr>
      <w:tr w:rsidR="00FA1638" w:rsidRPr="00FA1638" w14:paraId="75319B9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79A18C"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w:t>
            </w:r>
          </w:p>
        </w:tc>
        <w:tc>
          <w:tcPr>
            <w:tcW w:w="0" w:type="dxa"/>
            <w:noWrap/>
            <w:hideMark/>
          </w:tcPr>
          <w:p w14:paraId="66375E82"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w:t>
            </w:r>
          </w:p>
        </w:tc>
      </w:tr>
      <w:tr w:rsidR="00FA1638" w:rsidRPr="00FA1638" w14:paraId="1AACE2E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2A94B9"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5</w:t>
            </w:r>
          </w:p>
        </w:tc>
        <w:tc>
          <w:tcPr>
            <w:tcW w:w="0" w:type="dxa"/>
            <w:noWrap/>
            <w:hideMark/>
          </w:tcPr>
          <w:p w14:paraId="7B983EC4"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5</w:t>
            </w:r>
          </w:p>
        </w:tc>
      </w:tr>
      <w:tr w:rsidR="00FA1638" w:rsidRPr="00FA1638" w14:paraId="533573D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8ABCDE"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6</w:t>
            </w:r>
          </w:p>
        </w:tc>
        <w:tc>
          <w:tcPr>
            <w:tcW w:w="0" w:type="dxa"/>
            <w:noWrap/>
            <w:hideMark/>
          </w:tcPr>
          <w:p w14:paraId="667C8CE1"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6</w:t>
            </w:r>
          </w:p>
        </w:tc>
      </w:tr>
      <w:tr w:rsidR="00FA1638" w:rsidRPr="00FA1638" w14:paraId="09DA508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AB0D93"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7</w:t>
            </w:r>
          </w:p>
        </w:tc>
        <w:tc>
          <w:tcPr>
            <w:tcW w:w="0" w:type="dxa"/>
            <w:noWrap/>
            <w:hideMark/>
          </w:tcPr>
          <w:p w14:paraId="713498E4"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7</w:t>
            </w:r>
          </w:p>
        </w:tc>
      </w:tr>
      <w:tr w:rsidR="00FA1638" w:rsidRPr="00FA1638" w14:paraId="75C608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74FFB86"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c>
          <w:tcPr>
            <w:tcW w:w="0" w:type="dxa"/>
            <w:noWrap/>
            <w:hideMark/>
          </w:tcPr>
          <w:p w14:paraId="72710B29"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r>
      <w:tr w:rsidR="00FA1638" w:rsidRPr="00FA1638" w14:paraId="130917A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47942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Basement</w:t>
            </w:r>
          </w:p>
        </w:tc>
        <w:tc>
          <w:tcPr>
            <w:tcW w:w="0" w:type="dxa"/>
            <w:noWrap/>
            <w:hideMark/>
          </w:tcPr>
          <w:p w14:paraId="5A0BD57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Basement</w:t>
            </w:r>
          </w:p>
        </w:tc>
      </w:tr>
      <w:tr w:rsidR="00FA1638" w:rsidRPr="00FA1638" w14:paraId="2DDA40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DCA72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Mezzanine</w:t>
            </w:r>
          </w:p>
        </w:tc>
        <w:tc>
          <w:tcPr>
            <w:tcW w:w="0" w:type="dxa"/>
            <w:noWrap/>
            <w:hideMark/>
          </w:tcPr>
          <w:p w14:paraId="52053BF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Mezzanine</w:t>
            </w:r>
          </w:p>
        </w:tc>
      </w:tr>
      <w:tr w:rsidR="00FA1638" w:rsidRPr="00FA1638" w14:paraId="254E099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E6A3AA"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3321733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4113897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D3461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SSR_SLAN_PORT</w:t>
            </w:r>
          </w:p>
        </w:tc>
        <w:tc>
          <w:tcPr>
            <w:tcW w:w="0" w:type="dxa"/>
            <w:noWrap/>
            <w:hideMark/>
          </w:tcPr>
          <w:p w14:paraId="6D35B95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6216CD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8E15E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SSR SLAN Port Count</w:t>
            </w:r>
          </w:p>
        </w:tc>
        <w:tc>
          <w:tcPr>
            <w:tcW w:w="0" w:type="dxa"/>
            <w:noWrap/>
            <w:hideMark/>
          </w:tcPr>
          <w:p w14:paraId="56EB90D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79E27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5945E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5ADC7C6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1512F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642B8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42E5B4A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7E5BB8E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28ECBB9"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c>
          <w:tcPr>
            <w:tcW w:w="0" w:type="dxa"/>
            <w:noWrap/>
            <w:hideMark/>
          </w:tcPr>
          <w:p w14:paraId="5B2A3C64"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r>
      <w:tr w:rsidR="00FA1638" w:rsidRPr="00FA1638" w14:paraId="723648E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FD18615"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c>
          <w:tcPr>
            <w:tcW w:w="0" w:type="dxa"/>
            <w:noWrap/>
            <w:hideMark/>
          </w:tcPr>
          <w:p w14:paraId="44119963"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r>
      <w:tr w:rsidR="00FA1638" w:rsidRPr="00FA1638" w14:paraId="0A2F9EA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987D66"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16</w:t>
            </w:r>
          </w:p>
        </w:tc>
        <w:tc>
          <w:tcPr>
            <w:tcW w:w="0" w:type="dxa"/>
            <w:noWrap/>
            <w:hideMark/>
          </w:tcPr>
          <w:p w14:paraId="200F68AE"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16</w:t>
            </w:r>
          </w:p>
        </w:tc>
      </w:tr>
      <w:tr w:rsidR="00FA1638" w:rsidRPr="00FA1638" w14:paraId="4A23403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FE60C10"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24</w:t>
            </w:r>
          </w:p>
        </w:tc>
        <w:tc>
          <w:tcPr>
            <w:tcW w:w="0" w:type="dxa"/>
            <w:noWrap/>
            <w:hideMark/>
          </w:tcPr>
          <w:p w14:paraId="17699FC6"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24</w:t>
            </w:r>
          </w:p>
        </w:tc>
      </w:tr>
      <w:tr w:rsidR="00FA1638" w:rsidRPr="00FA1638" w14:paraId="181AD85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63CDFB"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32</w:t>
            </w:r>
          </w:p>
        </w:tc>
        <w:tc>
          <w:tcPr>
            <w:tcW w:w="0" w:type="dxa"/>
            <w:noWrap/>
            <w:hideMark/>
          </w:tcPr>
          <w:p w14:paraId="20E1F904"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32</w:t>
            </w:r>
          </w:p>
        </w:tc>
      </w:tr>
      <w:tr w:rsidR="00FA1638" w:rsidRPr="00FA1638" w14:paraId="0F80A1E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EA1277"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40</w:t>
            </w:r>
          </w:p>
        </w:tc>
        <w:tc>
          <w:tcPr>
            <w:tcW w:w="0" w:type="dxa"/>
            <w:noWrap/>
            <w:hideMark/>
          </w:tcPr>
          <w:p w14:paraId="26D3340D"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40</w:t>
            </w:r>
          </w:p>
        </w:tc>
      </w:tr>
      <w:tr w:rsidR="00FA1638" w:rsidRPr="00FA1638" w14:paraId="6DE3C6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4CEEF55"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48</w:t>
            </w:r>
          </w:p>
        </w:tc>
        <w:tc>
          <w:tcPr>
            <w:tcW w:w="0" w:type="dxa"/>
            <w:noWrap/>
            <w:hideMark/>
          </w:tcPr>
          <w:p w14:paraId="21C06B5E"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48</w:t>
            </w:r>
          </w:p>
        </w:tc>
      </w:tr>
      <w:tr w:rsidR="00FA1638" w:rsidRPr="00FA1638" w14:paraId="7DC907E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497FF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5CBDF0B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4D55350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411E2F"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96</w:t>
            </w:r>
          </w:p>
        </w:tc>
        <w:tc>
          <w:tcPr>
            <w:tcW w:w="0" w:type="dxa"/>
            <w:noWrap/>
            <w:hideMark/>
          </w:tcPr>
          <w:p w14:paraId="712FAEE3"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96</w:t>
            </w:r>
          </w:p>
        </w:tc>
      </w:tr>
      <w:tr w:rsidR="00FA1638" w:rsidRPr="00FA1638" w14:paraId="564279B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E0ED7E"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128</w:t>
            </w:r>
          </w:p>
        </w:tc>
        <w:tc>
          <w:tcPr>
            <w:tcW w:w="0" w:type="dxa"/>
            <w:noWrap/>
            <w:hideMark/>
          </w:tcPr>
          <w:p w14:paraId="4803D656"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128</w:t>
            </w:r>
          </w:p>
        </w:tc>
      </w:tr>
      <w:tr w:rsidR="00FA1638" w:rsidRPr="00FA1638" w14:paraId="2893675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44E8A1"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240</w:t>
            </w:r>
          </w:p>
        </w:tc>
        <w:tc>
          <w:tcPr>
            <w:tcW w:w="0" w:type="dxa"/>
            <w:noWrap/>
            <w:hideMark/>
          </w:tcPr>
          <w:p w14:paraId="219D3F55"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240</w:t>
            </w:r>
          </w:p>
        </w:tc>
      </w:tr>
      <w:tr w:rsidR="00FA1638" w:rsidRPr="00FA1638" w14:paraId="22C59A8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F11933"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384</w:t>
            </w:r>
          </w:p>
        </w:tc>
        <w:tc>
          <w:tcPr>
            <w:tcW w:w="0" w:type="dxa"/>
            <w:noWrap/>
            <w:hideMark/>
          </w:tcPr>
          <w:p w14:paraId="71609F21"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384</w:t>
            </w:r>
          </w:p>
        </w:tc>
      </w:tr>
      <w:tr w:rsidR="00FA1638" w:rsidRPr="00FA1638" w14:paraId="7521EF4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1C59897" w14:textId="77777777" w:rsidR="00FA1638" w:rsidRPr="00FA1638" w:rsidRDefault="00FA1638" w:rsidP="00FA1638">
            <w:pPr>
              <w:jc w:val="right"/>
              <w:rPr>
                <w:rFonts w:ascii="Calibri" w:eastAsia="Times New Roman" w:hAnsi="Calibri" w:cs="Times New Roman"/>
                <w:color w:val="000000"/>
                <w:sz w:val="22"/>
                <w:szCs w:val="22"/>
              </w:rPr>
            </w:pPr>
          </w:p>
        </w:tc>
        <w:tc>
          <w:tcPr>
            <w:tcW w:w="0" w:type="dxa"/>
            <w:noWrap/>
            <w:hideMark/>
          </w:tcPr>
          <w:p w14:paraId="647B9C2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25995F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1E4C38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CodeLoadingBridgeType</w:t>
            </w:r>
          </w:p>
        </w:tc>
        <w:tc>
          <w:tcPr>
            <w:tcW w:w="0" w:type="dxa"/>
            <w:noWrap/>
            <w:hideMark/>
          </w:tcPr>
          <w:p w14:paraId="302E7C0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DCC89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DA70F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742C2D2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F5FE70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AB69DA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1ACB96A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B2875A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2EC74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69F5FB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B72CCA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36770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ARM</w:t>
            </w:r>
          </w:p>
        </w:tc>
        <w:tc>
          <w:tcPr>
            <w:tcW w:w="0" w:type="dxa"/>
            <w:noWrap/>
            <w:hideMark/>
          </w:tcPr>
          <w:p w14:paraId="168084C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ARM</w:t>
            </w:r>
          </w:p>
        </w:tc>
      </w:tr>
      <w:tr w:rsidR="00FA1638" w:rsidRPr="00FA1638" w14:paraId="679D04B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217D3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45CD149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1BF0275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CA71A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PORTABLE_RAMP</w:t>
            </w:r>
          </w:p>
        </w:tc>
        <w:tc>
          <w:tcPr>
            <w:tcW w:w="0" w:type="dxa"/>
            <w:noWrap/>
            <w:hideMark/>
          </w:tcPr>
          <w:p w14:paraId="2A766AE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PORTABLE_RAMP</w:t>
            </w:r>
          </w:p>
        </w:tc>
      </w:tr>
      <w:tr w:rsidR="00FA1638" w:rsidRPr="00FA1638" w14:paraId="252127A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7210A84"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799D5DB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C426A1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FBC46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AnnotationStatus</w:t>
            </w:r>
          </w:p>
        </w:tc>
        <w:tc>
          <w:tcPr>
            <w:tcW w:w="0" w:type="dxa"/>
            <w:noWrap/>
            <w:hideMark/>
          </w:tcPr>
          <w:p w14:paraId="6CAB8CB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5B8835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ED39A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Valid annotation state values.</w:t>
            </w:r>
          </w:p>
        </w:tc>
        <w:tc>
          <w:tcPr>
            <w:tcW w:w="0" w:type="dxa"/>
            <w:noWrap/>
            <w:hideMark/>
          </w:tcPr>
          <w:p w14:paraId="29C92C6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6D2592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93955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62D52AA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0B3DC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B2289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43CD293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3C9BD80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0FD49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Placed</w:t>
            </w:r>
          </w:p>
        </w:tc>
        <w:tc>
          <w:tcPr>
            <w:tcW w:w="0" w:type="dxa"/>
            <w:noWrap/>
            <w:hideMark/>
          </w:tcPr>
          <w:p w14:paraId="1D5AB9EF"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r>
      <w:tr w:rsidR="00FA1638" w:rsidRPr="00FA1638" w14:paraId="4CAB75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BB1B9F" w14:textId="77777777" w:rsidR="00FA1638" w:rsidRPr="00FA1638" w:rsidRDefault="00FA1638" w:rsidP="00FA1638">
            <w:pPr>
              <w:jc w:val="right"/>
              <w:rPr>
                <w:rFonts w:ascii="Calibri" w:eastAsia="Times New Roman" w:hAnsi="Calibri" w:cs="Times New Roman"/>
                <w:color w:val="000000"/>
                <w:sz w:val="22"/>
                <w:szCs w:val="22"/>
              </w:rPr>
            </w:pPr>
          </w:p>
        </w:tc>
        <w:tc>
          <w:tcPr>
            <w:tcW w:w="0" w:type="dxa"/>
            <w:noWrap/>
            <w:hideMark/>
          </w:tcPr>
          <w:p w14:paraId="421F7A8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5DD3701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BD7ED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SSR_S_SWITCH_MAN</w:t>
            </w:r>
          </w:p>
        </w:tc>
        <w:tc>
          <w:tcPr>
            <w:tcW w:w="0" w:type="dxa"/>
            <w:noWrap/>
            <w:hideMark/>
          </w:tcPr>
          <w:p w14:paraId="48B834E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F42023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80163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SSR Switch Manufacturer</w:t>
            </w:r>
          </w:p>
        </w:tc>
        <w:tc>
          <w:tcPr>
            <w:tcW w:w="0" w:type="dxa"/>
            <w:noWrap/>
            <w:hideMark/>
          </w:tcPr>
          <w:p w14:paraId="33E04EF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6A5D7D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5AEEE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558D3E8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FA00B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55BEB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4B82AFD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7809B58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9EE520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Juniper</w:t>
            </w:r>
          </w:p>
        </w:tc>
        <w:tc>
          <w:tcPr>
            <w:tcW w:w="0" w:type="dxa"/>
            <w:noWrap/>
            <w:hideMark/>
          </w:tcPr>
          <w:p w14:paraId="76CED68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Juniper</w:t>
            </w:r>
          </w:p>
        </w:tc>
      </w:tr>
      <w:tr w:rsidR="00FA1638" w:rsidRPr="00FA1638" w14:paraId="74227F4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86529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Cisco</w:t>
            </w:r>
          </w:p>
        </w:tc>
        <w:tc>
          <w:tcPr>
            <w:tcW w:w="0" w:type="dxa"/>
            <w:noWrap/>
            <w:hideMark/>
          </w:tcPr>
          <w:p w14:paraId="671A39A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Cisco</w:t>
            </w:r>
          </w:p>
        </w:tc>
      </w:tr>
      <w:tr w:rsidR="00FA1638" w:rsidRPr="00FA1638" w14:paraId="1E478AC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78B44E"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33AA107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1CC52B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A4392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CodeBoolean</w:t>
            </w:r>
          </w:p>
        </w:tc>
        <w:tc>
          <w:tcPr>
            <w:tcW w:w="0" w:type="dxa"/>
            <w:noWrap/>
            <w:hideMark/>
          </w:tcPr>
          <w:p w14:paraId="6C30875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B3262C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2033E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1573814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A66320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703F65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5E0E01C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B81831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D99825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2529467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384191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901D1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w:t>
            </w:r>
          </w:p>
        </w:tc>
        <w:tc>
          <w:tcPr>
            <w:tcW w:w="0" w:type="dxa"/>
            <w:noWrap/>
            <w:hideMark/>
          </w:tcPr>
          <w:p w14:paraId="1DB8091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w:t>
            </w:r>
          </w:p>
        </w:tc>
      </w:tr>
      <w:tr w:rsidR="00FA1638" w:rsidRPr="00FA1638" w14:paraId="2D1A219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66BFCD6"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37CF772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372CD62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E86F68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CodeVerticalStructureMaterial</w:t>
            </w:r>
          </w:p>
        </w:tc>
        <w:tc>
          <w:tcPr>
            <w:tcW w:w="0" w:type="dxa"/>
            <w:noWrap/>
            <w:hideMark/>
          </w:tcPr>
          <w:p w14:paraId="7AAC184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74453F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E1F849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2A2E24B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FE7F2D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569E8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4D0D3CF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9787CE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5B332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55C59F2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11797EC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5C97E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COMPOSITION</w:t>
            </w:r>
          </w:p>
        </w:tc>
        <w:tc>
          <w:tcPr>
            <w:tcW w:w="0" w:type="dxa"/>
            <w:noWrap/>
            <w:hideMark/>
          </w:tcPr>
          <w:p w14:paraId="013CB85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COMPOSITION</w:t>
            </w:r>
          </w:p>
        </w:tc>
      </w:tr>
      <w:tr w:rsidR="00FA1638" w:rsidRPr="00FA1638" w14:paraId="6ECDF19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01A4E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CONCRETE</w:t>
            </w:r>
          </w:p>
        </w:tc>
        <w:tc>
          <w:tcPr>
            <w:tcW w:w="0" w:type="dxa"/>
            <w:noWrap/>
            <w:hideMark/>
          </w:tcPr>
          <w:p w14:paraId="432147D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CONCRETE</w:t>
            </w:r>
          </w:p>
        </w:tc>
      </w:tr>
      <w:tr w:rsidR="00FA1638" w:rsidRPr="00FA1638" w14:paraId="5691D4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BB5DE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METAL</w:t>
            </w:r>
          </w:p>
        </w:tc>
        <w:tc>
          <w:tcPr>
            <w:tcW w:w="0" w:type="dxa"/>
            <w:noWrap/>
            <w:hideMark/>
          </w:tcPr>
          <w:p w14:paraId="480DDAD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METAL</w:t>
            </w:r>
          </w:p>
        </w:tc>
      </w:tr>
      <w:tr w:rsidR="00FA1638" w:rsidRPr="00FA1638" w14:paraId="2619657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82F3C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ROCK</w:t>
            </w:r>
          </w:p>
        </w:tc>
        <w:tc>
          <w:tcPr>
            <w:tcW w:w="0" w:type="dxa"/>
            <w:noWrap/>
            <w:hideMark/>
          </w:tcPr>
          <w:p w14:paraId="41CE658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ROCK</w:t>
            </w:r>
          </w:p>
        </w:tc>
      </w:tr>
      <w:tr w:rsidR="00FA1638" w:rsidRPr="00FA1638" w14:paraId="53E5740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55C73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STONE_BRICK</w:t>
            </w:r>
          </w:p>
        </w:tc>
        <w:tc>
          <w:tcPr>
            <w:tcW w:w="0" w:type="dxa"/>
            <w:noWrap/>
            <w:hideMark/>
          </w:tcPr>
          <w:p w14:paraId="70C86C08"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STONE_BRICK</w:t>
            </w:r>
          </w:p>
        </w:tc>
      </w:tr>
      <w:tr w:rsidR="00FA1638" w:rsidRPr="00FA1638" w14:paraId="647D5E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A20E63"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780EA28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4313D8F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9C1F3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CodeSegmentType</w:t>
            </w:r>
          </w:p>
        </w:tc>
        <w:tc>
          <w:tcPr>
            <w:tcW w:w="0" w:type="dxa"/>
            <w:noWrap/>
            <w:hideMark/>
          </w:tcPr>
          <w:p w14:paraId="586558F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5C0158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7793F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657507F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0F56A7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05D03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0B121D2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369432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011B8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2F8A303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70A92D9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4191A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BEGIN</w:t>
            </w:r>
          </w:p>
        </w:tc>
        <w:tc>
          <w:tcPr>
            <w:tcW w:w="0" w:type="dxa"/>
            <w:noWrap/>
            <w:hideMark/>
          </w:tcPr>
          <w:p w14:paraId="667D516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BEGIN</w:t>
            </w:r>
          </w:p>
        </w:tc>
      </w:tr>
      <w:tr w:rsidR="00FA1638" w:rsidRPr="00FA1638" w14:paraId="2E244DC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547E5A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CONNECTING</w:t>
            </w:r>
          </w:p>
        </w:tc>
        <w:tc>
          <w:tcPr>
            <w:tcW w:w="0" w:type="dxa"/>
            <w:noWrap/>
            <w:hideMark/>
          </w:tcPr>
          <w:p w14:paraId="52414C9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CONNECTING</w:t>
            </w:r>
          </w:p>
        </w:tc>
      </w:tr>
      <w:tr w:rsidR="00FA1638" w:rsidRPr="00FA1638" w14:paraId="736D02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C83D4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END</w:t>
            </w:r>
          </w:p>
        </w:tc>
        <w:tc>
          <w:tcPr>
            <w:tcW w:w="0" w:type="dxa"/>
            <w:noWrap/>
            <w:hideMark/>
          </w:tcPr>
          <w:p w14:paraId="39E3CE4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END</w:t>
            </w:r>
          </w:p>
        </w:tc>
      </w:tr>
      <w:tr w:rsidR="00FA1638" w:rsidRPr="00FA1638" w14:paraId="02DD50E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F6CC3B"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1205C82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45AEF0D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75464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CodeSurfaceCondition</w:t>
            </w:r>
          </w:p>
        </w:tc>
        <w:tc>
          <w:tcPr>
            <w:tcW w:w="0" w:type="dxa"/>
            <w:noWrap/>
            <w:hideMark/>
          </w:tcPr>
          <w:p w14:paraId="5115A02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F692DD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359F95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0DBF4FE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9C459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11000D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5DFD4EC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3A8BC2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AD389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7C5FD62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3E12CEA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47711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FAIR</w:t>
            </w:r>
          </w:p>
        </w:tc>
        <w:tc>
          <w:tcPr>
            <w:tcW w:w="0" w:type="dxa"/>
            <w:noWrap/>
            <w:hideMark/>
          </w:tcPr>
          <w:p w14:paraId="7ECA9DC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FAIR</w:t>
            </w:r>
          </w:p>
        </w:tc>
      </w:tr>
      <w:tr w:rsidR="00FA1638" w:rsidRPr="00FA1638" w14:paraId="226B0F9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8EB8E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GOOD</w:t>
            </w:r>
          </w:p>
        </w:tc>
        <w:tc>
          <w:tcPr>
            <w:tcW w:w="0" w:type="dxa"/>
            <w:noWrap/>
            <w:hideMark/>
          </w:tcPr>
          <w:p w14:paraId="685866C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GOOD</w:t>
            </w:r>
          </w:p>
        </w:tc>
      </w:tr>
      <w:tr w:rsidR="00FA1638" w:rsidRPr="00FA1638" w14:paraId="5B3F60C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42226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042D5C6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36E4EF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703CF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POOR</w:t>
            </w:r>
          </w:p>
        </w:tc>
        <w:tc>
          <w:tcPr>
            <w:tcW w:w="0" w:type="dxa"/>
            <w:noWrap/>
            <w:hideMark/>
          </w:tcPr>
          <w:p w14:paraId="51E0C4A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POOR</w:t>
            </w:r>
          </w:p>
        </w:tc>
      </w:tr>
      <w:tr w:rsidR="00FA1638" w:rsidRPr="00FA1638" w14:paraId="7211DCF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B63170"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7393398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6D3C65A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568DC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CodeStatus</w:t>
            </w:r>
          </w:p>
        </w:tc>
        <w:tc>
          <w:tcPr>
            <w:tcW w:w="0" w:type="dxa"/>
            <w:noWrap/>
            <w:hideMark/>
          </w:tcPr>
          <w:p w14:paraId="3D89DEF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ED6F11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113A38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297594B7"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290EAD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EB090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71C6CC1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3C7FFF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C8F365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5D25876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76F3FCC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AB36B2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ABANDONED</w:t>
            </w:r>
          </w:p>
        </w:tc>
        <w:tc>
          <w:tcPr>
            <w:tcW w:w="0" w:type="dxa"/>
            <w:noWrap/>
            <w:hideMark/>
          </w:tcPr>
          <w:p w14:paraId="402217B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ABANDONED</w:t>
            </w:r>
          </w:p>
        </w:tc>
      </w:tr>
      <w:tr w:rsidR="00FA1638" w:rsidRPr="00FA1638" w14:paraId="4AF834A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35347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ACTIVE</w:t>
            </w:r>
          </w:p>
        </w:tc>
        <w:tc>
          <w:tcPr>
            <w:tcW w:w="0" w:type="dxa"/>
            <w:noWrap/>
            <w:hideMark/>
          </w:tcPr>
          <w:p w14:paraId="592A688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ACTIVE</w:t>
            </w:r>
          </w:p>
        </w:tc>
      </w:tr>
      <w:tr w:rsidR="00FA1638" w:rsidRPr="00FA1638" w14:paraId="73A4C4C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095E1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AIRSPACED</w:t>
            </w:r>
          </w:p>
        </w:tc>
        <w:tc>
          <w:tcPr>
            <w:tcW w:w="0" w:type="dxa"/>
            <w:noWrap/>
            <w:hideMark/>
          </w:tcPr>
          <w:p w14:paraId="156C37C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AIRSPACED</w:t>
            </w:r>
          </w:p>
        </w:tc>
      </w:tr>
      <w:tr w:rsidR="00FA1638" w:rsidRPr="00FA1638" w14:paraId="2E0EDF4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1EE1D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AS_BUILT</w:t>
            </w:r>
          </w:p>
        </w:tc>
        <w:tc>
          <w:tcPr>
            <w:tcW w:w="0" w:type="dxa"/>
            <w:noWrap/>
            <w:hideMark/>
          </w:tcPr>
          <w:p w14:paraId="22C9AD6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AS_BUILT</w:t>
            </w:r>
          </w:p>
        </w:tc>
      </w:tr>
      <w:tr w:rsidR="00FA1638" w:rsidRPr="00FA1638" w14:paraId="1CB7E67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99695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BROKEN</w:t>
            </w:r>
          </w:p>
        </w:tc>
        <w:tc>
          <w:tcPr>
            <w:tcW w:w="0" w:type="dxa"/>
            <w:noWrap/>
            <w:hideMark/>
          </w:tcPr>
          <w:p w14:paraId="176BC6D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BROKEN</w:t>
            </w:r>
          </w:p>
        </w:tc>
      </w:tr>
      <w:tr w:rsidR="00FA1638" w:rsidRPr="00FA1638" w14:paraId="10D5C66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611648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CLOSED</w:t>
            </w:r>
          </w:p>
        </w:tc>
        <w:tc>
          <w:tcPr>
            <w:tcW w:w="0" w:type="dxa"/>
            <w:noWrap/>
            <w:hideMark/>
          </w:tcPr>
          <w:p w14:paraId="744B890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CLOSED</w:t>
            </w:r>
          </w:p>
        </w:tc>
      </w:tr>
      <w:tr w:rsidR="00FA1638" w:rsidRPr="00FA1638" w14:paraId="52EA728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2897C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CONDEMNED</w:t>
            </w:r>
          </w:p>
        </w:tc>
        <w:tc>
          <w:tcPr>
            <w:tcW w:w="0" w:type="dxa"/>
            <w:noWrap/>
            <w:hideMark/>
          </w:tcPr>
          <w:p w14:paraId="5454C3D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CONDEMNED</w:t>
            </w:r>
          </w:p>
        </w:tc>
      </w:tr>
      <w:tr w:rsidR="00FA1638" w:rsidRPr="00FA1638" w14:paraId="31810C9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37F02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DEMOLISHED</w:t>
            </w:r>
          </w:p>
        </w:tc>
        <w:tc>
          <w:tcPr>
            <w:tcW w:w="0" w:type="dxa"/>
            <w:noWrap/>
            <w:hideMark/>
          </w:tcPr>
          <w:p w14:paraId="08048C2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DEMOLISHED</w:t>
            </w:r>
          </w:p>
        </w:tc>
      </w:tr>
      <w:tr w:rsidR="00FA1638" w:rsidRPr="00FA1638" w14:paraId="687B837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ECD73B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ENV_CLEARED</w:t>
            </w:r>
          </w:p>
        </w:tc>
        <w:tc>
          <w:tcPr>
            <w:tcW w:w="0" w:type="dxa"/>
            <w:noWrap/>
            <w:hideMark/>
          </w:tcPr>
          <w:p w14:paraId="6ADE2D4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ENV_CLEARED</w:t>
            </w:r>
          </w:p>
        </w:tc>
      </w:tr>
      <w:tr w:rsidR="00FA1638" w:rsidRPr="00FA1638" w14:paraId="412FA59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6F262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FAILED_AID</w:t>
            </w:r>
          </w:p>
        </w:tc>
        <w:tc>
          <w:tcPr>
            <w:tcW w:w="0" w:type="dxa"/>
            <w:noWrap/>
            <w:hideMark/>
          </w:tcPr>
          <w:p w14:paraId="7417694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FAILED_AID</w:t>
            </w:r>
          </w:p>
        </w:tc>
      </w:tr>
      <w:tr w:rsidR="00FA1638" w:rsidRPr="00FA1638" w14:paraId="232C1F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BF033A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INACTIVE</w:t>
            </w:r>
          </w:p>
        </w:tc>
        <w:tc>
          <w:tcPr>
            <w:tcW w:w="0" w:type="dxa"/>
            <w:noWrap/>
            <w:hideMark/>
          </w:tcPr>
          <w:p w14:paraId="28FA3E1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INACTIVE</w:t>
            </w:r>
          </w:p>
        </w:tc>
      </w:tr>
      <w:tr w:rsidR="00FA1638" w:rsidRPr="00FA1638" w14:paraId="6436E2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BE0E6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LIMITED</w:t>
            </w:r>
          </w:p>
        </w:tc>
        <w:tc>
          <w:tcPr>
            <w:tcW w:w="0" w:type="dxa"/>
            <w:noWrap/>
            <w:hideMark/>
          </w:tcPr>
          <w:p w14:paraId="0C3B910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LIMITED</w:t>
            </w:r>
          </w:p>
        </w:tc>
      </w:tr>
      <w:tr w:rsidR="00FA1638" w:rsidRPr="00FA1638" w14:paraId="6DDB8EC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8A998F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LONG_TERM</w:t>
            </w:r>
          </w:p>
        </w:tc>
        <w:tc>
          <w:tcPr>
            <w:tcW w:w="0" w:type="dxa"/>
            <w:noWrap/>
            <w:hideMark/>
          </w:tcPr>
          <w:p w14:paraId="0D5E186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LONG_TERM</w:t>
            </w:r>
          </w:p>
        </w:tc>
      </w:tr>
      <w:tr w:rsidR="00FA1638" w:rsidRPr="00FA1638" w14:paraId="0BF480CA"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01FE5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MEDIUM_TERM</w:t>
            </w:r>
          </w:p>
        </w:tc>
        <w:tc>
          <w:tcPr>
            <w:tcW w:w="0" w:type="dxa"/>
            <w:noWrap/>
            <w:hideMark/>
          </w:tcPr>
          <w:p w14:paraId="36879F3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MEDIUM_TERM</w:t>
            </w:r>
          </w:p>
        </w:tc>
      </w:tr>
      <w:tr w:rsidR="00FA1638" w:rsidRPr="00FA1638" w14:paraId="514482D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FD7D8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NON_OPERATIONAL</w:t>
            </w:r>
          </w:p>
        </w:tc>
        <w:tc>
          <w:tcPr>
            <w:tcW w:w="0" w:type="dxa"/>
            <w:noWrap/>
            <w:hideMark/>
          </w:tcPr>
          <w:p w14:paraId="40C4999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NON_OPERATIONAL</w:t>
            </w:r>
          </w:p>
        </w:tc>
      </w:tr>
      <w:tr w:rsidR="00FA1638" w:rsidRPr="00FA1638" w14:paraId="70129C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5BE47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OCCUPIED</w:t>
            </w:r>
          </w:p>
        </w:tc>
        <w:tc>
          <w:tcPr>
            <w:tcW w:w="0" w:type="dxa"/>
            <w:noWrap/>
            <w:hideMark/>
          </w:tcPr>
          <w:p w14:paraId="7C58A72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OCCUPIED</w:t>
            </w:r>
          </w:p>
        </w:tc>
      </w:tr>
      <w:tr w:rsidR="00FA1638" w:rsidRPr="00FA1638" w14:paraId="576BEE1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191F4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OPERATIONAL</w:t>
            </w:r>
          </w:p>
        </w:tc>
        <w:tc>
          <w:tcPr>
            <w:tcW w:w="0" w:type="dxa"/>
            <w:noWrap/>
            <w:hideMark/>
          </w:tcPr>
          <w:p w14:paraId="7FD2DCC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OPERATIONAL</w:t>
            </w:r>
          </w:p>
        </w:tc>
      </w:tr>
      <w:tr w:rsidR="00FA1638" w:rsidRPr="00FA1638" w14:paraId="7F56BBF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9AE79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6BB44F6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w:t>
            </w:r>
          </w:p>
        </w:tc>
      </w:tr>
      <w:tr w:rsidR="00FA1638" w:rsidRPr="00FA1638" w14:paraId="2ADE34A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75F0A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PARKED</w:t>
            </w:r>
          </w:p>
        </w:tc>
        <w:tc>
          <w:tcPr>
            <w:tcW w:w="0" w:type="dxa"/>
            <w:noWrap/>
            <w:hideMark/>
          </w:tcPr>
          <w:p w14:paraId="709F507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PARKED</w:t>
            </w:r>
          </w:p>
        </w:tc>
      </w:tr>
      <w:tr w:rsidR="00FA1638" w:rsidRPr="00FA1638" w14:paraId="3A0C607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97B61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PERMANENT</w:t>
            </w:r>
          </w:p>
        </w:tc>
        <w:tc>
          <w:tcPr>
            <w:tcW w:w="0" w:type="dxa"/>
            <w:noWrap/>
            <w:hideMark/>
          </w:tcPr>
          <w:p w14:paraId="3C30DFF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PERMANENT</w:t>
            </w:r>
          </w:p>
        </w:tc>
      </w:tr>
      <w:tr w:rsidR="00FA1638" w:rsidRPr="00FA1638" w14:paraId="7075F3B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DCAFD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PORTABLE</w:t>
            </w:r>
          </w:p>
        </w:tc>
        <w:tc>
          <w:tcPr>
            <w:tcW w:w="0" w:type="dxa"/>
            <w:noWrap/>
            <w:hideMark/>
          </w:tcPr>
          <w:p w14:paraId="38535879"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PORTABLE</w:t>
            </w:r>
          </w:p>
        </w:tc>
      </w:tr>
      <w:tr w:rsidR="00FA1638" w:rsidRPr="00FA1638" w14:paraId="2CCCEE5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813CAE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RELEASED</w:t>
            </w:r>
          </w:p>
        </w:tc>
        <w:tc>
          <w:tcPr>
            <w:tcW w:w="0" w:type="dxa"/>
            <w:noWrap/>
            <w:hideMark/>
          </w:tcPr>
          <w:p w14:paraId="2A5C2A3B"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RELEASED</w:t>
            </w:r>
          </w:p>
        </w:tc>
      </w:tr>
      <w:tr w:rsidR="00FA1638" w:rsidRPr="00FA1638" w14:paraId="4541FE9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DFDEA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S_POWER</w:t>
            </w:r>
          </w:p>
        </w:tc>
        <w:tc>
          <w:tcPr>
            <w:tcW w:w="0" w:type="dxa"/>
            <w:noWrap/>
            <w:hideMark/>
          </w:tcPr>
          <w:p w14:paraId="436CF00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S_POWER</w:t>
            </w:r>
          </w:p>
        </w:tc>
      </w:tr>
      <w:tr w:rsidR="00FA1638" w:rsidRPr="00FA1638" w14:paraId="01841FE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D08E7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SEMI_PERMANENT</w:t>
            </w:r>
          </w:p>
        </w:tc>
        <w:tc>
          <w:tcPr>
            <w:tcW w:w="0" w:type="dxa"/>
            <w:noWrap/>
            <w:hideMark/>
          </w:tcPr>
          <w:p w14:paraId="4EF754F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SEMI_PERMANENT</w:t>
            </w:r>
          </w:p>
        </w:tc>
      </w:tr>
      <w:tr w:rsidR="00FA1638" w:rsidRPr="00FA1638" w14:paraId="7E7A01F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4C8273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SHORT_TERM</w:t>
            </w:r>
          </w:p>
        </w:tc>
        <w:tc>
          <w:tcPr>
            <w:tcW w:w="0" w:type="dxa"/>
            <w:noWrap/>
            <w:hideMark/>
          </w:tcPr>
          <w:p w14:paraId="4D9594C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SHORT_TERM</w:t>
            </w:r>
          </w:p>
        </w:tc>
      </w:tr>
      <w:tr w:rsidR="00FA1638" w:rsidRPr="00FA1638" w14:paraId="4446A6D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A95E5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TBD</w:t>
            </w:r>
          </w:p>
        </w:tc>
        <w:tc>
          <w:tcPr>
            <w:tcW w:w="0" w:type="dxa"/>
            <w:noWrap/>
            <w:hideMark/>
          </w:tcPr>
          <w:p w14:paraId="6195A0CC"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TBD</w:t>
            </w:r>
          </w:p>
        </w:tc>
      </w:tr>
      <w:tr w:rsidR="00FA1638" w:rsidRPr="00FA1638" w14:paraId="263148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7BAC8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TEMPORARY</w:t>
            </w:r>
          </w:p>
        </w:tc>
        <w:tc>
          <w:tcPr>
            <w:tcW w:w="0" w:type="dxa"/>
            <w:noWrap/>
            <w:hideMark/>
          </w:tcPr>
          <w:p w14:paraId="5496546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TEMPORARY</w:t>
            </w:r>
          </w:p>
        </w:tc>
      </w:tr>
      <w:tr w:rsidR="00FA1638" w:rsidRPr="00FA1638" w14:paraId="1BC49A6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BA95A8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TERMINATED</w:t>
            </w:r>
          </w:p>
        </w:tc>
        <w:tc>
          <w:tcPr>
            <w:tcW w:w="0" w:type="dxa"/>
            <w:noWrap/>
            <w:hideMark/>
          </w:tcPr>
          <w:p w14:paraId="3B03CC6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TERMINATED</w:t>
            </w:r>
          </w:p>
        </w:tc>
      </w:tr>
      <w:tr w:rsidR="00FA1638" w:rsidRPr="00FA1638" w14:paraId="4595B10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6524B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UNDER_CONSTRUCTION</w:t>
            </w:r>
          </w:p>
        </w:tc>
        <w:tc>
          <w:tcPr>
            <w:tcW w:w="0" w:type="dxa"/>
            <w:noWrap/>
            <w:hideMark/>
          </w:tcPr>
          <w:p w14:paraId="233F11A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UNDER_CONSTRUCTION</w:t>
            </w:r>
          </w:p>
        </w:tc>
      </w:tr>
      <w:tr w:rsidR="00FA1638" w:rsidRPr="00FA1638" w14:paraId="7B3DA99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B42BB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UNKNOWN</w:t>
            </w:r>
          </w:p>
        </w:tc>
        <w:tc>
          <w:tcPr>
            <w:tcW w:w="0" w:type="dxa"/>
            <w:noWrap/>
            <w:hideMark/>
          </w:tcPr>
          <w:p w14:paraId="0CFDAF6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UNKNOWN</w:t>
            </w:r>
          </w:p>
        </w:tc>
      </w:tr>
      <w:tr w:rsidR="00FA1638" w:rsidRPr="00FA1638" w14:paraId="41C5AAD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79F52F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UNOCCUPIED</w:t>
            </w:r>
          </w:p>
        </w:tc>
        <w:tc>
          <w:tcPr>
            <w:tcW w:w="0" w:type="dxa"/>
            <w:noWrap/>
            <w:hideMark/>
          </w:tcPr>
          <w:p w14:paraId="063F344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UNOCCUPIED</w:t>
            </w:r>
          </w:p>
        </w:tc>
      </w:tr>
      <w:tr w:rsidR="00FA1638" w:rsidRPr="00FA1638" w14:paraId="7A12C9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737B72C"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0F7AEE4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2C887F9"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D72177"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LEVEL</w:t>
            </w:r>
          </w:p>
        </w:tc>
        <w:tc>
          <w:tcPr>
            <w:tcW w:w="0" w:type="dxa"/>
            <w:noWrap/>
            <w:hideMark/>
          </w:tcPr>
          <w:p w14:paraId="012BA79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67DB26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2151F9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LEVEL</w:t>
            </w:r>
          </w:p>
        </w:tc>
        <w:tc>
          <w:tcPr>
            <w:tcW w:w="0" w:type="dxa"/>
            <w:noWrap/>
            <w:hideMark/>
          </w:tcPr>
          <w:p w14:paraId="5F68E74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6856E7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33412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5C56BC5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A173836"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7EC936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59E039D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62A65C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D419F4"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c>
          <w:tcPr>
            <w:tcW w:w="0" w:type="dxa"/>
            <w:noWrap/>
            <w:hideMark/>
          </w:tcPr>
          <w:p w14:paraId="5EF4712B"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r>
      <w:tr w:rsidR="00FA1638" w:rsidRPr="00FA1638" w14:paraId="481A2FA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267255"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c>
          <w:tcPr>
            <w:tcW w:w="0" w:type="dxa"/>
            <w:noWrap/>
            <w:hideMark/>
          </w:tcPr>
          <w:p w14:paraId="14FCFA47"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r>
      <w:tr w:rsidR="00FA1638" w:rsidRPr="00FA1638" w14:paraId="0723933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A262BF"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w:t>
            </w:r>
          </w:p>
        </w:tc>
        <w:tc>
          <w:tcPr>
            <w:tcW w:w="0" w:type="dxa"/>
            <w:noWrap/>
            <w:hideMark/>
          </w:tcPr>
          <w:p w14:paraId="03B30DC3"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3</w:t>
            </w:r>
          </w:p>
        </w:tc>
      </w:tr>
      <w:tr w:rsidR="00FA1638" w:rsidRPr="00FA1638" w14:paraId="42A5ED3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24564"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w:t>
            </w:r>
          </w:p>
        </w:tc>
        <w:tc>
          <w:tcPr>
            <w:tcW w:w="0" w:type="dxa"/>
            <w:noWrap/>
            <w:hideMark/>
          </w:tcPr>
          <w:p w14:paraId="6FBD0CEE"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4</w:t>
            </w:r>
          </w:p>
        </w:tc>
      </w:tr>
      <w:tr w:rsidR="00FA1638" w:rsidRPr="00FA1638" w14:paraId="5BAA1205"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2892579"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5</w:t>
            </w:r>
          </w:p>
        </w:tc>
        <w:tc>
          <w:tcPr>
            <w:tcW w:w="0" w:type="dxa"/>
            <w:noWrap/>
            <w:hideMark/>
          </w:tcPr>
          <w:p w14:paraId="126F8766"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5</w:t>
            </w:r>
          </w:p>
        </w:tc>
      </w:tr>
      <w:tr w:rsidR="00FA1638" w:rsidRPr="00FA1638" w14:paraId="59357DA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6822BF9"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6</w:t>
            </w:r>
          </w:p>
        </w:tc>
        <w:tc>
          <w:tcPr>
            <w:tcW w:w="0" w:type="dxa"/>
            <w:noWrap/>
            <w:hideMark/>
          </w:tcPr>
          <w:p w14:paraId="6ADDC758"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6</w:t>
            </w:r>
          </w:p>
        </w:tc>
      </w:tr>
      <w:tr w:rsidR="00FA1638" w:rsidRPr="00FA1638" w14:paraId="5E8D5A4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21F463"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7</w:t>
            </w:r>
          </w:p>
        </w:tc>
        <w:tc>
          <w:tcPr>
            <w:tcW w:w="0" w:type="dxa"/>
            <w:noWrap/>
            <w:hideMark/>
          </w:tcPr>
          <w:p w14:paraId="55A964D0"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7</w:t>
            </w:r>
          </w:p>
        </w:tc>
      </w:tr>
      <w:tr w:rsidR="00FA1638" w:rsidRPr="00FA1638" w14:paraId="4841351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FCE1489"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c>
          <w:tcPr>
            <w:tcW w:w="0" w:type="dxa"/>
            <w:noWrap/>
            <w:hideMark/>
          </w:tcPr>
          <w:p w14:paraId="4FF6C06F"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8</w:t>
            </w:r>
          </w:p>
        </w:tc>
      </w:tr>
      <w:tr w:rsidR="00FA1638" w:rsidRPr="00FA1638" w14:paraId="0F0CC55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9FB517" w14:textId="77777777" w:rsidR="00FA1638" w:rsidRPr="00FA1638" w:rsidRDefault="00FA1638" w:rsidP="00FA1638">
            <w:pPr>
              <w:jc w:val="right"/>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9</w:t>
            </w:r>
          </w:p>
        </w:tc>
        <w:tc>
          <w:tcPr>
            <w:tcW w:w="0" w:type="dxa"/>
            <w:noWrap/>
            <w:hideMark/>
          </w:tcPr>
          <w:p w14:paraId="71F2EA20"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9</w:t>
            </w:r>
          </w:p>
        </w:tc>
      </w:tr>
      <w:tr w:rsidR="00FA1638" w:rsidRPr="00FA1638" w14:paraId="1FD44DC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7FC3E7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Basement</w:t>
            </w:r>
          </w:p>
        </w:tc>
        <w:tc>
          <w:tcPr>
            <w:tcW w:w="0" w:type="dxa"/>
            <w:noWrap/>
            <w:hideMark/>
          </w:tcPr>
          <w:p w14:paraId="22F4AE6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Basement</w:t>
            </w:r>
          </w:p>
        </w:tc>
      </w:tr>
      <w:tr w:rsidR="00FA1638" w:rsidRPr="00FA1638" w14:paraId="2DAFB6B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B7F43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Roof</w:t>
            </w:r>
          </w:p>
        </w:tc>
        <w:tc>
          <w:tcPr>
            <w:tcW w:w="0" w:type="dxa"/>
            <w:noWrap/>
            <w:hideMark/>
          </w:tcPr>
          <w:p w14:paraId="62212C5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Roof</w:t>
            </w:r>
          </w:p>
        </w:tc>
      </w:tr>
      <w:tr w:rsidR="00FA1638" w:rsidRPr="00FA1638" w14:paraId="5F8EBF5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901568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w:t>
            </w:r>
          </w:p>
        </w:tc>
        <w:tc>
          <w:tcPr>
            <w:tcW w:w="0" w:type="dxa"/>
            <w:noWrap/>
            <w:hideMark/>
          </w:tcPr>
          <w:p w14:paraId="53618742"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r>
      <w:tr w:rsidR="00FA1638" w:rsidRPr="00FA1638" w14:paraId="718DF62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509BE6" w14:textId="77777777" w:rsidR="00FA1638" w:rsidRPr="00FA1638" w:rsidRDefault="00FA1638" w:rsidP="00FA1638">
            <w:pPr>
              <w:jc w:val="right"/>
              <w:rPr>
                <w:rFonts w:ascii="Calibri" w:eastAsia="Times New Roman" w:hAnsi="Calibri" w:cs="Times New Roman"/>
                <w:color w:val="000000"/>
                <w:sz w:val="22"/>
                <w:szCs w:val="22"/>
              </w:rPr>
            </w:pPr>
          </w:p>
        </w:tc>
        <w:tc>
          <w:tcPr>
            <w:tcW w:w="0" w:type="dxa"/>
            <w:noWrap/>
            <w:hideMark/>
          </w:tcPr>
          <w:p w14:paraId="697967B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0EBDDDB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286ED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VerticalAlignment</w:t>
            </w:r>
          </w:p>
        </w:tc>
        <w:tc>
          <w:tcPr>
            <w:tcW w:w="0" w:type="dxa"/>
            <w:noWrap/>
            <w:hideMark/>
          </w:tcPr>
          <w:p w14:paraId="2030E49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48D634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4EF175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Valid symbol vertical alignment values.</w:t>
            </w:r>
          </w:p>
        </w:tc>
        <w:tc>
          <w:tcPr>
            <w:tcW w:w="0" w:type="dxa"/>
            <w:noWrap/>
            <w:hideMark/>
          </w:tcPr>
          <w:p w14:paraId="035FFD8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0976EB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27839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79EF68E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C733E8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C7EF00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2CCBAB31"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04761DB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C31D48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Top</w:t>
            </w:r>
          </w:p>
        </w:tc>
        <w:tc>
          <w:tcPr>
            <w:tcW w:w="0" w:type="dxa"/>
            <w:noWrap/>
            <w:hideMark/>
          </w:tcPr>
          <w:p w14:paraId="6EB3D819"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r>
      <w:tr w:rsidR="00FA1638" w:rsidRPr="00FA1638" w14:paraId="3CBE56A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25F897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Center</w:t>
            </w:r>
          </w:p>
        </w:tc>
        <w:tc>
          <w:tcPr>
            <w:tcW w:w="0" w:type="dxa"/>
            <w:noWrap/>
            <w:hideMark/>
          </w:tcPr>
          <w:p w14:paraId="66288D37"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r>
      <w:tr w:rsidR="00FA1638" w:rsidRPr="00FA1638" w14:paraId="2B5F4F9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0F8FD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Baseline</w:t>
            </w:r>
          </w:p>
        </w:tc>
        <w:tc>
          <w:tcPr>
            <w:tcW w:w="0" w:type="dxa"/>
            <w:noWrap/>
            <w:hideMark/>
          </w:tcPr>
          <w:p w14:paraId="090F4F3B"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r>
      <w:tr w:rsidR="00FA1638" w:rsidRPr="00FA1638" w14:paraId="14CC690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27D46CD" w14:textId="77777777" w:rsidR="00FA1638" w:rsidRPr="00FA1638" w:rsidRDefault="00FA1638" w:rsidP="00FA1638">
            <w:pPr>
              <w:jc w:val="right"/>
              <w:rPr>
                <w:rFonts w:ascii="Calibri" w:eastAsia="Times New Roman" w:hAnsi="Calibri" w:cs="Times New Roman"/>
                <w:color w:val="000000"/>
                <w:sz w:val="22"/>
                <w:szCs w:val="22"/>
              </w:rPr>
            </w:pPr>
          </w:p>
        </w:tc>
        <w:tc>
          <w:tcPr>
            <w:tcW w:w="0" w:type="dxa"/>
            <w:noWrap/>
            <w:hideMark/>
          </w:tcPr>
          <w:p w14:paraId="1B11CC04"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560C84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0E53B0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CodeBridgeType</w:t>
            </w:r>
          </w:p>
        </w:tc>
        <w:tc>
          <w:tcPr>
            <w:tcW w:w="0" w:type="dxa"/>
            <w:noWrap/>
            <w:hideMark/>
          </w:tcPr>
          <w:p w14:paraId="751587E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8C3571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52CC2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386F169D"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FBC80E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F09680"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60CA661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1DEF3C0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DA9653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69C1C1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02D96A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DDFD5C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ROAD</w:t>
            </w:r>
          </w:p>
        </w:tc>
        <w:tc>
          <w:tcPr>
            <w:tcW w:w="0" w:type="dxa"/>
            <w:noWrap/>
            <w:hideMark/>
          </w:tcPr>
          <w:p w14:paraId="0F19145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ROAD</w:t>
            </w:r>
          </w:p>
        </w:tc>
      </w:tr>
      <w:tr w:rsidR="00FA1638" w:rsidRPr="00FA1638" w14:paraId="6CEDC92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FA8BF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RR</w:t>
            </w:r>
          </w:p>
        </w:tc>
        <w:tc>
          <w:tcPr>
            <w:tcW w:w="0" w:type="dxa"/>
            <w:noWrap/>
            <w:hideMark/>
          </w:tcPr>
          <w:p w14:paraId="49D78A9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RR</w:t>
            </w:r>
          </w:p>
        </w:tc>
      </w:tr>
      <w:tr w:rsidR="00FA1638" w:rsidRPr="00FA1638" w14:paraId="794DA83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94AE3B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RWY</w:t>
            </w:r>
          </w:p>
        </w:tc>
        <w:tc>
          <w:tcPr>
            <w:tcW w:w="0" w:type="dxa"/>
            <w:noWrap/>
            <w:hideMark/>
          </w:tcPr>
          <w:p w14:paraId="490FAC3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RWY</w:t>
            </w:r>
          </w:p>
        </w:tc>
      </w:tr>
      <w:tr w:rsidR="00FA1638" w:rsidRPr="00FA1638" w14:paraId="4514F0F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3C4790"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2A922EA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771DE0E0"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F6C4EC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PLAN_OEAAA_OFF_STRUCTYPE</w:t>
            </w:r>
          </w:p>
        </w:tc>
        <w:tc>
          <w:tcPr>
            <w:tcW w:w="0" w:type="dxa"/>
            <w:noWrap/>
            <w:hideMark/>
          </w:tcPr>
          <w:p w14:paraId="0917F4F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D85151D"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048EB3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Planning OEAAA Off structure type</w:t>
            </w:r>
          </w:p>
        </w:tc>
        <w:tc>
          <w:tcPr>
            <w:tcW w:w="0" w:type="dxa"/>
            <w:noWrap/>
            <w:hideMark/>
          </w:tcPr>
          <w:p w14:paraId="1874379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C31C2B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587C60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34C53291"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5F7A9F9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07986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7A6DC06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02AA5E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E49F11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Antenna (Side Mount)</w:t>
            </w:r>
          </w:p>
        </w:tc>
        <w:tc>
          <w:tcPr>
            <w:tcW w:w="0" w:type="dxa"/>
            <w:noWrap/>
            <w:hideMark/>
          </w:tcPr>
          <w:p w14:paraId="75B231B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Antenna (Side Mount)</w:t>
            </w:r>
          </w:p>
        </w:tc>
      </w:tr>
      <w:tr w:rsidR="00FA1638" w:rsidRPr="00FA1638" w14:paraId="2C08E2B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F2A859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Antenna (Top Mount)</w:t>
            </w:r>
          </w:p>
        </w:tc>
        <w:tc>
          <w:tcPr>
            <w:tcW w:w="0" w:type="dxa"/>
            <w:noWrap/>
            <w:hideMark/>
          </w:tcPr>
          <w:p w14:paraId="6D53344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Antenna (Top Mount)</w:t>
            </w:r>
          </w:p>
        </w:tc>
      </w:tr>
      <w:tr w:rsidR="00FA1638" w:rsidRPr="00FA1638" w14:paraId="3274662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BEDF0A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Antenna (Tower)</w:t>
            </w:r>
          </w:p>
        </w:tc>
        <w:tc>
          <w:tcPr>
            <w:tcW w:w="0" w:type="dxa"/>
            <w:noWrap/>
            <w:hideMark/>
          </w:tcPr>
          <w:p w14:paraId="2236FC2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Antenna (Tower)</w:t>
            </w:r>
          </w:p>
        </w:tc>
      </w:tr>
      <w:tr w:rsidR="00FA1638" w:rsidRPr="00FA1638" w14:paraId="3E51EE5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6805F1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Building</w:t>
            </w:r>
          </w:p>
        </w:tc>
        <w:tc>
          <w:tcPr>
            <w:tcW w:w="0" w:type="dxa"/>
            <w:noWrap/>
            <w:hideMark/>
          </w:tcPr>
          <w:p w14:paraId="75CC6BD6"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Building</w:t>
            </w:r>
          </w:p>
        </w:tc>
      </w:tr>
      <w:tr w:rsidR="00FA1638" w:rsidRPr="00FA1638" w14:paraId="0E0B093C"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30AA1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Crane</w:t>
            </w:r>
          </w:p>
        </w:tc>
        <w:tc>
          <w:tcPr>
            <w:tcW w:w="0" w:type="dxa"/>
            <w:noWrap/>
            <w:hideMark/>
          </w:tcPr>
          <w:p w14:paraId="2DFAEAB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Crane</w:t>
            </w:r>
          </w:p>
        </w:tc>
      </w:tr>
      <w:tr w:rsidR="00FA1638" w:rsidRPr="00FA1638" w14:paraId="077BEA7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86DF05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Lighting Study</w:t>
            </w:r>
          </w:p>
        </w:tc>
        <w:tc>
          <w:tcPr>
            <w:tcW w:w="0" w:type="dxa"/>
            <w:noWrap/>
            <w:hideMark/>
          </w:tcPr>
          <w:p w14:paraId="0CAA975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Lighting Study</w:t>
            </w:r>
          </w:p>
        </w:tc>
      </w:tr>
      <w:tr w:rsidR="00FA1638" w:rsidRPr="00FA1638" w14:paraId="4E09B63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DEFAF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 (w/Antenna)</w:t>
            </w:r>
          </w:p>
        </w:tc>
        <w:tc>
          <w:tcPr>
            <w:tcW w:w="0" w:type="dxa"/>
            <w:noWrap/>
            <w:hideMark/>
          </w:tcPr>
          <w:p w14:paraId="004E11B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 (w/Antenna)</w:t>
            </w:r>
          </w:p>
        </w:tc>
      </w:tr>
      <w:tr w:rsidR="00FA1638" w:rsidRPr="00FA1638" w14:paraId="68D0B396"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59FA8E1"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Other (w/o Antenna)</w:t>
            </w:r>
          </w:p>
        </w:tc>
        <w:tc>
          <w:tcPr>
            <w:tcW w:w="0" w:type="dxa"/>
            <w:noWrap/>
            <w:hideMark/>
          </w:tcPr>
          <w:p w14:paraId="391EAC9C"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Other (w/o Antenna)</w:t>
            </w:r>
          </w:p>
        </w:tc>
      </w:tr>
      <w:tr w:rsidR="00FA1638" w:rsidRPr="00FA1638" w14:paraId="022FEC4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86764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Tower</w:t>
            </w:r>
          </w:p>
        </w:tc>
        <w:tc>
          <w:tcPr>
            <w:tcW w:w="0" w:type="dxa"/>
            <w:noWrap/>
            <w:hideMark/>
          </w:tcPr>
          <w:p w14:paraId="26756EFF"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Tower</w:t>
            </w:r>
          </w:p>
        </w:tc>
      </w:tr>
      <w:tr w:rsidR="00FA1638" w:rsidRPr="00FA1638" w14:paraId="72651C0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3873543"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7512EEE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1FD39A61"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BF0578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CodeSurfaceMaterial</w:t>
            </w:r>
          </w:p>
        </w:tc>
        <w:tc>
          <w:tcPr>
            <w:tcW w:w="0" w:type="dxa"/>
            <w:noWrap/>
            <w:hideMark/>
          </w:tcPr>
          <w:p w14:paraId="3E5A0DE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806F870"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3D637B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Description: </w:t>
            </w:r>
          </w:p>
        </w:tc>
        <w:tc>
          <w:tcPr>
            <w:tcW w:w="0" w:type="dxa"/>
            <w:noWrap/>
            <w:hideMark/>
          </w:tcPr>
          <w:p w14:paraId="1C23E4A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C44F53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E75B58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74C1076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4DE0192F"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C7F5AC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6CCB49E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52C166F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33054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AG</w:t>
            </w:r>
          </w:p>
        </w:tc>
        <w:tc>
          <w:tcPr>
            <w:tcW w:w="0" w:type="dxa"/>
            <w:noWrap/>
            <w:hideMark/>
          </w:tcPr>
          <w:p w14:paraId="255F440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AG</w:t>
            </w:r>
          </w:p>
        </w:tc>
      </w:tr>
      <w:tr w:rsidR="00FA1638" w:rsidRPr="00FA1638" w14:paraId="34D8E46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988BF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Ags</w:t>
            </w:r>
          </w:p>
        </w:tc>
        <w:tc>
          <w:tcPr>
            <w:tcW w:w="0" w:type="dxa"/>
            <w:noWrap/>
            <w:hideMark/>
          </w:tcPr>
          <w:p w14:paraId="573F5CD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Ags</w:t>
            </w:r>
          </w:p>
        </w:tc>
      </w:tr>
      <w:tr w:rsidR="00FA1638" w:rsidRPr="00FA1638" w14:paraId="0979D1D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FBFA79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ANG</w:t>
            </w:r>
          </w:p>
        </w:tc>
        <w:tc>
          <w:tcPr>
            <w:tcW w:w="0" w:type="dxa"/>
            <w:noWrap/>
            <w:hideMark/>
          </w:tcPr>
          <w:p w14:paraId="768C8FE9"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ANG</w:t>
            </w:r>
          </w:p>
        </w:tc>
      </w:tr>
      <w:tr w:rsidR="00FA1638" w:rsidRPr="00FA1638" w14:paraId="1F4F624A"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74B44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BE</w:t>
            </w:r>
          </w:p>
        </w:tc>
        <w:tc>
          <w:tcPr>
            <w:tcW w:w="0" w:type="dxa"/>
            <w:noWrap/>
            <w:hideMark/>
          </w:tcPr>
          <w:p w14:paraId="1534A29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BE</w:t>
            </w:r>
          </w:p>
        </w:tc>
      </w:tr>
      <w:tr w:rsidR="00FA1638" w:rsidRPr="00FA1638" w14:paraId="26252CA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37A710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CA</w:t>
            </w:r>
          </w:p>
        </w:tc>
        <w:tc>
          <w:tcPr>
            <w:tcW w:w="0" w:type="dxa"/>
            <w:noWrap/>
            <w:hideMark/>
          </w:tcPr>
          <w:p w14:paraId="4B4EB93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CA</w:t>
            </w:r>
          </w:p>
        </w:tc>
      </w:tr>
      <w:tr w:rsidR="00FA1638" w:rsidRPr="00FA1638" w14:paraId="1568995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B2E03A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CG</w:t>
            </w:r>
          </w:p>
        </w:tc>
        <w:tc>
          <w:tcPr>
            <w:tcW w:w="0" w:type="dxa"/>
            <w:noWrap/>
            <w:hideMark/>
          </w:tcPr>
          <w:p w14:paraId="2F4F6F2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CG</w:t>
            </w:r>
          </w:p>
        </w:tc>
      </w:tr>
      <w:tr w:rsidR="00FA1638" w:rsidRPr="00FA1638" w14:paraId="4001361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D06F5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CGS</w:t>
            </w:r>
          </w:p>
        </w:tc>
        <w:tc>
          <w:tcPr>
            <w:tcW w:w="0" w:type="dxa"/>
            <w:noWrap/>
            <w:hideMark/>
          </w:tcPr>
          <w:p w14:paraId="1F4BF4F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CGS</w:t>
            </w:r>
          </w:p>
        </w:tc>
      </w:tr>
      <w:tr w:rsidR="00FA1638" w:rsidRPr="00FA1638" w14:paraId="6D95574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985F1F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CNG</w:t>
            </w:r>
          </w:p>
        </w:tc>
        <w:tc>
          <w:tcPr>
            <w:tcW w:w="0" w:type="dxa"/>
            <w:noWrap/>
            <w:hideMark/>
          </w:tcPr>
          <w:p w14:paraId="729F8A9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CNG</w:t>
            </w:r>
          </w:p>
        </w:tc>
      </w:tr>
      <w:tr w:rsidR="00FA1638" w:rsidRPr="00FA1638" w14:paraId="15C2BDB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541A86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DS</w:t>
            </w:r>
          </w:p>
        </w:tc>
        <w:tc>
          <w:tcPr>
            <w:tcW w:w="0" w:type="dxa"/>
            <w:noWrap/>
            <w:hideMark/>
          </w:tcPr>
          <w:p w14:paraId="12E5D25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DS</w:t>
            </w:r>
          </w:p>
        </w:tc>
      </w:tr>
      <w:tr w:rsidR="00FA1638" w:rsidRPr="00FA1638" w14:paraId="55FD10A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AF560E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DT</w:t>
            </w:r>
          </w:p>
        </w:tc>
        <w:tc>
          <w:tcPr>
            <w:tcW w:w="0" w:type="dxa"/>
            <w:noWrap/>
            <w:hideMark/>
          </w:tcPr>
          <w:p w14:paraId="6293AA6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DT</w:t>
            </w:r>
          </w:p>
        </w:tc>
      </w:tr>
      <w:tr w:rsidR="00FA1638" w:rsidRPr="00FA1638" w14:paraId="01C6927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74AB5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EMAS</w:t>
            </w:r>
          </w:p>
        </w:tc>
        <w:tc>
          <w:tcPr>
            <w:tcW w:w="0" w:type="dxa"/>
            <w:noWrap/>
            <w:hideMark/>
          </w:tcPr>
          <w:p w14:paraId="5EDDE5D2"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EMAS</w:t>
            </w:r>
          </w:p>
        </w:tc>
      </w:tr>
      <w:tr w:rsidR="00FA1638" w:rsidRPr="00FA1638" w14:paraId="39CEE3D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9EEA02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FW</w:t>
            </w:r>
          </w:p>
        </w:tc>
        <w:tc>
          <w:tcPr>
            <w:tcW w:w="0" w:type="dxa"/>
            <w:noWrap/>
            <w:hideMark/>
          </w:tcPr>
          <w:p w14:paraId="1282AA6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FW</w:t>
            </w:r>
          </w:p>
        </w:tc>
      </w:tr>
      <w:tr w:rsidR="00FA1638" w:rsidRPr="00FA1638" w14:paraId="1307B462"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106929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GR</w:t>
            </w:r>
          </w:p>
        </w:tc>
        <w:tc>
          <w:tcPr>
            <w:tcW w:w="0" w:type="dxa"/>
            <w:noWrap/>
            <w:hideMark/>
          </w:tcPr>
          <w:p w14:paraId="043226D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GR</w:t>
            </w:r>
          </w:p>
        </w:tc>
      </w:tr>
      <w:tr w:rsidR="00FA1638" w:rsidRPr="00FA1638" w14:paraId="0EF820A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9FDDA2"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GS</w:t>
            </w:r>
          </w:p>
        </w:tc>
        <w:tc>
          <w:tcPr>
            <w:tcW w:w="0" w:type="dxa"/>
            <w:noWrap/>
            <w:hideMark/>
          </w:tcPr>
          <w:p w14:paraId="75065502"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GS</w:t>
            </w:r>
          </w:p>
        </w:tc>
      </w:tr>
      <w:tr w:rsidR="00FA1638" w:rsidRPr="00FA1638" w14:paraId="1CDB7125"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0A0C2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SI</w:t>
            </w:r>
          </w:p>
        </w:tc>
        <w:tc>
          <w:tcPr>
            <w:tcW w:w="0" w:type="dxa"/>
            <w:noWrap/>
            <w:hideMark/>
          </w:tcPr>
          <w:p w14:paraId="7C81DBD5"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SI</w:t>
            </w:r>
          </w:p>
        </w:tc>
      </w:tr>
      <w:tr w:rsidR="00FA1638" w:rsidRPr="00FA1638" w14:paraId="31C0F8D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990482C"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SW</w:t>
            </w:r>
          </w:p>
        </w:tc>
        <w:tc>
          <w:tcPr>
            <w:tcW w:w="0" w:type="dxa"/>
            <w:noWrap/>
            <w:hideMark/>
          </w:tcPr>
          <w:p w14:paraId="1F2D8E83"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SW</w:t>
            </w:r>
          </w:p>
        </w:tc>
      </w:tr>
      <w:tr w:rsidR="00FA1638" w:rsidRPr="00FA1638" w14:paraId="7073C03D"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317A50D"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4D23C61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6969C932"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3A2DA7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FLOOR_TYPE</w:t>
            </w:r>
          </w:p>
        </w:tc>
        <w:tc>
          <w:tcPr>
            <w:tcW w:w="0" w:type="dxa"/>
            <w:noWrap/>
            <w:hideMark/>
          </w:tcPr>
          <w:p w14:paraId="39A4269B"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00FA02D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A58688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Arrivals Departures</w:t>
            </w:r>
          </w:p>
        </w:tc>
        <w:tc>
          <w:tcPr>
            <w:tcW w:w="0" w:type="dxa"/>
            <w:noWrap/>
            <w:hideMark/>
          </w:tcPr>
          <w:p w14:paraId="4CAF6D1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AA91607"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4B13D9"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65453257"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2D703919"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3BEC13E"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380831E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6E10C89C"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54B526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Arrivals</w:t>
            </w:r>
          </w:p>
        </w:tc>
        <w:tc>
          <w:tcPr>
            <w:tcW w:w="0" w:type="dxa"/>
            <w:noWrap/>
            <w:hideMark/>
          </w:tcPr>
          <w:p w14:paraId="75A5A0A5"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Arrivals</w:t>
            </w:r>
          </w:p>
        </w:tc>
      </w:tr>
      <w:tr w:rsidR="00FA1638" w:rsidRPr="00FA1638" w14:paraId="19F560A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4ECED7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Departures</w:t>
            </w:r>
          </w:p>
        </w:tc>
        <w:tc>
          <w:tcPr>
            <w:tcW w:w="0" w:type="dxa"/>
            <w:noWrap/>
            <w:hideMark/>
          </w:tcPr>
          <w:p w14:paraId="605E3A74"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Departures</w:t>
            </w:r>
          </w:p>
        </w:tc>
      </w:tr>
      <w:tr w:rsidR="00FA1638" w:rsidRPr="00FA1638" w14:paraId="3BFEDC2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8927A6"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Mezzanine</w:t>
            </w:r>
          </w:p>
        </w:tc>
        <w:tc>
          <w:tcPr>
            <w:tcW w:w="0" w:type="dxa"/>
            <w:noWrap/>
            <w:hideMark/>
          </w:tcPr>
          <w:p w14:paraId="29C314BA"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 xml:space="preserve"> Mezzanine</w:t>
            </w:r>
          </w:p>
        </w:tc>
      </w:tr>
      <w:tr w:rsidR="00FA1638" w:rsidRPr="00FA1638" w14:paraId="49521C9F"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B50303D" w14:textId="77777777" w:rsidR="00FA1638" w:rsidRPr="00FA1638" w:rsidRDefault="00FA1638" w:rsidP="00FA1638">
            <w:pPr>
              <w:rPr>
                <w:rFonts w:ascii="Calibri" w:eastAsia="Times New Roman" w:hAnsi="Calibri" w:cs="Times New Roman"/>
                <w:color w:val="000000"/>
                <w:sz w:val="22"/>
                <w:szCs w:val="22"/>
              </w:rPr>
            </w:pPr>
          </w:p>
        </w:tc>
        <w:tc>
          <w:tcPr>
            <w:tcW w:w="0" w:type="dxa"/>
            <w:noWrap/>
            <w:hideMark/>
          </w:tcPr>
          <w:p w14:paraId="0E5761DD"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112ED3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E20E89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HorizontalAlignment</w:t>
            </w:r>
          </w:p>
        </w:tc>
        <w:tc>
          <w:tcPr>
            <w:tcW w:w="0" w:type="dxa"/>
            <w:noWrap/>
            <w:hideMark/>
          </w:tcPr>
          <w:p w14:paraId="7F87A0C0"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701D028"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C6433F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Valid horizontal symbol alignment values.</w:t>
            </w:r>
          </w:p>
        </w:tc>
        <w:tc>
          <w:tcPr>
            <w:tcW w:w="0" w:type="dxa"/>
            <w:noWrap/>
            <w:hideMark/>
          </w:tcPr>
          <w:p w14:paraId="3B2AE0E0"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7BFAD90E"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B9B861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387502D8"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30BFAAE"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165DDF4"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1C00BAD3"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038FC548"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D9CD0B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Left</w:t>
            </w:r>
          </w:p>
        </w:tc>
        <w:tc>
          <w:tcPr>
            <w:tcW w:w="0" w:type="dxa"/>
            <w:noWrap/>
            <w:hideMark/>
          </w:tcPr>
          <w:p w14:paraId="640088DF"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0</w:t>
            </w:r>
          </w:p>
        </w:tc>
      </w:tr>
      <w:tr w:rsidR="00FA1638" w:rsidRPr="00FA1638" w14:paraId="09E20DF7"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D900EB5"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Center</w:t>
            </w:r>
          </w:p>
        </w:tc>
        <w:tc>
          <w:tcPr>
            <w:tcW w:w="0" w:type="dxa"/>
            <w:noWrap/>
            <w:hideMark/>
          </w:tcPr>
          <w:p w14:paraId="5A910E65" w14:textId="77777777" w:rsidR="00FA1638" w:rsidRPr="00FA1638" w:rsidRDefault="00FA1638" w:rsidP="00FA163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r>
      <w:tr w:rsidR="00FA1638" w:rsidRPr="00FA1638" w14:paraId="02FABBE4"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403E64F8"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Right</w:t>
            </w:r>
          </w:p>
        </w:tc>
        <w:tc>
          <w:tcPr>
            <w:tcW w:w="0" w:type="dxa"/>
            <w:noWrap/>
            <w:hideMark/>
          </w:tcPr>
          <w:p w14:paraId="34B44653"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2</w:t>
            </w:r>
          </w:p>
        </w:tc>
      </w:tr>
      <w:tr w:rsidR="00FA1638" w:rsidRPr="00FA1638" w14:paraId="7EABA51B"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806D638" w14:textId="77777777" w:rsidR="00FA1638" w:rsidRPr="00FA1638" w:rsidRDefault="00FA1638" w:rsidP="00FA1638">
            <w:pPr>
              <w:jc w:val="right"/>
              <w:rPr>
                <w:rFonts w:ascii="Calibri" w:eastAsia="Times New Roman" w:hAnsi="Calibri" w:cs="Times New Roman"/>
                <w:color w:val="000000"/>
                <w:sz w:val="22"/>
                <w:szCs w:val="22"/>
              </w:rPr>
            </w:pPr>
          </w:p>
        </w:tc>
        <w:tc>
          <w:tcPr>
            <w:tcW w:w="0" w:type="dxa"/>
            <w:noWrap/>
            <w:hideMark/>
          </w:tcPr>
          <w:p w14:paraId="69550B9E"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0"/>
              </w:rPr>
            </w:pPr>
          </w:p>
        </w:tc>
      </w:tr>
      <w:tr w:rsidR="00FA1638" w:rsidRPr="00FA1638" w14:paraId="1F845613"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9E9EE8D"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Name: BooleanSymbolValue</w:t>
            </w:r>
          </w:p>
        </w:tc>
        <w:tc>
          <w:tcPr>
            <w:tcW w:w="0" w:type="dxa"/>
            <w:noWrap/>
            <w:hideMark/>
          </w:tcPr>
          <w:p w14:paraId="3E7166DF"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3FCA293"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2E6E14F"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 Valid values are Yes and No.</w:t>
            </w:r>
          </w:p>
        </w:tc>
        <w:tc>
          <w:tcPr>
            <w:tcW w:w="0" w:type="dxa"/>
            <w:noWrap/>
            <w:hideMark/>
          </w:tcPr>
          <w:p w14:paraId="5E5E5556"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32CE8641"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F5D58A"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Type: esriDTCodedValue</w:t>
            </w:r>
          </w:p>
        </w:tc>
        <w:tc>
          <w:tcPr>
            <w:tcW w:w="0" w:type="dxa"/>
            <w:noWrap/>
            <w:hideMark/>
          </w:tcPr>
          <w:p w14:paraId="0B0DFDCE" w14:textId="77777777" w:rsidR="00FA1638" w:rsidRPr="00FA1638" w:rsidRDefault="00FA1638" w:rsidP="00FA16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p>
        </w:tc>
      </w:tr>
      <w:tr w:rsidR="00FA1638" w:rsidRPr="00FA1638" w14:paraId="6901E1C4" w14:textId="77777777" w:rsidTr="001758A0">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8012ADB"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Code</w:t>
            </w:r>
          </w:p>
        </w:tc>
        <w:tc>
          <w:tcPr>
            <w:tcW w:w="0" w:type="dxa"/>
            <w:noWrap/>
            <w:hideMark/>
          </w:tcPr>
          <w:p w14:paraId="1FD5D2BA" w14:textId="77777777" w:rsidR="00FA1638" w:rsidRPr="00FA1638" w:rsidRDefault="00FA1638" w:rsidP="00FA16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Description</w:t>
            </w:r>
          </w:p>
        </w:tc>
      </w:tr>
      <w:tr w:rsidR="00FA1638" w:rsidRPr="00FA1638" w14:paraId="6893A99B" w14:textId="77777777" w:rsidTr="001758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83EFEE3" w14:textId="77777777" w:rsidR="00FA1638" w:rsidRPr="00FA1638" w:rsidRDefault="00FA1638" w:rsidP="00FA1638">
            <w:pPr>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Yes</w:t>
            </w:r>
          </w:p>
        </w:tc>
        <w:tc>
          <w:tcPr>
            <w:tcW w:w="0" w:type="dxa"/>
            <w:noWrap/>
            <w:hideMark/>
          </w:tcPr>
          <w:p w14:paraId="73C50668" w14:textId="77777777" w:rsidR="00FA1638" w:rsidRPr="00FA1638" w:rsidRDefault="00FA1638" w:rsidP="00FA163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rPr>
            </w:pPr>
            <w:r w:rsidRPr="00FA1638">
              <w:rPr>
                <w:rFonts w:ascii="Calibri" w:eastAsia="Times New Roman" w:hAnsi="Calibri" w:cs="Times New Roman"/>
                <w:color w:val="000000"/>
                <w:sz w:val="22"/>
                <w:szCs w:val="22"/>
              </w:rPr>
              <w:t>1</w:t>
            </w:r>
          </w:p>
        </w:tc>
      </w:tr>
    </w:tbl>
    <w:p w14:paraId="30C3B8C7" w14:textId="77777777" w:rsidR="00FA1638" w:rsidRPr="00FA1638" w:rsidRDefault="00FA1638">
      <w:pPr>
        <w:pStyle w:val="Normalwithspaceafter"/>
      </w:pPr>
    </w:p>
    <w:p w14:paraId="148B9A26" w14:textId="77777777" w:rsidR="001758A0" w:rsidRPr="001758A0" w:rsidRDefault="001758A0" w:rsidP="001758A0">
      <w:pPr>
        <w:pStyle w:val="Heading2"/>
        <w:sectPr w:rsidR="001758A0" w:rsidRPr="001758A0" w:rsidSect="001758A0">
          <w:pgSz w:w="15840" w:h="12240" w:orient="landscape" w:code="1"/>
          <w:pgMar w:top="1440" w:right="1800" w:bottom="1440" w:left="720" w:header="720" w:footer="720" w:gutter="0"/>
          <w:cols w:space="720"/>
          <w:docGrid w:linePitch="360"/>
        </w:sectPr>
      </w:pPr>
    </w:p>
    <w:p w14:paraId="04A8F280" w14:textId="1B269E5C" w:rsidR="007639DA" w:rsidRDefault="007639DA" w:rsidP="007639DA">
      <w:pPr>
        <w:pStyle w:val="NumHeading1"/>
        <w:numPr>
          <w:ilvl w:val="0"/>
          <w:numId w:val="0"/>
        </w:numPr>
        <w:ind w:left="360" w:hanging="360"/>
      </w:pPr>
      <w:bookmarkStart w:id="413" w:name="_Toc516556558"/>
      <w:commentRangeStart w:id="414"/>
      <w:r>
        <w:t>Appendix B – GIS Data Owners</w:t>
      </w:r>
      <w:commentRangeEnd w:id="414"/>
      <w:r>
        <w:rPr>
          <w:rStyle w:val="CommentReference"/>
          <w:rFonts w:asciiTheme="minorHAnsi" w:eastAsiaTheme="minorEastAsia" w:hAnsiTheme="minorHAnsi" w:cstheme="minorBidi"/>
          <w:bCs w:val="0"/>
          <w:color w:val="3C3D3C"/>
        </w:rPr>
        <w:commentReference w:id="414"/>
      </w:r>
      <w:bookmarkEnd w:id="413"/>
    </w:p>
    <w:p w14:paraId="4711A7B7" w14:textId="2ECDEB69" w:rsidR="007639DA" w:rsidRDefault="007639DA" w:rsidP="007639DA">
      <w:pPr>
        <w:pStyle w:val="Caption"/>
        <w:keepNext/>
      </w:pPr>
      <w:bookmarkStart w:id="415" w:name="_Toc516556563"/>
      <w:r>
        <w:t xml:space="preserve">Table </w:t>
      </w:r>
      <w:fldSimple w:instr=" SEQ Table \* ARABIC ">
        <w:r w:rsidR="006A5F94">
          <w:rPr>
            <w:noProof/>
          </w:rPr>
          <w:t>4</w:t>
        </w:r>
      </w:fldSimple>
      <w:r>
        <w:t xml:space="preserve"> - GIS Data Owners</w:t>
      </w:r>
      <w:bookmarkEnd w:id="415"/>
    </w:p>
    <w:tbl>
      <w:tblPr>
        <w:tblW w:w="9157" w:type="dxa"/>
        <w:tblInd w:w="108" w:type="dxa"/>
        <w:tblLook w:val="04A0" w:firstRow="1" w:lastRow="0" w:firstColumn="1" w:lastColumn="0" w:noHBand="0" w:noVBand="1"/>
      </w:tblPr>
      <w:tblGrid>
        <w:gridCol w:w="4027"/>
        <w:gridCol w:w="3150"/>
        <w:gridCol w:w="2001"/>
      </w:tblGrid>
      <w:tr w:rsidR="00C96447" w:rsidRPr="007639DA" w14:paraId="4497656E" w14:textId="77777777" w:rsidTr="001758A0">
        <w:trPr>
          <w:cantSplit/>
          <w:trHeight w:hRule="exact" w:val="487"/>
          <w:tblHeader/>
        </w:trPr>
        <w:tc>
          <w:tcPr>
            <w:tcW w:w="4027" w:type="dxa"/>
            <w:tcBorders>
              <w:top w:val="nil"/>
              <w:left w:val="single" w:sz="4" w:space="0" w:color="auto"/>
              <w:bottom w:val="single" w:sz="4" w:space="0" w:color="95B3D7"/>
              <w:right w:val="single" w:sz="4" w:space="0" w:color="FFFFFF" w:themeColor="background1"/>
            </w:tcBorders>
            <w:shd w:val="clear" w:color="auto" w:fill="006892"/>
            <w:noWrap/>
            <w:vAlign w:val="bottom"/>
            <w:hideMark/>
          </w:tcPr>
          <w:p w14:paraId="763A2E8B" w14:textId="77777777" w:rsidR="00C96447" w:rsidRPr="007639DA" w:rsidRDefault="00C96447" w:rsidP="001758A0">
            <w:pPr>
              <w:spacing w:after="120"/>
              <w:jc w:val="center"/>
              <w:rPr>
                <w:rFonts w:cstheme="minorHAnsi"/>
                <w:b/>
                <w:bCs/>
                <w:color w:val="FFFFFF"/>
                <w:sz w:val="18"/>
                <w:szCs w:val="18"/>
              </w:rPr>
            </w:pPr>
            <w:r w:rsidRPr="007639DA">
              <w:rPr>
                <w:rFonts w:cstheme="minorHAnsi"/>
                <w:b/>
                <w:bCs/>
                <w:color w:val="FFFFFF"/>
                <w:sz w:val="18"/>
                <w:szCs w:val="18"/>
              </w:rPr>
              <w:t>FEATURE GROUP / FEATURE CLASS</w:t>
            </w:r>
          </w:p>
        </w:tc>
        <w:tc>
          <w:tcPr>
            <w:tcW w:w="3150" w:type="dxa"/>
            <w:tcBorders>
              <w:top w:val="single" w:sz="4" w:space="0" w:color="auto"/>
              <w:left w:val="single" w:sz="4" w:space="0" w:color="FFFFFF" w:themeColor="background1"/>
              <w:bottom w:val="single" w:sz="4" w:space="0" w:color="auto"/>
              <w:right w:val="single" w:sz="4" w:space="0" w:color="FFFFFF"/>
            </w:tcBorders>
            <w:shd w:val="clear" w:color="auto" w:fill="006892"/>
            <w:noWrap/>
            <w:vAlign w:val="bottom"/>
            <w:hideMark/>
          </w:tcPr>
          <w:p w14:paraId="31186FE0" w14:textId="77777777" w:rsidR="00C96447" w:rsidRPr="007639DA" w:rsidRDefault="00C96447" w:rsidP="001758A0">
            <w:pPr>
              <w:spacing w:after="120"/>
              <w:jc w:val="center"/>
              <w:rPr>
                <w:rFonts w:cstheme="minorHAnsi"/>
                <w:b/>
                <w:bCs/>
                <w:color w:val="FFFFFF"/>
                <w:sz w:val="18"/>
                <w:szCs w:val="18"/>
              </w:rPr>
            </w:pPr>
            <w:r w:rsidRPr="007639DA">
              <w:rPr>
                <w:rFonts w:cstheme="minorHAnsi"/>
                <w:b/>
                <w:bCs/>
                <w:color w:val="FFFFFF"/>
                <w:sz w:val="18"/>
                <w:szCs w:val="18"/>
              </w:rPr>
              <w:t>DEPARTMENT</w:t>
            </w:r>
          </w:p>
        </w:tc>
        <w:tc>
          <w:tcPr>
            <w:tcW w:w="1980" w:type="dxa"/>
            <w:tcBorders>
              <w:top w:val="single" w:sz="4" w:space="0" w:color="auto"/>
              <w:left w:val="nil"/>
              <w:bottom w:val="single" w:sz="4" w:space="0" w:color="auto"/>
              <w:right w:val="single" w:sz="4" w:space="0" w:color="auto"/>
            </w:tcBorders>
            <w:shd w:val="clear" w:color="auto" w:fill="006892"/>
            <w:noWrap/>
            <w:vAlign w:val="bottom"/>
            <w:hideMark/>
          </w:tcPr>
          <w:p w14:paraId="1188B513" w14:textId="77777777" w:rsidR="00C96447" w:rsidRPr="007639DA" w:rsidRDefault="00C96447" w:rsidP="001758A0">
            <w:pPr>
              <w:spacing w:after="120"/>
              <w:jc w:val="center"/>
              <w:rPr>
                <w:rFonts w:cstheme="minorHAnsi"/>
                <w:b/>
                <w:bCs/>
                <w:color w:val="FFFFFF"/>
                <w:sz w:val="18"/>
                <w:szCs w:val="18"/>
              </w:rPr>
            </w:pPr>
            <w:r w:rsidRPr="007639DA">
              <w:rPr>
                <w:rFonts w:cstheme="minorHAnsi"/>
                <w:b/>
                <w:bCs/>
                <w:color w:val="FFFFFF"/>
                <w:sz w:val="18"/>
                <w:szCs w:val="18"/>
              </w:rPr>
              <w:t>PRIMARY CONTACT</w:t>
            </w:r>
          </w:p>
        </w:tc>
      </w:tr>
      <w:tr w:rsidR="00C96447" w:rsidRPr="007639DA" w14:paraId="44504F14"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7F1B0A65"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Airfield</w:t>
            </w:r>
          </w:p>
        </w:tc>
        <w:tc>
          <w:tcPr>
            <w:tcW w:w="3150" w:type="dxa"/>
            <w:tcBorders>
              <w:top w:val="nil"/>
              <w:left w:val="nil"/>
              <w:bottom w:val="single" w:sz="4" w:space="0" w:color="auto"/>
              <w:right w:val="single" w:sz="4" w:space="0" w:color="auto"/>
            </w:tcBorders>
            <w:shd w:val="clear" w:color="auto" w:fill="53565A"/>
            <w:noWrap/>
            <w:vAlign w:val="bottom"/>
            <w:hideMark/>
          </w:tcPr>
          <w:p w14:paraId="4B6AB1F0"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573917BB"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7D7DF15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7F68C8E"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AircraftGateStand</w:t>
            </w:r>
          </w:p>
        </w:tc>
        <w:tc>
          <w:tcPr>
            <w:tcW w:w="3150" w:type="dxa"/>
            <w:tcBorders>
              <w:top w:val="nil"/>
              <w:left w:val="nil"/>
              <w:bottom w:val="single" w:sz="4" w:space="0" w:color="auto"/>
              <w:right w:val="single" w:sz="4" w:space="0" w:color="auto"/>
            </w:tcBorders>
            <w:shd w:val="clear" w:color="auto" w:fill="auto"/>
            <w:noWrap/>
            <w:vAlign w:val="bottom"/>
            <w:hideMark/>
          </w:tcPr>
          <w:p w14:paraId="287AF8B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0A3F86C"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378A780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3A099F4"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AircraftNonMovementArea</w:t>
            </w:r>
          </w:p>
        </w:tc>
        <w:tc>
          <w:tcPr>
            <w:tcW w:w="3150" w:type="dxa"/>
            <w:tcBorders>
              <w:top w:val="nil"/>
              <w:left w:val="nil"/>
              <w:bottom w:val="single" w:sz="4" w:space="0" w:color="auto"/>
              <w:right w:val="single" w:sz="4" w:space="0" w:color="auto"/>
            </w:tcBorders>
            <w:shd w:val="clear" w:color="auto" w:fill="auto"/>
            <w:noWrap/>
            <w:vAlign w:val="bottom"/>
            <w:hideMark/>
          </w:tcPr>
          <w:p w14:paraId="233F0F8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54307AE"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5E8CA50A"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62C5C6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AirfieldLight</w:t>
            </w:r>
          </w:p>
        </w:tc>
        <w:tc>
          <w:tcPr>
            <w:tcW w:w="3150" w:type="dxa"/>
            <w:tcBorders>
              <w:top w:val="nil"/>
              <w:left w:val="nil"/>
              <w:bottom w:val="single" w:sz="4" w:space="0" w:color="auto"/>
              <w:right w:val="single" w:sz="4" w:space="0" w:color="auto"/>
            </w:tcBorders>
            <w:shd w:val="clear" w:color="auto" w:fill="auto"/>
            <w:noWrap/>
            <w:vAlign w:val="bottom"/>
            <w:hideMark/>
          </w:tcPr>
          <w:p w14:paraId="7EE16814" w14:textId="77777777" w:rsidR="00C96447" w:rsidRDefault="00C96447" w:rsidP="001758A0">
            <w:pPr>
              <w:jc w:val="center"/>
              <w:rPr>
                <w:rFonts w:cstheme="minorHAnsi"/>
                <w:color w:val="000000"/>
                <w:sz w:val="18"/>
                <w:szCs w:val="18"/>
              </w:rPr>
            </w:pPr>
            <w:r w:rsidRPr="007639DA">
              <w:rPr>
                <w:rFonts w:cstheme="minorHAnsi"/>
                <w:color w:val="000000"/>
                <w:sz w:val="18"/>
                <w:szCs w:val="18"/>
              </w:rPr>
              <w:t>Electrical</w:t>
            </w:r>
            <w:r>
              <w:rPr>
                <w:rFonts w:cstheme="minorHAnsi"/>
                <w:color w:val="000000"/>
                <w:sz w:val="18"/>
                <w:szCs w:val="18"/>
              </w:rPr>
              <w:t xml:space="preserve"> Engineering</w:t>
            </w:r>
          </w:p>
          <w:p w14:paraId="2862BBDB" w14:textId="77777777" w:rsidR="00C96447" w:rsidRPr="007639DA" w:rsidRDefault="00C96447" w:rsidP="001758A0">
            <w:pPr>
              <w:jc w:val="center"/>
              <w:rPr>
                <w:rFonts w:cstheme="minorHAnsi"/>
                <w:color w:val="000000"/>
                <w:sz w:val="18"/>
                <w:szCs w:val="18"/>
              </w:rPr>
            </w:pPr>
          </w:p>
        </w:tc>
        <w:tc>
          <w:tcPr>
            <w:tcW w:w="1980" w:type="dxa"/>
            <w:tcBorders>
              <w:top w:val="nil"/>
              <w:left w:val="nil"/>
              <w:bottom w:val="single" w:sz="4" w:space="0" w:color="auto"/>
              <w:right w:val="single" w:sz="4" w:space="0" w:color="auto"/>
            </w:tcBorders>
            <w:shd w:val="clear" w:color="auto" w:fill="auto"/>
            <w:noWrap/>
            <w:vAlign w:val="bottom"/>
            <w:hideMark/>
          </w:tcPr>
          <w:p w14:paraId="6ECD8C4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Lalesh Sharma</w:t>
            </w:r>
          </w:p>
        </w:tc>
      </w:tr>
      <w:tr w:rsidR="00C96447" w:rsidRPr="007639DA" w14:paraId="21EA4B6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4A451AA"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AirOperationsArea</w:t>
            </w:r>
          </w:p>
        </w:tc>
        <w:tc>
          <w:tcPr>
            <w:tcW w:w="3150" w:type="dxa"/>
            <w:tcBorders>
              <w:top w:val="nil"/>
              <w:left w:val="nil"/>
              <w:bottom w:val="single" w:sz="4" w:space="0" w:color="auto"/>
              <w:right w:val="single" w:sz="4" w:space="0" w:color="auto"/>
            </w:tcBorders>
            <w:shd w:val="clear" w:color="auto" w:fill="auto"/>
            <w:noWrap/>
            <w:vAlign w:val="bottom"/>
            <w:hideMark/>
          </w:tcPr>
          <w:p w14:paraId="3EDDC93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Airfield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5D7D106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761ADF1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45C8DE8"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AirportSign</w:t>
            </w:r>
          </w:p>
        </w:tc>
        <w:tc>
          <w:tcPr>
            <w:tcW w:w="3150" w:type="dxa"/>
            <w:tcBorders>
              <w:top w:val="nil"/>
              <w:left w:val="nil"/>
              <w:bottom w:val="single" w:sz="4" w:space="0" w:color="auto"/>
              <w:right w:val="single" w:sz="4" w:space="0" w:color="auto"/>
            </w:tcBorders>
            <w:shd w:val="clear" w:color="auto" w:fill="auto"/>
            <w:noWrap/>
            <w:vAlign w:val="bottom"/>
            <w:hideMark/>
          </w:tcPr>
          <w:p w14:paraId="5DBCDA0A" w14:textId="77777777" w:rsidR="00C96447" w:rsidRDefault="00C96447" w:rsidP="001758A0">
            <w:pPr>
              <w:jc w:val="center"/>
              <w:rPr>
                <w:rFonts w:cstheme="minorHAnsi"/>
                <w:color w:val="000000"/>
                <w:sz w:val="18"/>
                <w:szCs w:val="18"/>
              </w:rPr>
            </w:pPr>
            <w:r w:rsidRPr="007639DA">
              <w:rPr>
                <w:rFonts w:cstheme="minorHAnsi"/>
                <w:color w:val="000000"/>
                <w:sz w:val="18"/>
                <w:szCs w:val="18"/>
              </w:rPr>
              <w:t>Electrical</w:t>
            </w:r>
            <w:r>
              <w:rPr>
                <w:rFonts w:cstheme="minorHAnsi"/>
                <w:color w:val="000000"/>
                <w:sz w:val="18"/>
                <w:szCs w:val="18"/>
              </w:rPr>
              <w:t xml:space="preserve"> Engineering</w:t>
            </w:r>
          </w:p>
          <w:p w14:paraId="3105ACE4" w14:textId="77777777" w:rsidR="00C96447" w:rsidRPr="007639DA" w:rsidRDefault="00C96447" w:rsidP="001758A0">
            <w:pPr>
              <w:jc w:val="center"/>
              <w:rPr>
                <w:rFonts w:cstheme="minorHAnsi"/>
                <w:color w:val="000000"/>
                <w:sz w:val="18"/>
                <w:szCs w:val="18"/>
              </w:rPr>
            </w:pPr>
          </w:p>
        </w:tc>
        <w:tc>
          <w:tcPr>
            <w:tcW w:w="1980" w:type="dxa"/>
            <w:tcBorders>
              <w:top w:val="nil"/>
              <w:left w:val="nil"/>
              <w:bottom w:val="single" w:sz="4" w:space="0" w:color="auto"/>
              <w:right w:val="single" w:sz="4" w:space="0" w:color="auto"/>
            </w:tcBorders>
            <w:shd w:val="clear" w:color="auto" w:fill="auto"/>
            <w:noWrap/>
            <w:vAlign w:val="bottom"/>
            <w:hideMark/>
          </w:tcPr>
          <w:p w14:paraId="41C678F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Lalesh Sharma</w:t>
            </w:r>
          </w:p>
        </w:tc>
      </w:tr>
      <w:tr w:rsidR="00C96447" w:rsidRPr="007639DA" w14:paraId="23436FA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FEE376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Apron</w:t>
            </w:r>
          </w:p>
        </w:tc>
        <w:tc>
          <w:tcPr>
            <w:tcW w:w="3150" w:type="dxa"/>
            <w:tcBorders>
              <w:top w:val="nil"/>
              <w:left w:val="nil"/>
              <w:bottom w:val="single" w:sz="4" w:space="0" w:color="auto"/>
              <w:right w:val="single" w:sz="4" w:space="0" w:color="auto"/>
            </w:tcBorders>
            <w:shd w:val="clear" w:color="auto" w:fill="auto"/>
            <w:noWrap/>
            <w:vAlign w:val="bottom"/>
            <w:hideMark/>
          </w:tcPr>
          <w:p w14:paraId="70D0123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957401C"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1E1D15B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D202346"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ArrestingGear</w:t>
            </w:r>
          </w:p>
        </w:tc>
        <w:tc>
          <w:tcPr>
            <w:tcW w:w="3150" w:type="dxa"/>
            <w:tcBorders>
              <w:top w:val="nil"/>
              <w:left w:val="nil"/>
              <w:bottom w:val="single" w:sz="4" w:space="0" w:color="auto"/>
              <w:right w:val="single" w:sz="4" w:space="0" w:color="auto"/>
            </w:tcBorders>
            <w:shd w:val="clear" w:color="auto" w:fill="auto"/>
            <w:noWrap/>
            <w:vAlign w:val="bottom"/>
            <w:hideMark/>
          </w:tcPr>
          <w:p w14:paraId="04F6360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4849A37"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5CBB353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CD79A8C"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DeicingArea</w:t>
            </w:r>
          </w:p>
        </w:tc>
        <w:tc>
          <w:tcPr>
            <w:tcW w:w="3150" w:type="dxa"/>
            <w:tcBorders>
              <w:top w:val="nil"/>
              <w:left w:val="nil"/>
              <w:bottom w:val="single" w:sz="4" w:space="0" w:color="auto"/>
              <w:right w:val="single" w:sz="4" w:space="0" w:color="auto"/>
            </w:tcBorders>
            <w:shd w:val="clear" w:color="auto" w:fill="auto"/>
            <w:noWrap/>
            <w:vAlign w:val="bottom"/>
            <w:hideMark/>
          </w:tcPr>
          <w:p w14:paraId="5650D11D"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57320B8"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6E6B353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4F58149"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FrequencyArea</w:t>
            </w:r>
          </w:p>
        </w:tc>
        <w:tc>
          <w:tcPr>
            <w:tcW w:w="3150" w:type="dxa"/>
            <w:tcBorders>
              <w:top w:val="nil"/>
              <w:left w:val="nil"/>
              <w:bottom w:val="single" w:sz="4" w:space="0" w:color="auto"/>
              <w:right w:val="single" w:sz="4" w:space="0" w:color="auto"/>
            </w:tcBorders>
            <w:shd w:val="clear" w:color="auto" w:fill="auto"/>
            <w:noWrap/>
            <w:vAlign w:val="bottom"/>
            <w:hideMark/>
          </w:tcPr>
          <w:p w14:paraId="296D7C2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83FB0B6"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16D07100" w14:textId="77777777" w:rsidTr="001758A0">
        <w:trPr>
          <w:cantSplit/>
          <w:trHeight w:hRule="exact" w:val="235"/>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1E49B67"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MarkingArea</w:t>
            </w:r>
          </w:p>
        </w:tc>
        <w:tc>
          <w:tcPr>
            <w:tcW w:w="3150" w:type="dxa"/>
            <w:tcBorders>
              <w:top w:val="nil"/>
              <w:left w:val="nil"/>
              <w:bottom w:val="single" w:sz="4" w:space="0" w:color="auto"/>
              <w:right w:val="single" w:sz="4" w:space="0" w:color="auto"/>
            </w:tcBorders>
            <w:shd w:val="clear" w:color="auto" w:fill="auto"/>
            <w:noWrap/>
            <w:vAlign w:val="bottom"/>
            <w:hideMark/>
          </w:tcPr>
          <w:p w14:paraId="5A2A88F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CD5880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Robin Hansen</w:t>
            </w:r>
          </w:p>
        </w:tc>
      </w:tr>
      <w:tr w:rsidR="00C96447" w:rsidRPr="007639DA" w14:paraId="3372675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58BDB86"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MarkingLine</w:t>
            </w:r>
          </w:p>
        </w:tc>
        <w:tc>
          <w:tcPr>
            <w:tcW w:w="3150" w:type="dxa"/>
            <w:tcBorders>
              <w:top w:val="nil"/>
              <w:left w:val="nil"/>
              <w:bottom w:val="single" w:sz="4" w:space="0" w:color="auto"/>
              <w:right w:val="single" w:sz="4" w:space="0" w:color="auto"/>
            </w:tcBorders>
            <w:shd w:val="clear" w:color="auto" w:fill="auto"/>
            <w:noWrap/>
            <w:vAlign w:val="bottom"/>
            <w:hideMark/>
          </w:tcPr>
          <w:p w14:paraId="71718B4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BFA113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Robin Hansen</w:t>
            </w:r>
          </w:p>
        </w:tc>
      </w:tr>
      <w:tr w:rsidR="00C96447" w:rsidRPr="007639DA" w14:paraId="2C29256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6F2FC40"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MovementArea</w:t>
            </w:r>
          </w:p>
        </w:tc>
        <w:tc>
          <w:tcPr>
            <w:tcW w:w="3150" w:type="dxa"/>
            <w:tcBorders>
              <w:top w:val="nil"/>
              <w:left w:val="nil"/>
              <w:bottom w:val="single" w:sz="4" w:space="0" w:color="auto"/>
              <w:right w:val="single" w:sz="4" w:space="0" w:color="auto"/>
            </w:tcBorders>
            <w:shd w:val="clear" w:color="auto" w:fill="auto"/>
            <w:noWrap/>
            <w:vAlign w:val="bottom"/>
            <w:hideMark/>
          </w:tcPr>
          <w:p w14:paraId="72C3EAF4" w14:textId="77777777" w:rsidR="00C96447" w:rsidRPr="007639DA" w:rsidRDefault="00C96447" w:rsidP="001758A0">
            <w:pPr>
              <w:jc w:val="center"/>
              <w:rPr>
                <w:rFonts w:cstheme="minorHAnsi"/>
                <w:color w:val="000000"/>
                <w:sz w:val="18"/>
                <w:szCs w:val="18"/>
              </w:rPr>
            </w:pPr>
            <w:r>
              <w:rPr>
                <w:rFonts w:cstheme="minorHAnsi"/>
                <w:color w:val="000000"/>
                <w:sz w:val="18"/>
                <w:szCs w:val="18"/>
              </w:rPr>
              <w:t>Airfield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61198C53" w14:textId="77777777" w:rsidR="00C96447" w:rsidRPr="007639DA" w:rsidRDefault="00C96447" w:rsidP="001758A0">
            <w:pPr>
              <w:jc w:val="center"/>
              <w:rPr>
                <w:rFonts w:cstheme="minorHAnsi"/>
                <w:color w:val="000000"/>
                <w:sz w:val="18"/>
                <w:szCs w:val="18"/>
              </w:rPr>
            </w:pPr>
            <w:r>
              <w:rPr>
                <w:rFonts w:cstheme="minorHAnsi"/>
                <w:color w:val="000000"/>
                <w:sz w:val="18"/>
                <w:szCs w:val="18"/>
              </w:rPr>
              <w:t>Glenn Brotman</w:t>
            </w:r>
          </w:p>
        </w:tc>
      </w:tr>
      <w:tr w:rsidR="00C96447" w:rsidRPr="007639DA" w14:paraId="15EECA1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18C53F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PassengerLoadingBridge</w:t>
            </w:r>
          </w:p>
        </w:tc>
        <w:tc>
          <w:tcPr>
            <w:tcW w:w="3150" w:type="dxa"/>
            <w:tcBorders>
              <w:top w:val="nil"/>
              <w:left w:val="nil"/>
              <w:bottom w:val="single" w:sz="4" w:space="0" w:color="auto"/>
              <w:right w:val="single" w:sz="4" w:space="0" w:color="auto"/>
            </w:tcBorders>
            <w:shd w:val="clear" w:color="auto" w:fill="auto"/>
            <w:noWrap/>
            <w:vAlign w:val="bottom"/>
            <w:hideMark/>
          </w:tcPr>
          <w:p w14:paraId="3F7E982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6A0E7F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Antonio Borjas</w:t>
            </w:r>
          </w:p>
        </w:tc>
      </w:tr>
      <w:tr w:rsidR="00C96447" w:rsidRPr="007639DA" w14:paraId="23AD1AF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4CC91F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PassengerLoadingBrIdge</w:t>
            </w:r>
          </w:p>
        </w:tc>
        <w:tc>
          <w:tcPr>
            <w:tcW w:w="3150" w:type="dxa"/>
            <w:tcBorders>
              <w:top w:val="nil"/>
              <w:left w:val="nil"/>
              <w:bottom w:val="single" w:sz="4" w:space="0" w:color="auto"/>
              <w:right w:val="single" w:sz="4" w:space="0" w:color="auto"/>
            </w:tcBorders>
            <w:shd w:val="clear" w:color="auto" w:fill="auto"/>
            <w:noWrap/>
            <w:vAlign w:val="bottom"/>
            <w:hideMark/>
          </w:tcPr>
          <w:p w14:paraId="3708FCB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ED2AFB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Antonio Borjas</w:t>
            </w:r>
          </w:p>
        </w:tc>
      </w:tr>
      <w:tr w:rsidR="00C96447" w:rsidRPr="007639DA" w14:paraId="0E8C5BB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2F12544"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RestrictedAccessBoundary</w:t>
            </w:r>
          </w:p>
        </w:tc>
        <w:tc>
          <w:tcPr>
            <w:tcW w:w="3150" w:type="dxa"/>
            <w:tcBorders>
              <w:top w:val="nil"/>
              <w:left w:val="nil"/>
              <w:bottom w:val="single" w:sz="4" w:space="0" w:color="auto"/>
              <w:right w:val="single" w:sz="4" w:space="0" w:color="auto"/>
            </w:tcBorders>
            <w:shd w:val="clear" w:color="auto" w:fill="auto"/>
            <w:noWrap/>
            <w:vAlign w:val="bottom"/>
            <w:hideMark/>
          </w:tcPr>
          <w:p w14:paraId="382F74E0"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0FA380A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65D73B1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9A85B4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w:t>
            </w:r>
          </w:p>
        </w:tc>
        <w:tc>
          <w:tcPr>
            <w:tcW w:w="3150" w:type="dxa"/>
            <w:tcBorders>
              <w:top w:val="nil"/>
              <w:left w:val="nil"/>
              <w:bottom w:val="single" w:sz="4" w:space="0" w:color="auto"/>
              <w:right w:val="single" w:sz="4" w:space="0" w:color="auto"/>
            </w:tcBorders>
            <w:shd w:val="clear" w:color="auto" w:fill="auto"/>
            <w:noWrap/>
            <w:vAlign w:val="bottom"/>
            <w:hideMark/>
          </w:tcPr>
          <w:p w14:paraId="0AC2385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7F82604"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110FF64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D0216A8"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RunwayArrestingArea</w:t>
            </w:r>
          </w:p>
        </w:tc>
        <w:tc>
          <w:tcPr>
            <w:tcW w:w="3150" w:type="dxa"/>
            <w:tcBorders>
              <w:top w:val="nil"/>
              <w:left w:val="nil"/>
              <w:bottom w:val="single" w:sz="4" w:space="0" w:color="auto"/>
              <w:right w:val="single" w:sz="4" w:space="0" w:color="auto"/>
            </w:tcBorders>
            <w:shd w:val="clear" w:color="auto" w:fill="auto"/>
            <w:noWrap/>
            <w:vAlign w:val="bottom"/>
            <w:hideMark/>
          </w:tcPr>
          <w:p w14:paraId="242BDAD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177193C"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7B769B5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C68CA3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RunwayBlastPad</w:t>
            </w:r>
          </w:p>
        </w:tc>
        <w:tc>
          <w:tcPr>
            <w:tcW w:w="3150" w:type="dxa"/>
            <w:tcBorders>
              <w:top w:val="nil"/>
              <w:left w:val="nil"/>
              <w:bottom w:val="single" w:sz="4" w:space="0" w:color="auto"/>
              <w:right w:val="single" w:sz="4" w:space="0" w:color="auto"/>
            </w:tcBorders>
            <w:shd w:val="clear" w:color="auto" w:fill="auto"/>
            <w:noWrap/>
            <w:vAlign w:val="bottom"/>
            <w:hideMark/>
          </w:tcPr>
          <w:p w14:paraId="4B220BC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4299CF0"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4F7954B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03372D7"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RunwayCenterline</w:t>
            </w:r>
          </w:p>
        </w:tc>
        <w:tc>
          <w:tcPr>
            <w:tcW w:w="3150" w:type="dxa"/>
            <w:tcBorders>
              <w:top w:val="nil"/>
              <w:left w:val="nil"/>
              <w:bottom w:val="single" w:sz="4" w:space="0" w:color="auto"/>
              <w:right w:val="single" w:sz="4" w:space="0" w:color="auto"/>
            </w:tcBorders>
            <w:shd w:val="clear" w:color="auto" w:fill="auto"/>
            <w:noWrap/>
            <w:vAlign w:val="bottom"/>
            <w:hideMark/>
          </w:tcPr>
          <w:p w14:paraId="20C9682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9ADE6BA"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638B79F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CB501C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RunwayElement</w:t>
            </w:r>
          </w:p>
        </w:tc>
        <w:tc>
          <w:tcPr>
            <w:tcW w:w="3150" w:type="dxa"/>
            <w:tcBorders>
              <w:top w:val="nil"/>
              <w:left w:val="nil"/>
              <w:bottom w:val="single" w:sz="4" w:space="0" w:color="auto"/>
              <w:right w:val="single" w:sz="4" w:space="0" w:color="auto"/>
            </w:tcBorders>
            <w:shd w:val="clear" w:color="auto" w:fill="auto"/>
            <w:noWrap/>
            <w:vAlign w:val="bottom"/>
            <w:hideMark/>
          </w:tcPr>
          <w:p w14:paraId="4712C3D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35F06CD2"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110506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8D31C72"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RunwayEnd</w:t>
            </w:r>
          </w:p>
        </w:tc>
        <w:tc>
          <w:tcPr>
            <w:tcW w:w="3150" w:type="dxa"/>
            <w:tcBorders>
              <w:top w:val="nil"/>
              <w:left w:val="nil"/>
              <w:bottom w:val="single" w:sz="4" w:space="0" w:color="auto"/>
              <w:right w:val="single" w:sz="4" w:space="0" w:color="auto"/>
            </w:tcBorders>
            <w:shd w:val="clear" w:color="auto" w:fill="auto"/>
            <w:noWrap/>
            <w:vAlign w:val="bottom"/>
            <w:hideMark/>
          </w:tcPr>
          <w:p w14:paraId="55F73D3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8F383B4"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194E53C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9E877B8"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RunwayHelipadDesignSurface</w:t>
            </w:r>
          </w:p>
        </w:tc>
        <w:tc>
          <w:tcPr>
            <w:tcW w:w="3150" w:type="dxa"/>
            <w:tcBorders>
              <w:top w:val="nil"/>
              <w:left w:val="nil"/>
              <w:bottom w:val="single" w:sz="4" w:space="0" w:color="auto"/>
              <w:right w:val="single" w:sz="4" w:space="0" w:color="auto"/>
            </w:tcBorders>
            <w:shd w:val="clear" w:color="auto" w:fill="auto"/>
            <w:noWrap/>
            <w:vAlign w:val="bottom"/>
            <w:hideMark/>
          </w:tcPr>
          <w:p w14:paraId="1645CFE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F465C44"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767187E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CF0C02C"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RunwayIntersection</w:t>
            </w:r>
          </w:p>
        </w:tc>
        <w:tc>
          <w:tcPr>
            <w:tcW w:w="3150" w:type="dxa"/>
            <w:tcBorders>
              <w:top w:val="nil"/>
              <w:left w:val="nil"/>
              <w:bottom w:val="single" w:sz="4" w:space="0" w:color="auto"/>
              <w:right w:val="single" w:sz="4" w:space="0" w:color="auto"/>
            </w:tcBorders>
            <w:shd w:val="clear" w:color="auto" w:fill="auto"/>
            <w:noWrap/>
            <w:vAlign w:val="bottom"/>
            <w:hideMark/>
          </w:tcPr>
          <w:p w14:paraId="6B0951B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F91C64E"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3E6511C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C77CCDC"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RunwayLabel</w:t>
            </w:r>
          </w:p>
        </w:tc>
        <w:tc>
          <w:tcPr>
            <w:tcW w:w="3150" w:type="dxa"/>
            <w:tcBorders>
              <w:top w:val="nil"/>
              <w:left w:val="nil"/>
              <w:bottom w:val="single" w:sz="4" w:space="0" w:color="auto"/>
              <w:right w:val="single" w:sz="4" w:space="0" w:color="auto"/>
            </w:tcBorders>
            <w:shd w:val="clear" w:color="auto" w:fill="auto"/>
            <w:noWrap/>
            <w:vAlign w:val="bottom"/>
            <w:hideMark/>
          </w:tcPr>
          <w:p w14:paraId="1AFAFE3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9F88723"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280D152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6688EE8"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RunwayLAHSO</w:t>
            </w:r>
          </w:p>
        </w:tc>
        <w:tc>
          <w:tcPr>
            <w:tcW w:w="3150" w:type="dxa"/>
            <w:tcBorders>
              <w:top w:val="nil"/>
              <w:left w:val="nil"/>
              <w:bottom w:val="single" w:sz="4" w:space="0" w:color="auto"/>
              <w:right w:val="single" w:sz="4" w:space="0" w:color="auto"/>
            </w:tcBorders>
            <w:shd w:val="clear" w:color="auto" w:fill="auto"/>
            <w:noWrap/>
            <w:vAlign w:val="bottom"/>
            <w:hideMark/>
          </w:tcPr>
          <w:p w14:paraId="343F454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A519D51"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89BD30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8F236C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RunwaySafetyAreaBoundary</w:t>
            </w:r>
          </w:p>
        </w:tc>
        <w:tc>
          <w:tcPr>
            <w:tcW w:w="3150" w:type="dxa"/>
            <w:tcBorders>
              <w:top w:val="nil"/>
              <w:left w:val="nil"/>
              <w:bottom w:val="single" w:sz="4" w:space="0" w:color="auto"/>
              <w:right w:val="single" w:sz="4" w:space="0" w:color="auto"/>
            </w:tcBorders>
            <w:shd w:val="clear" w:color="auto" w:fill="auto"/>
            <w:noWrap/>
            <w:vAlign w:val="bottom"/>
            <w:hideMark/>
          </w:tcPr>
          <w:p w14:paraId="1F2CBC4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23EA710"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B7F10C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CFC631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Shoulder</w:t>
            </w:r>
          </w:p>
        </w:tc>
        <w:tc>
          <w:tcPr>
            <w:tcW w:w="3150" w:type="dxa"/>
            <w:tcBorders>
              <w:top w:val="nil"/>
              <w:left w:val="nil"/>
              <w:bottom w:val="single" w:sz="4" w:space="0" w:color="auto"/>
              <w:right w:val="single" w:sz="4" w:space="0" w:color="auto"/>
            </w:tcBorders>
            <w:shd w:val="clear" w:color="auto" w:fill="auto"/>
            <w:noWrap/>
            <w:vAlign w:val="bottom"/>
            <w:hideMark/>
          </w:tcPr>
          <w:p w14:paraId="5971C96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D4998FD"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38D67D2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4B4821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Stopway</w:t>
            </w:r>
          </w:p>
        </w:tc>
        <w:tc>
          <w:tcPr>
            <w:tcW w:w="3150" w:type="dxa"/>
            <w:tcBorders>
              <w:top w:val="nil"/>
              <w:left w:val="nil"/>
              <w:bottom w:val="single" w:sz="4" w:space="0" w:color="auto"/>
              <w:right w:val="single" w:sz="4" w:space="0" w:color="auto"/>
            </w:tcBorders>
            <w:shd w:val="clear" w:color="auto" w:fill="auto"/>
            <w:noWrap/>
            <w:vAlign w:val="bottom"/>
            <w:hideMark/>
          </w:tcPr>
          <w:p w14:paraId="3BEF31E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25A2F53"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5109555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78B7678"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TaxiwayElement</w:t>
            </w:r>
          </w:p>
        </w:tc>
        <w:tc>
          <w:tcPr>
            <w:tcW w:w="3150" w:type="dxa"/>
            <w:tcBorders>
              <w:top w:val="nil"/>
              <w:left w:val="nil"/>
              <w:bottom w:val="single" w:sz="4" w:space="0" w:color="auto"/>
              <w:right w:val="single" w:sz="4" w:space="0" w:color="auto"/>
            </w:tcBorders>
            <w:shd w:val="clear" w:color="auto" w:fill="auto"/>
            <w:noWrap/>
            <w:vAlign w:val="bottom"/>
            <w:hideMark/>
          </w:tcPr>
          <w:p w14:paraId="5C4C896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F3FE38B"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7552672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E1CB30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TaxiwayHoldingPosition</w:t>
            </w:r>
          </w:p>
        </w:tc>
        <w:tc>
          <w:tcPr>
            <w:tcW w:w="3150" w:type="dxa"/>
            <w:tcBorders>
              <w:top w:val="nil"/>
              <w:left w:val="nil"/>
              <w:bottom w:val="single" w:sz="4" w:space="0" w:color="auto"/>
              <w:right w:val="single" w:sz="4" w:space="0" w:color="auto"/>
            </w:tcBorders>
            <w:shd w:val="clear" w:color="auto" w:fill="auto"/>
            <w:noWrap/>
            <w:vAlign w:val="bottom"/>
            <w:hideMark/>
          </w:tcPr>
          <w:p w14:paraId="5E0C7F5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07CF868"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0E3037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54D086E"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TaxiwayIntersection</w:t>
            </w:r>
          </w:p>
        </w:tc>
        <w:tc>
          <w:tcPr>
            <w:tcW w:w="3150" w:type="dxa"/>
            <w:tcBorders>
              <w:top w:val="nil"/>
              <w:left w:val="nil"/>
              <w:bottom w:val="single" w:sz="4" w:space="0" w:color="auto"/>
              <w:right w:val="single" w:sz="4" w:space="0" w:color="auto"/>
            </w:tcBorders>
            <w:shd w:val="clear" w:color="auto" w:fill="auto"/>
            <w:noWrap/>
            <w:vAlign w:val="bottom"/>
            <w:hideMark/>
          </w:tcPr>
          <w:p w14:paraId="2749512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2BA51DA"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50BAC82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009D6D0"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TouchDownLiftOff</w:t>
            </w:r>
          </w:p>
        </w:tc>
        <w:tc>
          <w:tcPr>
            <w:tcW w:w="3150" w:type="dxa"/>
            <w:tcBorders>
              <w:top w:val="nil"/>
              <w:left w:val="nil"/>
              <w:bottom w:val="single" w:sz="4" w:space="0" w:color="auto"/>
              <w:right w:val="single" w:sz="4" w:space="0" w:color="auto"/>
            </w:tcBorders>
            <w:shd w:val="clear" w:color="auto" w:fill="auto"/>
            <w:noWrap/>
            <w:vAlign w:val="bottom"/>
            <w:hideMark/>
          </w:tcPr>
          <w:p w14:paraId="34829B7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1930886"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21F0E11" w14:textId="77777777" w:rsidTr="001758A0">
        <w:trPr>
          <w:cantSplit/>
          <w:trHeight w:hRule="exact" w:val="259"/>
        </w:trPr>
        <w:tc>
          <w:tcPr>
            <w:tcW w:w="4027" w:type="dxa"/>
            <w:tcBorders>
              <w:top w:val="single" w:sz="4" w:space="0" w:color="auto"/>
              <w:left w:val="single" w:sz="4" w:space="0" w:color="auto"/>
              <w:bottom w:val="single" w:sz="4" w:space="0" w:color="95B3D7"/>
              <w:right w:val="single" w:sz="4" w:space="0" w:color="auto"/>
            </w:tcBorders>
            <w:shd w:val="clear" w:color="auto" w:fill="53565A"/>
            <w:noWrap/>
            <w:vAlign w:val="bottom"/>
            <w:hideMark/>
          </w:tcPr>
          <w:p w14:paraId="289E06C2"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Airspace</w:t>
            </w:r>
          </w:p>
        </w:tc>
        <w:tc>
          <w:tcPr>
            <w:tcW w:w="3150" w:type="dxa"/>
            <w:tcBorders>
              <w:top w:val="nil"/>
              <w:left w:val="nil"/>
              <w:bottom w:val="single" w:sz="4" w:space="0" w:color="auto"/>
              <w:right w:val="single" w:sz="4" w:space="0" w:color="auto"/>
            </w:tcBorders>
            <w:shd w:val="clear" w:color="auto" w:fill="53565A"/>
            <w:noWrap/>
            <w:vAlign w:val="bottom"/>
            <w:hideMark/>
          </w:tcPr>
          <w:p w14:paraId="5175F646"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3575C54E"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0F4AB808"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B55A6"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LandmarkSegment</w:t>
            </w:r>
          </w:p>
        </w:tc>
        <w:tc>
          <w:tcPr>
            <w:tcW w:w="3150" w:type="dxa"/>
            <w:tcBorders>
              <w:top w:val="nil"/>
              <w:left w:val="nil"/>
              <w:bottom w:val="single" w:sz="4" w:space="0" w:color="auto"/>
              <w:right w:val="single" w:sz="4" w:space="0" w:color="auto"/>
            </w:tcBorders>
            <w:shd w:val="clear" w:color="auto" w:fill="auto"/>
            <w:noWrap/>
            <w:vAlign w:val="bottom"/>
            <w:hideMark/>
          </w:tcPr>
          <w:p w14:paraId="3CC1B958"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6EF02F12" w14:textId="77777777" w:rsidR="00C96447" w:rsidRPr="007639DA" w:rsidRDefault="00C96447" w:rsidP="001758A0">
            <w:pPr>
              <w:jc w:val="center"/>
              <w:rPr>
                <w:rFonts w:cstheme="minorHAnsi"/>
                <w:color w:val="000000"/>
                <w:sz w:val="18"/>
                <w:szCs w:val="18"/>
              </w:rPr>
            </w:pPr>
            <w:r>
              <w:rPr>
                <w:rFonts w:cstheme="minorHAnsi"/>
                <w:color w:val="000000"/>
                <w:sz w:val="18"/>
                <w:szCs w:val="18"/>
              </w:rPr>
              <w:t>Brad Luken</w:t>
            </w:r>
          </w:p>
        </w:tc>
      </w:tr>
      <w:tr w:rsidR="00C96447" w:rsidRPr="007639DA" w14:paraId="5BB53C5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082D35D"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Obstacle</w:t>
            </w:r>
          </w:p>
        </w:tc>
        <w:tc>
          <w:tcPr>
            <w:tcW w:w="3150" w:type="dxa"/>
            <w:tcBorders>
              <w:top w:val="nil"/>
              <w:left w:val="nil"/>
              <w:bottom w:val="single" w:sz="4" w:space="0" w:color="auto"/>
              <w:right w:val="single" w:sz="4" w:space="0" w:color="auto"/>
            </w:tcBorders>
            <w:shd w:val="clear" w:color="auto" w:fill="auto"/>
            <w:noWrap/>
            <w:vAlign w:val="bottom"/>
            <w:hideMark/>
          </w:tcPr>
          <w:p w14:paraId="75F3630F"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152C333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0030034A"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2D999E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ObstructionArea</w:t>
            </w:r>
          </w:p>
        </w:tc>
        <w:tc>
          <w:tcPr>
            <w:tcW w:w="3150" w:type="dxa"/>
            <w:tcBorders>
              <w:top w:val="nil"/>
              <w:left w:val="nil"/>
              <w:bottom w:val="single" w:sz="4" w:space="0" w:color="auto"/>
              <w:right w:val="single" w:sz="4" w:space="0" w:color="auto"/>
            </w:tcBorders>
            <w:shd w:val="clear" w:color="auto" w:fill="auto"/>
            <w:noWrap/>
            <w:vAlign w:val="bottom"/>
            <w:hideMark/>
          </w:tcPr>
          <w:p w14:paraId="00F1C56E"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562FBB4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6C372A5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CFAD5D2"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ObstructionIdentSurface</w:t>
            </w:r>
          </w:p>
        </w:tc>
        <w:tc>
          <w:tcPr>
            <w:tcW w:w="3150" w:type="dxa"/>
            <w:tcBorders>
              <w:top w:val="nil"/>
              <w:left w:val="nil"/>
              <w:bottom w:val="single" w:sz="4" w:space="0" w:color="auto"/>
              <w:right w:val="single" w:sz="4" w:space="0" w:color="auto"/>
            </w:tcBorders>
            <w:shd w:val="clear" w:color="auto" w:fill="auto"/>
            <w:noWrap/>
            <w:vAlign w:val="bottom"/>
            <w:hideMark/>
          </w:tcPr>
          <w:p w14:paraId="4DE9AC03"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1878C55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139A9FBA"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B602AFE"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ObstructionIdSurface</w:t>
            </w:r>
          </w:p>
        </w:tc>
        <w:tc>
          <w:tcPr>
            <w:tcW w:w="3150" w:type="dxa"/>
            <w:tcBorders>
              <w:top w:val="nil"/>
              <w:left w:val="nil"/>
              <w:bottom w:val="single" w:sz="4" w:space="0" w:color="auto"/>
              <w:right w:val="single" w:sz="4" w:space="0" w:color="auto"/>
            </w:tcBorders>
            <w:shd w:val="clear" w:color="auto" w:fill="auto"/>
            <w:noWrap/>
            <w:vAlign w:val="bottom"/>
            <w:hideMark/>
          </w:tcPr>
          <w:p w14:paraId="535E0E97"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5A629929"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6CFE2A3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DEE5047"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RunwayProtectArea</w:t>
            </w:r>
          </w:p>
        </w:tc>
        <w:tc>
          <w:tcPr>
            <w:tcW w:w="3150" w:type="dxa"/>
            <w:tcBorders>
              <w:top w:val="nil"/>
              <w:left w:val="nil"/>
              <w:bottom w:val="single" w:sz="4" w:space="0" w:color="auto"/>
              <w:right w:val="single" w:sz="4" w:space="0" w:color="auto"/>
            </w:tcBorders>
            <w:shd w:val="clear" w:color="auto" w:fill="auto"/>
            <w:noWrap/>
            <w:vAlign w:val="bottom"/>
            <w:hideMark/>
          </w:tcPr>
          <w:p w14:paraId="2A8A85F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F431EB8"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65E3A0F6"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6DA69B14"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Cadastral</w:t>
            </w:r>
          </w:p>
        </w:tc>
        <w:tc>
          <w:tcPr>
            <w:tcW w:w="3150" w:type="dxa"/>
            <w:tcBorders>
              <w:top w:val="nil"/>
              <w:left w:val="nil"/>
              <w:bottom w:val="single" w:sz="4" w:space="0" w:color="auto"/>
              <w:right w:val="single" w:sz="4" w:space="0" w:color="auto"/>
            </w:tcBorders>
            <w:shd w:val="clear" w:color="auto" w:fill="53565A"/>
            <w:noWrap/>
            <w:vAlign w:val="bottom"/>
            <w:hideMark/>
          </w:tcPr>
          <w:p w14:paraId="2B984E7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0D07235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5A3274D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8A2EDD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AirportBoundary</w:t>
            </w:r>
          </w:p>
        </w:tc>
        <w:tc>
          <w:tcPr>
            <w:tcW w:w="3150" w:type="dxa"/>
            <w:tcBorders>
              <w:top w:val="nil"/>
              <w:left w:val="nil"/>
              <w:bottom w:val="single" w:sz="4" w:space="0" w:color="auto"/>
              <w:right w:val="single" w:sz="4" w:space="0" w:color="auto"/>
            </w:tcBorders>
            <w:shd w:val="clear" w:color="auto" w:fill="auto"/>
            <w:noWrap/>
            <w:vAlign w:val="bottom"/>
            <w:hideMark/>
          </w:tcPr>
          <w:p w14:paraId="4D8AF6DE"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r w:rsidRPr="007639DA">
              <w:rPr>
                <w:rFonts w:cstheme="minorHAnsi"/>
                <w:color w:val="000000"/>
                <w:sz w:val="18"/>
                <w:szCs w:val="18"/>
              </w:rPr>
              <w:t xml:space="preserve"> Management</w:t>
            </w:r>
          </w:p>
        </w:tc>
        <w:tc>
          <w:tcPr>
            <w:tcW w:w="1980" w:type="dxa"/>
            <w:tcBorders>
              <w:top w:val="nil"/>
              <w:left w:val="nil"/>
              <w:bottom w:val="single" w:sz="4" w:space="0" w:color="auto"/>
              <w:right w:val="single" w:sz="4" w:space="0" w:color="auto"/>
            </w:tcBorders>
            <w:shd w:val="clear" w:color="auto" w:fill="auto"/>
            <w:noWrap/>
            <w:vAlign w:val="bottom"/>
            <w:hideMark/>
          </w:tcPr>
          <w:p w14:paraId="672D9177" w14:textId="77777777" w:rsidR="00C96447" w:rsidRPr="007639DA" w:rsidRDefault="00C96447" w:rsidP="001758A0">
            <w:pPr>
              <w:jc w:val="center"/>
              <w:rPr>
                <w:rFonts w:cstheme="minorHAnsi"/>
                <w:color w:val="000000"/>
                <w:sz w:val="18"/>
                <w:szCs w:val="18"/>
              </w:rPr>
            </w:pPr>
            <w:r>
              <w:rPr>
                <w:rFonts w:cstheme="minorHAnsi"/>
                <w:color w:val="000000"/>
                <w:sz w:val="18"/>
                <w:szCs w:val="18"/>
              </w:rPr>
              <w:t>Brad Luken</w:t>
            </w:r>
          </w:p>
        </w:tc>
      </w:tr>
      <w:tr w:rsidR="00C96447" w:rsidRPr="007639DA" w14:paraId="53B32E9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CBA6567"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AirportParcel</w:t>
            </w:r>
          </w:p>
        </w:tc>
        <w:tc>
          <w:tcPr>
            <w:tcW w:w="3150" w:type="dxa"/>
            <w:tcBorders>
              <w:top w:val="nil"/>
              <w:left w:val="nil"/>
              <w:bottom w:val="single" w:sz="4" w:space="0" w:color="auto"/>
              <w:right w:val="single" w:sz="4" w:space="0" w:color="auto"/>
            </w:tcBorders>
            <w:shd w:val="clear" w:color="auto" w:fill="auto"/>
            <w:noWrap/>
            <w:vAlign w:val="bottom"/>
            <w:hideMark/>
          </w:tcPr>
          <w:p w14:paraId="75D10AD0" w14:textId="77777777" w:rsidR="00C96447" w:rsidRPr="007639DA" w:rsidRDefault="00C96447" w:rsidP="001758A0">
            <w:pPr>
              <w:jc w:val="center"/>
              <w:rPr>
                <w:rFonts w:cstheme="minorHAnsi"/>
                <w:color w:val="000000"/>
                <w:sz w:val="18"/>
                <w:szCs w:val="18"/>
              </w:rPr>
            </w:pPr>
            <w:r>
              <w:rPr>
                <w:rFonts w:cstheme="minorHAnsi"/>
                <w:color w:val="000000"/>
                <w:sz w:val="18"/>
                <w:szCs w:val="18"/>
              </w:rPr>
              <w:t>Planning</w:t>
            </w:r>
          </w:p>
        </w:tc>
        <w:tc>
          <w:tcPr>
            <w:tcW w:w="1980" w:type="dxa"/>
            <w:tcBorders>
              <w:top w:val="nil"/>
              <w:left w:val="nil"/>
              <w:bottom w:val="single" w:sz="4" w:space="0" w:color="auto"/>
              <w:right w:val="single" w:sz="4" w:space="0" w:color="auto"/>
            </w:tcBorders>
            <w:shd w:val="clear" w:color="auto" w:fill="auto"/>
            <w:noWrap/>
            <w:vAlign w:val="bottom"/>
            <w:hideMark/>
          </w:tcPr>
          <w:p w14:paraId="6F98CB11" w14:textId="77777777" w:rsidR="00C96447" w:rsidRPr="007639DA" w:rsidRDefault="00C96447" w:rsidP="001758A0">
            <w:pPr>
              <w:jc w:val="center"/>
              <w:rPr>
                <w:rFonts w:cstheme="minorHAnsi"/>
                <w:color w:val="000000"/>
                <w:sz w:val="18"/>
                <w:szCs w:val="18"/>
              </w:rPr>
            </w:pPr>
            <w:r>
              <w:rPr>
                <w:rFonts w:cstheme="minorHAnsi"/>
                <w:color w:val="000000"/>
                <w:sz w:val="18"/>
                <w:szCs w:val="18"/>
              </w:rPr>
              <w:t>Chris Diprima</w:t>
            </w:r>
          </w:p>
        </w:tc>
      </w:tr>
      <w:tr w:rsidR="00C96447" w:rsidRPr="007639DA" w14:paraId="5FB2226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C0FCBA6"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County</w:t>
            </w:r>
          </w:p>
        </w:tc>
        <w:tc>
          <w:tcPr>
            <w:tcW w:w="3150" w:type="dxa"/>
            <w:tcBorders>
              <w:top w:val="nil"/>
              <w:left w:val="nil"/>
              <w:bottom w:val="single" w:sz="4" w:space="0" w:color="auto"/>
              <w:right w:val="single" w:sz="4" w:space="0" w:color="auto"/>
            </w:tcBorders>
            <w:shd w:val="clear" w:color="auto" w:fill="auto"/>
            <w:noWrap/>
            <w:vAlign w:val="bottom"/>
            <w:hideMark/>
          </w:tcPr>
          <w:p w14:paraId="250462E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34529886"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0CD6FEF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FDE751A"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EasementsAndRightsofWay</w:t>
            </w:r>
          </w:p>
        </w:tc>
        <w:tc>
          <w:tcPr>
            <w:tcW w:w="3150" w:type="dxa"/>
            <w:tcBorders>
              <w:top w:val="nil"/>
              <w:left w:val="nil"/>
              <w:bottom w:val="single" w:sz="4" w:space="0" w:color="auto"/>
              <w:right w:val="single" w:sz="4" w:space="0" w:color="auto"/>
            </w:tcBorders>
            <w:shd w:val="clear" w:color="auto" w:fill="auto"/>
            <w:noWrap/>
            <w:vAlign w:val="bottom"/>
            <w:hideMark/>
          </w:tcPr>
          <w:p w14:paraId="243F3C51"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28F9A90C" w14:textId="77777777" w:rsidR="00C96447" w:rsidRPr="007639DA" w:rsidRDefault="00C96447" w:rsidP="001758A0">
            <w:pPr>
              <w:jc w:val="center"/>
              <w:rPr>
                <w:rFonts w:cstheme="minorHAnsi"/>
                <w:color w:val="000000"/>
                <w:sz w:val="18"/>
                <w:szCs w:val="18"/>
              </w:rPr>
            </w:pPr>
            <w:r>
              <w:rPr>
                <w:rFonts w:cstheme="minorHAnsi"/>
                <w:color w:val="000000"/>
                <w:sz w:val="18"/>
                <w:szCs w:val="18"/>
              </w:rPr>
              <w:t>Brad Luken</w:t>
            </w:r>
          </w:p>
        </w:tc>
      </w:tr>
      <w:tr w:rsidR="00C96447" w:rsidRPr="007639DA" w14:paraId="30DCD73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F00EA48"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FAARegionArea</w:t>
            </w:r>
          </w:p>
        </w:tc>
        <w:tc>
          <w:tcPr>
            <w:tcW w:w="3150" w:type="dxa"/>
            <w:tcBorders>
              <w:top w:val="nil"/>
              <w:left w:val="nil"/>
              <w:bottom w:val="single" w:sz="4" w:space="0" w:color="auto"/>
              <w:right w:val="single" w:sz="4" w:space="0" w:color="auto"/>
            </w:tcBorders>
            <w:shd w:val="clear" w:color="auto" w:fill="auto"/>
            <w:noWrap/>
            <w:vAlign w:val="bottom"/>
            <w:hideMark/>
          </w:tcPr>
          <w:p w14:paraId="512892BD" w14:textId="77777777" w:rsidR="00C96447" w:rsidRPr="007639DA" w:rsidRDefault="00C96447" w:rsidP="001758A0">
            <w:pPr>
              <w:jc w:val="center"/>
              <w:rPr>
                <w:rFonts w:cstheme="minorHAnsi"/>
                <w:color w:val="000000"/>
                <w:sz w:val="18"/>
                <w:szCs w:val="18"/>
              </w:rPr>
            </w:pPr>
            <w:r>
              <w:rPr>
                <w:rFonts w:cstheme="minorHAnsi"/>
                <w:color w:val="000000"/>
                <w:sz w:val="18"/>
                <w:szCs w:val="18"/>
              </w:rPr>
              <w:t>FAA (ADO)</w:t>
            </w:r>
          </w:p>
        </w:tc>
        <w:tc>
          <w:tcPr>
            <w:tcW w:w="1980" w:type="dxa"/>
            <w:tcBorders>
              <w:top w:val="nil"/>
              <w:left w:val="nil"/>
              <w:bottom w:val="single" w:sz="4" w:space="0" w:color="auto"/>
              <w:right w:val="single" w:sz="4" w:space="0" w:color="auto"/>
            </w:tcBorders>
            <w:shd w:val="clear" w:color="auto" w:fill="auto"/>
            <w:noWrap/>
            <w:vAlign w:val="bottom"/>
            <w:hideMark/>
          </w:tcPr>
          <w:p w14:paraId="1C923A8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0150867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3382D79"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LandUse</w:t>
            </w:r>
          </w:p>
        </w:tc>
        <w:tc>
          <w:tcPr>
            <w:tcW w:w="3150" w:type="dxa"/>
            <w:tcBorders>
              <w:top w:val="nil"/>
              <w:left w:val="nil"/>
              <w:bottom w:val="single" w:sz="4" w:space="0" w:color="auto"/>
              <w:right w:val="single" w:sz="4" w:space="0" w:color="auto"/>
            </w:tcBorders>
            <w:shd w:val="clear" w:color="auto" w:fill="auto"/>
            <w:noWrap/>
            <w:vAlign w:val="bottom"/>
            <w:hideMark/>
          </w:tcPr>
          <w:p w14:paraId="3D35370D" w14:textId="77777777" w:rsidR="00C96447" w:rsidRPr="007639DA" w:rsidRDefault="00C96447" w:rsidP="001758A0">
            <w:pPr>
              <w:jc w:val="center"/>
              <w:rPr>
                <w:rFonts w:cstheme="minorHAnsi"/>
                <w:color w:val="000000"/>
                <w:sz w:val="18"/>
                <w:szCs w:val="18"/>
              </w:rPr>
            </w:pPr>
            <w:r>
              <w:rPr>
                <w:rFonts w:cstheme="minorHAnsi"/>
                <w:color w:val="000000"/>
                <w:sz w:val="18"/>
                <w:szCs w:val="18"/>
              </w:rPr>
              <w:t>Planning</w:t>
            </w:r>
          </w:p>
        </w:tc>
        <w:tc>
          <w:tcPr>
            <w:tcW w:w="1980" w:type="dxa"/>
            <w:tcBorders>
              <w:top w:val="nil"/>
              <w:left w:val="nil"/>
              <w:bottom w:val="single" w:sz="4" w:space="0" w:color="auto"/>
              <w:right w:val="single" w:sz="4" w:space="0" w:color="auto"/>
            </w:tcBorders>
            <w:shd w:val="clear" w:color="auto" w:fill="auto"/>
            <w:noWrap/>
            <w:vAlign w:val="bottom"/>
            <w:hideMark/>
          </w:tcPr>
          <w:p w14:paraId="3D8DBB20" w14:textId="77777777" w:rsidR="00C96447" w:rsidRPr="007639DA" w:rsidRDefault="00C96447" w:rsidP="001758A0">
            <w:pPr>
              <w:jc w:val="center"/>
              <w:rPr>
                <w:rFonts w:cstheme="minorHAnsi"/>
                <w:color w:val="000000"/>
                <w:sz w:val="18"/>
                <w:szCs w:val="18"/>
              </w:rPr>
            </w:pPr>
            <w:r>
              <w:rPr>
                <w:rFonts w:cstheme="minorHAnsi"/>
                <w:color w:val="000000"/>
                <w:sz w:val="18"/>
                <w:szCs w:val="18"/>
              </w:rPr>
              <w:t>Chris Diprima</w:t>
            </w:r>
          </w:p>
        </w:tc>
      </w:tr>
      <w:tr w:rsidR="00C96447" w:rsidRPr="007639DA" w14:paraId="3B754F0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942E317"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LeaseZone</w:t>
            </w:r>
          </w:p>
        </w:tc>
        <w:tc>
          <w:tcPr>
            <w:tcW w:w="3150" w:type="dxa"/>
            <w:tcBorders>
              <w:top w:val="nil"/>
              <w:left w:val="nil"/>
              <w:bottom w:val="single" w:sz="4" w:space="0" w:color="auto"/>
              <w:right w:val="single" w:sz="4" w:space="0" w:color="auto"/>
            </w:tcBorders>
            <w:shd w:val="clear" w:color="auto" w:fill="auto"/>
            <w:noWrap/>
            <w:vAlign w:val="bottom"/>
            <w:hideMark/>
          </w:tcPr>
          <w:p w14:paraId="660E9FC1"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Planning </w:t>
            </w:r>
          </w:p>
        </w:tc>
        <w:tc>
          <w:tcPr>
            <w:tcW w:w="1980" w:type="dxa"/>
            <w:tcBorders>
              <w:top w:val="nil"/>
              <w:left w:val="nil"/>
              <w:bottom w:val="single" w:sz="4" w:space="0" w:color="auto"/>
              <w:right w:val="single" w:sz="4" w:space="0" w:color="auto"/>
            </w:tcBorders>
            <w:shd w:val="clear" w:color="auto" w:fill="auto"/>
            <w:noWrap/>
            <w:vAlign w:val="bottom"/>
            <w:hideMark/>
          </w:tcPr>
          <w:p w14:paraId="5A138F82" w14:textId="77777777" w:rsidR="00C96447" w:rsidRPr="007639DA" w:rsidRDefault="00C96447" w:rsidP="001758A0">
            <w:pPr>
              <w:jc w:val="center"/>
              <w:rPr>
                <w:rFonts w:cstheme="minorHAnsi"/>
                <w:color w:val="000000"/>
                <w:sz w:val="18"/>
                <w:szCs w:val="18"/>
              </w:rPr>
            </w:pPr>
            <w:r>
              <w:rPr>
                <w:rFonts w:cstheme="minorHAnsi"/>
                <w:color w:val="000000"/>
                <w:sz w:val="18"/>
                <w:szCs w:val="18"/>
              </w:rPr>
              <w:t>Chris Diprima</w:t>
            </w:r>
          </w:p>
        </w:tc>
      </w:tr>
      <w:tr w:rsidR="00C96447" w:rsidRPr="007639DA" w14:paraId="662138E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E65D9D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Municipality</w:t>
            </w:r>
          </w:p>
        </w:tc>
        <w:tc>
          <w:tcPr>
            <w:tcW w:w="3150" w:type="dxa"/>
            <w:tcBorders>
              <w:top w:val="nil"/>
              <w:left w:val="nil"/>
              <w:bottom w:val="single" w:sz="4" w:space="0" w:color="auto"/>
              <w:right w:val="single" w:sz="4" w:space="0" w:color="auto"/>
            </w:tcBorders>
            <w:shd w:val="clear" w:color="auto" w:fill="auto"/>
            <w:noWrap/>
            <w:vAlign w:val="bottom"/>
            <w:hideMark/>
          </w:tcPr>
          <w:p w14:paraId="4462270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04810ECB"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3E43EA6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390770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Parcel</w:t>
            </w:r>
          </w:p>
        </w:tc>
        <w:tc>
          <w:tcPr>
            <w:tcW w:w="3150" w:type="dxa"/>
            <w:tcBorders>
              <w:top w:val="nil"/>
              <w:left w:val="nil"/>
              <w:bottom w:val="single" w:sz="4" w:space="0" w:color="auto"/>
              <w:right w:val="single" w:sz="4" w:space="0" w:color="auto"/>
            </w:tcBorders>
            <w:shd w:val="clear" w:color="auto" w:fill="auto"/>
            <w:noWrap/>
            <w:vAlign w:val="bottom"/>
            <w:hideMark/>
          </w:tcPr>
          <w:p w14:paraId="7833B04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71FE27A5"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495B78F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E83C52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State</w:t>
            </w:r>
          </w:p>
        </w:tc>
        <w:tc>
          <w:tcPr>
            <w:tcW w:w="3150" w:type="dxa"/>
            <w:tcBorders>
              <w:top w:val="nil"/>
              <w:left w:val="nil"/>
              <w:bottom w:val="single" w:sz="4" w:space="0" w:color="auto"/>
              <w:right w:val="single" w:sz="4" w:space="0" w:color="auto"/>
            </w:tcBorders>
            <w:shd w:val="clear" w:color="auto" w:fill="auto"/>
            <w:noWrap/>
            <w:vAlign w:val="bottom"/>
            <w:hideMark/>
          </w:tcPr>
          <w:p w14:paraId="302E9C2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0728F569"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79689B7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53B6714"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Zoning</w:t>
            </w:r>
          </w:p>
        </w:tc>
        <w:tc>
          <w:tcPr>
            <w:tcW w:w="3150" w:type="dxa"/>
            <w:tcBorders>
              <w:top w:val="nil"/>
              <w:left w:val="nil"/>
              <w:bottom w:val="single" w:sz="4" w:space="0" w:color="auto"/>
              <w:right w:val="single" w:sz="4" w:space="0" w:color="auto"/>
            </w:tcBorders>
            <w:shd w:val="clear" w:color="auto" w:fill="auto"/>
            <w:noWrap/>
            <w:vAlign w:val="bottom"/>
            <w:hideMark/>
          </w:tcPr>
          <w:p w14:paraId="62EE469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6A166D36"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1E67CDDF"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D20FED2"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Environmental</w:t>
            </w:r>
          </w:p>
        </w:tc>
        <w:tc>
          <w:tcPr>
            <w:tcW w:w="3150" w:type="dxa"/>
            <w:tcBorders>
              <w:top w:val="nil"/>
              <w:left w:val="nil"/>
              <w:bottom w:val="single" w:sz="4" w:space="0" w:color="auto"/>
              <w:right w:val="single" w:sz="4" w:space="0" w:color="auto"/>
            </w:tcBorders>
            <w:shd w:val="clear" w:color="auto" w:fill="53565A"/>
            <w:noWrap/>
            <w:vAlign w:val="bottom"/>
            <w:hideMark/>
          </w:tcPr>
          <w:p w14:paraId="35DC88FE"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688055C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60BE144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F51B34A"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EnvironmentalContaminationArea</w:t>
            </w:r>
          </w:p>
        </w:tc>
        <w:tc>
          <w:tcPr>
            <w:tcW w:w="3150" w:type="dxa"/>
            <w:tcBorders>
              <w:top w:val="nil"/>
              <w:left w:val="nil"/>
              <w:bottom w:val="single" w:sz="4" w:space="0" w:color="auto"/>
              <w:right w:val="single" w:sz="4" w:space="0" w:color="auto"/>
            </w:tcBorders>
            <w:shd w:val="clear" w:color="auto" w:fill="auto"/>
            <w:noWrap/>
            <w:vAlign w:val="bottom"/>
            <w:hideMark/>
          </w:tcPr>
          <w:p w14:paraId="4C57D81A" w14:textId="77777777" w:rsidR="00C96447" w:rsidRPr="007639DA" w:rsidRDefault="00C96447" w:rsidP="001758A0">
            <w:pPr>
              <w:jc w:val="center"/>
              <w:rPr>
                <w:rFonts w:cstheme="minorHAnsi"/>
                <w:color w:val="000000"/>
                <w:sz w:val="18"/>
                <w:szCs w:val="18"/>
              </w:rPr>
            </w:pPr>
            <w:r>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vAlign w:val="bottom"/>
            <w:hideMark/>
          </w:tcPr>
          <w:p w14:paraId="610A3C7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Houshang Esmaili</w:t>
            </w:r>
          </w:p>
        </w:tc>
      </w:tr>
      <w:tr w:rsidR="00C96447" w:rsidRPr="007639DA" w14:paraId="549BA80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71C64A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FaunaHazardArea</w:t>
            </w:r>
          </w:p>
        </w:tc>
        <w:tc>
          <w:tcPr>
            <w:tcW w:w="3150" w:type="dxa"/>
            <w:tcBorders>
              <w:top w:val="nil"/>
              <w:left w:val="nil"/>
              <w:bottom w:val="single" w:sz="4" w:space="0" w:color="auto"/>
              <w:right w:val="single" w:sz="4" w:space="0" w:color="auto"/>
            </w:tcBorders>
            <w:shd w:val="clear" w:color="auto" w:fill="auto"/>
            <w:noWrap/>
            <w:vAlign w:val="bottom"/>
            <w:hideMark/>
          </w:tcPr>
          <w:p w14:paraId="174DF60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vAlign w:val="bottom"/>
            <w:hideMark/>
          </w:tcPr>
          <w:p w14:paraId="24E3DCD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Houshang Esmaili</w:t>
            </w:r>
          </w:p>
        </w:tc>
      </w:tr>
      <w:tr w:rsidR="00C96447" w:rsidRPr="007639DA" w14:paraId="2B7BCAC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288F2E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FloodZone</w:t>
            </w:r>
          </w:p>
        </w:tc>
        <w:tc>
          <w:tcPr>
            <w:tcW w:w="3150" w:type="dxa"/>
            <w:tcBorders>
              <w:top w:val="nil"/>
              <w:left w:val="nil"/>
              <w:bottom w:val="single" w:sz="4" w:space="0" w:color="auto"/>
              <w:right w:val="single" w:sz="4" w:space="0" w:color="auto"/>
            </w:tcBorders>
            <w:shd w:val="clear" w:color="auto" w:fill="auto"/>
            <w:noWrap/>
            <w:vAlign w:val="bottom"/>
            <w:hideMark/>
          </w:tcPr>
          <w:p w14:paraId="0ADC294B"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vAlign w:val="bottom"/>
            <w:hideMark/>
          </w:tcPr>
          <w:p w14:paraId="3B28E8E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Houshang Esmaili</w:t>
            </w:r>
          </w:p>
        </w:tc>
      </w:tr>
      <w:tr w:rsidR="00C96447" w:rsidRPr="007639DA" w14:paraId="421E955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71ED42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FloraSpeciesSite</w:t>
            </w:r>
          </w:p>
        </w:tc>
        <w:tc>
          <w:tcPr>
            <w:tcW w:w="3150" w:type="dxa"/>
            <w:tcBorders>
              <w:top w:val="nil"/>
              <w:left w:val="nil"/>
              <w:bottom w:val="single" w:sz="4" w:space="0" w:color="auto"/>
              <w:right w:val="single" w:sz="4" w:space="0" w:color="auto"/>
            </w:tcBorders>
            <w:shd w:val="clear" w:color="auto" w:fill="auto"/>
            <w:noWrap/>
            <w:vAlign w:val="bottom"/>
            <w:hideMark/>
          </w:tcPr>
          <w:p w14:paraId="04BD242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Landscaping</w:t>
            </w:r>
          </w:p>
        </w:tc>
        <w:tc>
          <w:tcPr>
            <w:tcW w:w="1980" w:type="dxa"/>
            <w:tcBorders>
              <w:top w:val="nil"/>
              <w:left w:val="nil"/>
              <w:bottom w:val="single" w:sz="4" w:space="0" w:color="auto"/>
              <w:right w:val="single" w:sz="4" w:space="0" w:color="auto"/>
            </w:tcBorders>
            <w:shd w:val="clear" w:color="auto" w:fill="auto"/>
            <w:noWrap/>
            <w:vAlign w:val="bottom"/>
            <w:hideMark/>
          </w:tcPr>
          <w:p w14:paraId="671F9832" w14:textId="77777777" w:rsidR="00C96447" w:rsidRPr="007639DA" w:rsidRDefault="00C96447" w:rsidP="001758A0">
            <w:pPr>
              <w:jc w:val="center"/>
              <w:rPr>
                <w:rFonts w:cstheme="minorHAnsi"/>
                <w:color w:val="000000"/>
                <w:sz w:val="18"/>
                <w:szCs w:val="18"/>
              </w:rPr>
            </w:pPr>
            <w:r>
              <w:rPr>
                <w:rFonts w:cstheme="minorHAnsi"/>
                <w:color w:val="000000"/>
                <w:sz w:val="18"/>
                <w:szCs w:val="18"/>
              </w:rPr>
              <w:t>Jim Basil</w:t>
            </w:r>
          </w:p>
        </w:tc>
      </w:tr>
      <w:tr w:rsidR="00C96447" w:rsidRPr="007639DA" w14:paraId="567401B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A535ED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ForestStandArea</w:t>
            </w:r>
          </w:p>
        </w:tc>
        <w:tc>
          <w:tcPr>
            <w:tcW w:w="3150" w:type="dxa"/>
            <w:tcBorders>
              <w:top w:val="nil"/>
              <w:left w:val="nil"/>
              <w:bottom w:val="single" w:sz="4" w:space="0" w:color="auto"/>
              <w:right w:val="single" w:sz="4" w:space="0" w:color="auto"/>
            </w:tcBorders>
            <w:shd w:val="clear" w:color="auto" w:fill="auto"/>
            <w:noWrap/>
            <w:vAlign w:val="bottom"/>
            <w:hideMark/>
          </w:tcPr>
          <w:p w14:paraId="5B6AB8E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hideMark/>
          </w:tcPr>
          <w:p w14:paraId="28441205" w14:textId="77777777" w:rsidR="00C96447" w:rsidRPr="007639DA" w:rsidRDefault="00C96447" w:rsidP="001758A0">
            <w:pPr>
              <w:jc w:val="center"/>
              <w:rPr>
                <w:rFonts w:cstheme="minorHAnsi"/>
                <w:color w:val="000000"/>
                <w:sz w:val="18"/>
                <w:szCs w:val="18"/>
              </w:rPr>
            </w:pPr>
            <w:r w:rsidRPr="008D7D41">
              <w:rPr>
                <w:rFonts w:cstheme="minorHAnsi"/>
                <w:color w:val="000000"/>
                <w:sz w:val="18"/>
                <w:szCs w:val="18"/>
              </w:rPr>
              <w:t>Houshang Esmaili</w:t>
            </w:r>
          </w:p>
        </w:tc>
      </w:tr>
      <w:tr w:rsidR="00C96447" w:rsidRPr="007639DA" w14:paraId="3DE0E8B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B72904A"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HazardousMaterialStorageSite</w:t>
            </w:r>
          </w:p>
        </w:tc>
        <w:tc>
          <w:tcPr>
            <w:tcW w:w="3150" w:type="dxa"/>
            <w:tcBorders>
              <w:top w:val="nil"/>
              <w:left w:val="nil"/>
              <w:bottom w:val="single" w:sz="4" w:space="0" w:color="auto"/>
              <w:right w:val="single" w:sz="4" w:space="0" w:color="auto"/>
            </w:tcBorders>
            <w:shd w:val="clear" w:color="auto" w:fill="auto"/>
            <w:noWrap/>
            <w:vAlign w:val="bottom"/>
            <w:hideMark/>
          </w:tcPr>
          <w:p w14:paraId="3516335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hideMark/>
          </w:tcPr>
          <w:p w14:paraId="2FBB4208" w14:textId="77777777" w:rsidR="00C96447" w:rsidRPr="007639DA" w:rsidRDefault="00C96447" w:rsidP="001758A0">
            <w:pPr>
              <w:jc w:val="center"/>
              <w:rPr>
                <w:rFonts w:cstheme="minorHAnsi"/>
                <w:color w:val="000000"/>
                <w:sz w:val="18"/>
                <w:szCs w:val="18"/>
              </w:rPr>
            </w:pPr>
            <w:r w:rsidRPr="008D7D41">
              <w:rPr>
                <w:rFonts w:cstheme="minorHAnsi"/>
                <w:color w:val="000000"/>
                <w:sz w:val="18"/>
                <w:szCs w:val="18"/>
              </w:rPr>
              <w:t>Houshang Esmaili</w:t>
            </w:r>
          </w:p>
        </w:tc>
      </w:tr>
      <w:tr w:rsidR="00C96447" w:rsidRPr="007639DA" w14:paraId="6C304EA9" w14:textId="77777777" w:rsidTr="001758A0">
        <w:trPr>
          <w:cantSplit/>
          <w:trHeight w:hRule="exact" w:val="235"/>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84BF2EA"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NoiseContour</w:t>
            </w:r>
          </w:p>
        </w:tc>
        <w:tc>
          <w:tcPr>
            <w:tcW w:w="3150" w:type="dxa"/>
            <w:tcBorders>
              <w:top w:val="nil"/>
              <w:left w:val="nil"/>
              <w:bottom w:val="single" w:sz="4" w:space="0" w:color="auto"/>
              <w:right w:val="single" w:sz="4" w:space="0" w:color="auto"/>
            </w:tcBorders>
            <w:shd w:val="clear" w:color="auto" w:fill="auto"/>
            <w:noWrap/>
            <w:vAlign w:val="bottom"/>
            <w:hideMark/>
          </w:tcPr>
          <w:p w14:paraId="14B2FDB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Noise Abatement</w:t>
            </w:r>
          </w:p>
        </w:tc>
        <w:tc>
          <w:tcPr>
            <w:tcW w:w="1980" w:type="dxa"/>
            <w:tcBorders>
              <w:top w:val="nil"/>
              <w:left w:val="nil"/>
              <w:bottom w:val="single" w:sz="4" w:space="0" w:color="auto"/>
              <w:right w:val="single" w:sz="4" w:space="0" w:color="auto"/>
            </w:tcBorders>
            <w:shd w:val="clear" w:color="auto" w:fill="auto"/>
            <w:noWrap/>
            <w:vAlign w:val="bottom"/>
            <w:hideMark/>
          </w:tcPr>
          <w:p w14:paraId="31BAF40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Bert Ganoung</w:t>
            </w:r>
          </w:p>
        </w:tc>
      </w:tr>
      <w:tr w:rsidR="00C96447" w:rsidRPr="007639DA" w14:paraId="746A9F8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446AA59"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NoiseIncident</w:t>
            </w:r>
          </w:p>
        </w:tc>
        <w:tc>
          <w:tcPr>
            <w:tcW w:w="3150" w:type="dxa"/>
            <w:tcBorders>
              <w:top w:val="nil"/>
              <w:left w:val="nil"/>
              <w:bottom w:val="single" w:sz="4" w:space="0" w:color="auto"/>
              <w:right w:val="single" w:sz="4" w:space="0" w:color="auto"/>
            </w:tcBorders>
            <w:shd w:val="clear" w:color="auto" w:fill="auto"/>
            <w:noWrap/>
            <w:vAlign w:val="bottom"/>
            <w:hideMark/>
          </w:tcPr>
          <w:p w14:paraId="7601E30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Noise Abatement</w:t>
            </w:r>
          </w:p>
        </w:tc>
        <w:tc>
          <w:tcPr>
            <w:tcW w:w="1980" w:type="dxa"/>
            <w:tcBorders>
              <w:top w:val="nil"/>
              <w:left w:val="nil"/>
              <w:bottom w:val="single" w:sz="4" w:space="0" w:color="auto"/>
              <w:right w:val="single" w:sz="4" w:space="0" w:color="auto"/>
            </w:tcBorders>
            <w:shd w:val="clear" w:color="auto" w:fill="auto"/>
            <w:noWrap/>
            <w:vAlign w:val="bottom"/>
            <w:hideMark/>
          </w:tcPr>
          <w:p w14:paraId="416FADC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Bert Ganoung</w:t>
            </w:r>
          </w:p>
        </w:tc>
      </w:tr>
      <w:tr w:rsidR="00C96447" w:rsidRPr="007639DA" w14:paraId="65D0A31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9760D80"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NoiseMonitoringPoint</w:t>
            </w:r>
          </w:p>
        </w:tc>
        <w:tc>
          <w:tcPr>
            <w:tcW w:w="3150" w:type="dxa"/>
            <w:tcBorders>
              <w:top w:val="nil"/>
              <w:left w:val="nil"/>
              <w:bottom w:val="single" w:sz="4" w:space="0" w:color="auto"/>
              <w:right w:val="single" w:sz="4" w:space="0" w:color="auto"/>
            </w:tcBorders>
            <w:shd w:val="clear" w:color="auto" w:fill="auto"/>
            <w:noWrap/>
            <w:vAlign w:val="bottom"/>
            <w:hideMark/>
          </w:tcPr>
          <w:p w14:paraId="00F0C83D"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Noise Abatement</w:t>
            </w:r>
          </w:p>
        </w:tc>
        <w:tc>
          <w:tcPr>
            <w:tcW w:w="1980" w:type="dxa"/>
            <w:tcBorders>
              <w:top w:val="nil"/>
              <w:left w:val="nil"/>
              <w:bottom w:val="single" w:sz="4" w:space="0" w:color="auto"/>
              <w:right w:val="single" w:sz="4" w:space="0" w:color="auto"/>
            </w:tcBorders>
            <w:shd w:val="clear" w:color="auto" w:fill="auto"/>
            <w:noWrap/>
            <w:vAlign w:val="bottom"/>
            <w:hideMark/>
          </w:tcPr>
          <w:p w14:paraId="303E6C6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Bert Ganoung</w:t>
            </w:r>
          </w:p>
        </w:tc>
      </w:tr>
      <w:tr w:rsidR="00C96447" w:rsidRPr="007639DA" w14:paraId="65338A2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00ED87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SampleCollectionPoint</w:t>
            </w:r>
          </w:p>
        </w:tc>
        <w:tc>
          <w:tcPr>
            <w:tcW w:w="3150" w:type="dxa"/>
            <w:tcBorders>
              <w:top w:val="nil"/>
              <w:left w:val="nil"/>
              <w:bottom w:val="single" w:sz="4" w:space="0" w:color="auto"/>
              <w:right w:val="single" w:sz="4" w:space="0" w:color="auto"/>
            </w:tcBorders>
            <w:shd w:val="clear" w:color="auto" w:fill="auto"/>
            <w:noWrap/>
            <w:vAlign w:val="bottom"/>
            <w:hideMark/>
          </w:tcPr>
          <w:p w14:paraId="2492C9C9"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vAlign w:val="bottom"/>
            <w:hideMark/>
          </w:tcPr>
          <w:p w14:paraId="2E53F039"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Houshang Esmaili</w:t>
            </w:r>
          </w:p>
        </w:tc>
      </w:tr>
      <w:tr w:rsidR="00C96447" w:rsidRPr="007639DA" w14:paraId="5E5FF8B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547028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Shoreline</w:t>
            </w:r>
          </w:p>
        </w:tc>
        <w:tc>
          <w:tcPr>
            <w:tcW w:w="3150" w:type="dxa"/>
            <w:tcBorders>
              <w:top w:val="nil"/>
              <w:left w:val="nil"/>
              <w:bottom w:val="single" w:sz="4" w:space="0" w:color="auto"/>
              <w:right w:val="single" w:sz="4" w:space="0" w:color="auto"/>
            </w:tcBorders>
            <w:shd w:val="clear" w:color="auto" w:fill="auto"/>
            <w:noWrap/>
            <w:vAlign w:val="bottom"/>
            <w:hideMark/>
          </w:tcPr>
          <w:p w14:paraId="10380BF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vAlign w:val="bottom"/>
            <w:hideMark/>
          </w:tcPr>
          <w:p w14:paraId="5130F62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Houshang Esmaili</w:t>
            </w:r>
          </w:p>
        </w:tc>
      </w:tr>
      <w:tr w:rsidR="00C96447" w:rsidRPr="007639DA" w14:paraId="770C8A9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2D4F69F"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Wetland</w:t>
            </w:r>
          </w:p>
        </w:tc>
        <w:tc>
          <w:tcPr>
            <w:tcW w:w="3150" w:type="dxa"/>
            <w:tcBorders>
              <w:top w:val="nil"/>
              <w:left w:val="nil"/>
              <w:bottom w:val="single" w:sz="4" w:space="0" w:color="auto"/>
              <w:right w:val="single" w:sz="4" w:space="0" w:color="auto"/>
            </w:tcBorders>
            <w:shd w:val="clear" w:color="auto" w:fill="auto"/>
            <w:noWrap/>
            <w:vAlign w:val="bottom"/>
            <w:hideMark/>
          </w:tcPr>
          <w:p w14:paraId="5F05F47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vAlign w:val="bottom"/>
            <w:hideMark/>
          </w:tcPr>
          <w:p w14:paraId="027FAC9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Houshang Esmaili</w:t>
            </w:r>
          </w:p>
        </w:tc>
      </w:tr>
      <w:tr w:rsidR="00C96447" w:rsidRPr="007639DA" w14:paraId="4A3E56FE"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72CF6F5"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Geodetic</w:t>
            </w:r>
          </w:p>
        </w:tc>
        <w:tc>
          <w:tcPr>
            <w:tcW w:w="3150" w:type="dxa"/>
            <w:tcBorders>
              <w:top w:val="nil"/>
              <w:left w:val="nil"/>
              <w:bottom w:val="single" w:sz="4" w:space="0" w:color="auto"/>
              <w:right w:val="single" w:sz="4" w:space="0" w:color="auto"/>
            </w:tcBorders>
            <w:shd w:val="clear" w:color="auto" w:fill="53565A"/>
            <w:noWrap/>
            <w:vAlign w:val="bottom"/>
            <w:hideMark/>
          </w:tcPr>
          <w:p w14:paraId="530ADF6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632980C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55793B8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49C1C0C"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AirportControlPoint</w:t>
            </w:r>
          </w:p>
        </w:tc>
        <w:tc>
          <w:tcPr>
            <w:tcW w:w="3150" w:type="dxa"/>
            <w:tcBorders>
              <w:top w:val="nil"/>
              <w:left w:val="nil"/>
              <w:bottom w:val="single" w:sz="4" w:space="0" w:color="auto"/>
              <w:right w:val="single" w:sz="4" w:space="0" w:color="auto"/>
            </w:tcBorders>
            <w:shd w:val="clear" w:color="auto" w:fill="auto"/>
            <w:noWrap/>
            <w:vAlign w:val="bottom"/>
            <w:hideMark/>
          </w:tcPr>
          <w:p w14:paraId="03ECE708"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r w:rsidRPr="007639DA">
              <w:rPr>
                <w:rFonts w:cstheme="minorHAnsi"/>
                <w:color w:val="000000"/>
                <w:sz w:val="18"/>
                <w:szCs w:val="18"/>
              </w:rPr>
              <w:t xml:space="preserve"> Management</w:t>
            </w:r>
          </w:p>
        </w:tc>
        <w:tc>
          <w:tcPr>
            <w:tcW w:w="1980" w:type="dxa"/>
            <w:tcBorders>
              <w:top w:val="nil"/>
              <w:left w:val="nil"/>
              <w:bottom w:val="single" w:sz="4" w:space="0" w:color="auto"/>
              <w:right w:val="single" w:sz="4" w:space="0" w:color="auto"/>
            </w:tcBorders>
            <w:shd w:val="clear" w:color="auto" w:fill="auto"/>
            <w:noWrap/>
            <w:vAlign w:val="bottom"/>
            <w:hideMark/>
          </w:tcPr>
          <w:p w14:paraId="3267DC3F" w14:textId="77777777" w:rsidR="00C96447" w:rsidRPr="007639DA" w:rsidRDefault="00C96447" w:rsidP="001758A0">
            <w:pPr>
              <w:jc w:val="center"/>
              <w:rPr>
                <w:rFonts w:cstheme="minorHAnsi"/>
                <w:color w:val="000000"/>
                <w:sz w:val="18"/>
                <w:szCs w:val="18"/>
              </w:rPr>
            </w:pPr>
            <w:r>
              <w:rPr>
                <w:rFonts w:cstheme="minorHAnsi"/>
                <w:color w:val="000000"/>
                <w:sz w:val="18"/>
                <w:szCs w:val="18"/>
              </w:rPr>
              <w:t>Brad Luken</w:t>
            </w:r>
          </w:p>
        </w:tc>
      </w:tr>
      <w:tr w:rsidR="00C96447" w:rsidRPr="007639DA" w14:paraId="79C4AA2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6ED46F8"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CoordinateGridArea</w:t>
            </w:r>
          </w:p>
        </w:tc>
        <w:tc>
          <w:tcPr>
            <w:tcW w:w="3150" w:type="dxa"/>
            <w:tcBorders>
              <w:top w:val="nil"/>
              <w:left w:val="nil"/>
              <w:bottom w:val="single" w:sz="4" w:space="0" w:color="auto"/>
              <w:right w:val="single" w:sz="4" w:space="0" w:color="auto"/>
            </w:tcBorders>
            <w:shd w:val="clear" w:color="auto" w:fill="auto"/>
            <w:noWrap/>
            <w:vAlign w:val="bottom"/>
            <w:hideMark/>
          </w:tcPr>
          <w:p w14:paraId="77C84FE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5AAEAA35"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75E3666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8C0F137"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ElevationContour</w:t>
            </w:r>
          </w:p>
        </w:tc>
        <w:tc>
          <w:tcPr>
            <w:tcW w:w="3150" w:type="dxa"/>
            <w:tcBorders>
              <w:top w:val="nil"/>
              <w:left w:val="nil"/>
              <w:bottom w:val="single" w:sz="4" w:space="0" w:color="auto"/>
              <w:right w:val="single" w:sz="4" w:space="0" w:color="auto"/>
            </w:tcBorders>
            <w:shd w:val="clear" w:color="auto" w:fill="auto"/>
            <w:noWrap/>
            <w:vAlign w:val="bottom"/>
            <w:hideMark/>
          </w:tcPr>
          <w:p w14:paraId="6CF28A71"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2FB60B7C" w14:textId="77777777" w:rsidR="00C96447" w:rsidRPr="007639DA" w:rsidRDefault="00C96447" w:rsidP="001758A0">
            <w:pPr>
              <w:jc w:val="center"/>
              <w:rPr>
                <w:rFonts w:cstheme="minorHAnsi"/>
                <w:color w:val="000000"/>
                <w:sz w:val="18"/>
                <w:szCs w:val="18"/>
              </w:rPr>
            </w:pPr>
            <w:r>
              <w:rPr>
                <w:rFonts w:cstheme="minorHAnsi"/>
                <w:color w:val="000000"/>
                <w:sz w:val="18"/>
                <w:szCs w:val="18"/>
              </w:rPr>
              <w:t>Brad Luken</w:t>
            </w:r>
          </w:p>
        </w:tc>
      </w:tr>
      <w:tr w:rsidR="00C96447" w:rsidRPr="007639DA" w14:paraId="1BD00CE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FDBFC12"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ImageArea</w:t>
            </w:r>
          </w:p>
        </w:tc>
        <w:tc>
          <w:tcPr>
            <w:tcW w:w="3150" w:type="dxa"/>
            <w:tcBorders>
              <w:top w:val="nil"/>
              <w:left w:val="nil"/>
              <w:bottom w:val="single" w:sz="4" w:space="0" w:color="auto"/>
              <w:right w:val="single" w:sz="4" w:space="0" w:color="auto"/>
            </w:tcBorders>
            <w:shd w:val="clear" w:color="auto" w:fill="auto"/>
            <w:noWrap/>
            <w:vAlign w:val="bottom"/>
            <w:hideMark/>
          </w:tcPr>
          <w:p w14:paraId="25620E31"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3DC72480" w14:textId="77777777" w:rsidR="00C96447" w:rsidRPr="007639DA" w:rsidRDefault="00C96447" w:rsidP="001758A0">
            <w:pPr>
              <w:jc w:val="center"/>
              <w:rPr>
                <w:rFonts w:cstheme="minorHAnsi"/>
                <w:color w:val="000000"/>
                <w:sz w:val="18"/>
                <w:szCs w:val="18"/>
              </w:rPr>
            </w:pPr>
            <w:r>
              <w:rPr>
                <w:rFonts w:cstheme="minorHAnsi"/>
                <w:color w:val="000000"/>
                <w:sz w:val="18"/>
                <w:szCs w:val="18"/>
              </w:rPr>
              <w:t>Brad Luken</w:t>
            </w:r>
          </w:p>
        </w:tc>
      </w:tr>
      <w:tr w:rsidR="00C96447" w:rsidRPr="007639DA" w14:paraId="199524DD"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178BE1EC"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Navigational Aids</w:t>
            </w:r>
          </w:p>
        </w:tc>
        <w:tc>
          <w:tcPr>
            <w:tcW w:w="3150" w:type="dxa"/>
            <w:tcBorders>
              <w:top w:val="nil"/>
              <w:left w:val="nil"/>
              <w:bottom w:val="single" w:sz="4" w:space="0" w:color="auto"/>
              <w:right w:val="single" w:sz="4" w:space="0" w:color="auto"/>
            </w:tcBorders>
            <w:shd w:val="clear" w:color="auto" w:fill="53565A"/>
            <w:noWrap/>
            <w:vAlign w:val="bottom"/>
            <w:hideMark/>
          </w:tcPr>
          <w:p w14:paraId="6C66D2B4"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3FAE378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5995C38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9B3FE91"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NAVAIDCriticalArea</w:t>
            </w:r>
          </w:p>
        </w:tc>
        <w:tc>
          <w:tcPr>
            <w:tcW w:w="3150" w:type="dxa"/>
            <w:tcBorders>
              <w:top w:val="nil"/>
              <w:left w:val="nil"/>
              <w:bottom w:val="single" w:sz="4" w:space="0" w:color="auto"/>
              <w:right w:val="single" w:sz="4" w:space="0" w:color="auto"/>
            </w:tcBorders>
            <w:shd w:val="clear" w:color="auto" w:fill="auto"/>
            <w:noWrap/>
            <w:vAlign w:val="bottom"/>
            <w:hideMark/>
          </w:tcPr>
          <w:p w14:paraId="5939B0B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153CD3CB"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535DC8F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17ACF08"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NAVAIDEquipment</w:t>
            </w:r>
          </w:p>
        </w:tc>
        <w:tc>
          <w:tcPr>
            <w:tcW w:w="3150" w:type="dxa"/>
            <w:tcBorders>
              <w:top w:val="nil"/>
              <w:left w:val="nil"/>
              <w:bottom w:val="single" w:sz="4" w:space="0" w:color="auto"/>
              <w:right w:val="single" w:sz="4" w:space="0" w:color="auto"/>
            </w:tcBorders>
            <w:shd w:val="clear" w:color="auto" w:fill="auto"/>
            <w:noWrap/>
            <w:vAlign w:val="bottom"/>
            <w:hideMark/>
          </w:tcPr>
          <w:p w14:paraId="3F65609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2F365B6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083D358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FF2EB24"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NAVAIDSite</w:t>
            </w:r>
          </w:p>
        </w:tc>
        <w:tc>
          <w:tcPr>
            <w:tcW w:w="3150" w:type="dxa"/>
            <w:tcBorders>
              <w:top w:val="nil"/>
              <w:left w:val="nil"/>
              <w:bottom w:val="single" w:sz="4" w:space="0" w:color="auto"/>
              <w:right w:val="single" w:sz="4" w:space="0" w:color="auto"/>
            </w:tcBorders>
            <w:shd w:val="clear" w:color="auto" w:fill="auto"/>
            <w:noWrap/>
            <w:vAlign w:val="bottom"/>
            <w:hideMark/>
          </w:tcPr>
          <w:p w14:paraId="3533AE4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1AB0B5D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6CEF05DD"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2F3C3565"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SeaPlane</w:t>
            </w:r>
          </w:p>
        </w:tc>
        <w:tc>
          <w:tcPr>
            <w:tcW w:w="3150" w:type="dxa"/>
            <w:tcBorders>
              <w:top w:val="nil"/>
              <w:left w:val="nil"/>
              <w:bottom w:val="single" w:sz="4" w:space="0" w:color="auto"/>
              <w:right w:val="single" w:sz="4" w:space="0" w:color="auto"/>
            </w:tcBorders>
            <w:shd w:val="clear" w:color="auto" w:fill="53565A"/>
            <w:noWrap/>
            <w:vAlign w:val="bottom"/>
            <w:hideMark/>
          </w:tcPr>
          <w:p w14:paraId="33D92EFF"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2DECB52B"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2C83C05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8C0E7EC"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AnchorageArea</w:t>
            </w:r>
          </w:p>
        </w:tc>
        <w:tc>
          <w:tcPr>
            <w:tcW w:w="3150" w:type="dxa"/>
            <w:tcBorders>
              <w:top w:val="nil"/>
              <w:left w:val="nil"/>
              <w:bottom w:val="single" w:sz="4" w:space="0" w:color="auto"/>
              <w:right w:val="single" w:sz="4" w:space="0" w:color="auto"/>
            </w:tcBorders>
            <w:shd w:val="clear" w:color="auto" w:fill="auto"/>
            <w:noWrap/>
            <w:vAlign w:val="bottom"/>
            <w:hideMark/>
          </w:tcPr>
          <w:p w14:paraId="0B8E0D4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63A0D7CD"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5825ACB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576C6E2"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DockArea</w:t>
            </w:r>
          </w:p>
        </w:tc>
        <w:tc>
          <w:tcPr>
            <w:tcW w:w="3150" w:type="dxa"/>
            <w:tcBorders>
              <w:top w:val="nil"/>
              <w:left w:val="nil"/>
              <w:bottom w:val="single" w:sz="4" w:space="0" w:color="auto"/>
              <w:right w:val="single" w:sz="4" w:space="0" w:color="auto"/>
            </w:tcBorders>
            <w:shd w:val="clear" w:color="auto" w:fill="auto"/>
            <w:noWrap/>
            <w:vAlign w:val="bottom"/>
            <w:hideMark/>
          </w:tcPr>
          <w:p w14:paraId="48B8C0E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72CDB1A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275E949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8608A61"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NavigationBuoy</w:t>
            </w:r>
          </w:p>
        </w:tc>
        <w:tc>
          <w:tcPr>
            <w:tcW w:w="3150" w:type="dxa"/>
            <w:tcBorders>
              <w:top w:val="nil"/>
              <w:left w:val="nil"/>
              <w:bottom w:val="single" w:sz="4" w:space="0" w:color="auto"/>
              <w:right w:val="single" w:sz="4" w:space="0" w:color="auto"/>
            </w:tcBorders>
            <w:shd w:val="clear" w:color="auto" w:fill="auto"/>
            <w:noWrap/>
            <w:vAlign w:val="bottom"/>
            <w:hideMark/>
          </w:tcPr>
          <w:p w14:paraId="6AA97C29"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030D1155"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6DB3D11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2772CDC"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SeaplaneRampCenterline</w:t>
            </w:r>
          </w:p>
        </w:tc>
        <w:tc>
          <w:tcPr>
            <w:tcW w:w="3150" w:type="dxa"/>
            <w:tcBorders>
              <w:top w:val="nil"/>
              <w:left w:val="nil"/>
              <w:bottom w:val="single" w:sz="4" w:space="0" w:color="auto"/>
              <w:right w:val="single" w:sz="4" w:space="0" w:color="auto"/>
            </w:tcBorders>
            <w:shd w:val="clear" w:color="auto" w:fill="auto"/>
            <w:noWrap/>
            <w:vAlign w:val="bottom"/>
            <w:hideMark/>
          </w:tcPr>
          <w:p w14:paraId="6100FA1E"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7D883706"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73A638E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66A7A7D"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SeaplaneRampSite</w:t>
            </w:r>
          </w:p>
        </w:tc>
        <w:tc>
          <w:tcPr>
            <w:tcW w:w="3150" w:type="dxa"/>
            <w:tcBorders>
              <w:top w:val="nil"/>
              <w:left w:val="nil"/>
              <w:bottom w:val="single" w:sz="4" w:space="0" w:color="auto"/>
              <w:right w:val="single" w:sz="4" w:space="0" w:color="auto"/>
            </w:tcBorders>
            <w:shd w:val="clear" w:color="auto" w:fill="auto"/>
            <w:noWrap/>
            <w:vAlign w:val="bottom"/>
            <w:hideMark/>
          </w:tcPr>
          <w:p w14:paraId="5DE9DA5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6F6AEA2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47703D0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AE2DD0D"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TaxiChannel</w:t>
            </w:r>
          </w:p>
        </w:tc>
        <w:tc>
          <w:tcPr>
            <w:tcW w:w="3150" w:type="dxa"/>
            <w:tcBorders>
              <w:top w:val="nil"/>
              <w:left w:val="nil"/>
              <w:bottom w:val="single" w:sz="4" w:space="0" w:color="auto"/>
              <w:right w:val="single" w:sz="4" w:space="0" w:color="auto"/>
            </w:tcBorders>
            <w:shd w:val="clear" w:color="auto" w:fill="auto"/>
            <w:noWrap/>
            <w:vAlign w:val="bottom"/>
            <w:hideMark/>
          </w:tcPr>
          <w:p w14:paraId="7C47066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4BCE611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65B9841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7E1DE74"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TurningBasin</w:t>
            </w:r>
          </w:p>
        </w:tc>
        <w:tc>
          <w:tcPr>
            <w:tcW w:w="3150" w:type="dxa"/>
            <w:tcBorders>
              <w:top w:val="nil"/>
              <w:left w:val="nil"/>
              <w:bottom w:val="single" w:sz="4" w:space="0" w:color="auto"/>
              <w:right w:val="single" w:sz="4" w:space="0" w:color="auto"/>
            </w:tcBorders>
            <w:shd w:val="clear" w:color="auto" w:fill="auto"/>
            <w:noWrap/>
            <w:vAlign w:val="bottom"/>
            <w:hideMark/>
          </w:tcPr>
          <w:p w14:paraId="6F1FE8B8"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362FE038"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1E3E97A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90DEFC1"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WaterLaneEnd</w:t>
            </w:r>
          </w:p>
        </w:tc>
        <w:tc>
          <w:tcPr>
            <w:tcW w:w="3150" w:type="dxa"/>
            <w:tcBorders>
              <w:top w:val="nil"/>
              <w:left w:val="nil"/>
              <w:bottom w:val="single" w:sz="4" w:space="0" w:color="auto"/>
              <w:right w:val="single" w:sz="4" w:space="0" w:color="auto"/>
            </w:tcBorders>
            <w:shd w:val="clear" w:color="auto" w:fill="auto"/>
            <w:noWrap/>
            <w:vAlign w:val="bottom"/>
            <w:hideMark/>
          </w:tcPr>
          <w:p w14:paraId="46B380D3"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6F6203F4"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1999D68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24CF726"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WaterOperatingArea</w:t>
            </w:r>
          </w:p>
        </w:tc>
        <w:tc>
          <w:tcPr>
            <w:tcW w:w="3150" w:type="dxa"/>
            <w:tcBorders>
              <w:top w:val="nil"/>
              <w:left w:val="nil"/>
              <w:bottom w:val="single" w:sz="4" w:space="0" w:color="auto"/>
              <w:right w:val="single" w:sz="4" w:space="0" w:color="auto"/>
            </w:tcBorders>
            <w:shd w:val="clear" w:color="auto" w:fill="auto"/>
            <w:noWrap/>
            <w:vAlign w:val="bottom"/>
            <w:hideMark/>
          </w:tcPr>
          <w:p w14:paraId="3DB254F5"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7D7200E9"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0FD65BDD"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DC85B8D"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Security</w:t>
            </w:r>
          </w:p>
        </w:tc>
        <w:tc>
          <w:tcPr>
            <w:tcW w:w="3150" w:type="dxa"/>
            <w:tcBorders>
              <w:top w:val="nil"/>
              <w:left w:val="nil"/>
              <w:bottom w:val="single" w:sz="4" w:space="0" w:color="auto"/>
              <w:right w:val="single" w:sz="4" w:space="0" w:color="auto"/>
            </w:tcBorders>
            <w:shd w:val="clear" w:color="auto" w:fill="53565A"/>
            <w:noWrap/>
            <w:vAlign w:val="bottom"/>
            <w:hideMark/>
          </w:tcPr>
          <w:p w14:paraId="4A6D0DE2"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54BA72E3"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08184BB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D8EE841"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SecurityArea</w:t>
            </w:r>
          </w:p>
        </w:tc>
        <w:tc>
          <w:tcPr>
            <w:tcW w:w="3150" w:type="dxa"/>
            <w:tcBorders>
              <w:top w:val="nil"/>
              <w:left w:val="nil"/>
              <w:bottom w:val="single" w:sz="4" w:space="0" w:color="auto"/>
              <w:right w:val="single" w:sz="4" w:space="0" w:color="auto"/>
            </w:tcBorders>
            <w:shd w:val="clear" w:color="auto" w:fill="auto"/>
            <w:noWrap/>
            <w:vAlign w:val="bottom"/>
            <w:hideMark/>
          </w:tcPr>
          <w:p w14:paraId="5E70DD9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2AF15A0C"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1CA456B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71C63CC"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SecurityIdDisplayArea</w:t>
            </w:r>
          </w:p>
        </w:tc>
        <w:tc>
          <w:tcPr>
            <w:tcW w:w="3150" w:type="dxa"/>
            <w:tcBorders>
              <w:top w:val="nil"/>
              <w:left w:val="nil"/>
              <w:bottom w:val="single" w:sz="4" w:space="0" w:color="auto"/>
              <w:right w:val="single" w:sz="4" w:space="0" w:color="auto"/>
            </w:tcBorders>
            <w:shd w:val="clear" w:color="auto" w:fill="auto"/>
            <w:noWrap/>
            <w:vAlign w:val="bottom"/>
            <w:hideMark/>
          </w:tcPr>
          <w:p w14:paraId="072D602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72CF7ABB"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01E65C4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79F6AD7"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SecurityPerimeterLine</w:t>
            </w:r>
          </w:p>
        </w:tc>
        <w:tc>
          <w:tcPr>
            <w:tcW w:w="3150" w:type="dxa"/>
            <w:tcBorders>
              <w:top w:val="nil"/>
              <w:left w:val="nil"/>
              <w:bottom w:val="single" w:sz="4" w:space="0" w:color="auto"/>
              <w:right w:val="single" w:sz="4" w:space="0" w:color="auto"/>
            </w:tcBorders>
            <w:shd w:val="clear" w:color="auto" w:fill="auto"/>
            <w:noWrap/>
            <w:vAlign w:val="bottom"/>
            <w:hideMark/>
          </w:tcPr>
          <w:p w14:paraId="69D2BB6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Aviation Security</w:t>
            </w:r>
          </w:p>
        </w:tc>
        <w:tc>
          <w:tcPr>
            <w:tcW w:w="1980" w:type="dxa"/>
            <w:tcBorders>
              <w:top w:val="nil"/>
              <w:left w:val="nil"/>
              <w:bottom w:val="single" w:sz="4" w:space="0" w:color="auto"/>
              <w:right w:val="single" w:sz="4" w:space="0" w:color="auto"/>
            </w:tcBorders>
            <w:shd w:val="clear" w:color="auto" w:fill="auto"/>
            <w:noWrap/>
            <w:vAlign w:val="bottom"/>
            <w:hideMark/>
          </w:tcPr>
          <w:p w14:paraId="546D586E"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317F047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D6E4A2E"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SterileArea</w:t>
            </w:r>
          </w:p>
        </w:tc>
        <w:tc>
          <w:tcPr>
            <w:tcW w:w="3150" w:type="dxa"/>
            <w:tcBorders>
              <w:top w:val="nil"/>
              <w:left w:val="nil"/>
              <w:bottom w:val="single" w:sz="4" w:space="0" w:color="auto"/>
              <w:right w:val="single" w:sz="4" w:space="0" w:color="auto"/>
            </w:tcBorders>
            <w:shd w:val="clear" w:color="auto" w:fill="auto"/>
            <w:noWrap/>
            <w:vAlign w:val="bottom"/>
            <w:hideMark/>
          </w:tcPr>
          <w:p w14:paraId="0B20D0B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04F476D2"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49E32841"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70DA5F0E"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Structures</w:t>
            </w:r>
          </w:p>
        </w:tc>
        <w:tc>
          <w:tcPr>
            <w:tcW w:w="3150" w:type="dxa"/>
            <w:tcBorders>
              <w:top w:val="nil"/>
              <w:left w:val="nil"/>
              <w:bottom w:val="single" w:sz="4" w:space="0" w:color="auto"/>
              <w:right w:val="single" w:sz="4" w:space="0" w:color="auto"/>
            </w:tcBorders>
            <w:shd w:val="clear" w:color="auto" w:fill="53565A"/>
            <w:noWrap/>
            <w:vAlign w:val="bottom"/>
            <w:hideMark/>
          </w:tcPr>
          <w:p w14:paraId="047D8D8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5FAB4E2E"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2F5A12D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A8C34E2"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Building</w:t>
            </w:r>
          </w:p>
        </w:tc>
        <w:tc>
          <w:tcPr>
            <w:tcW w:w="3150" w:type="dxa"/>
            <w:tcBorders>
              <w:top w:val="nil"/>
              <w:left w:val="nil"/>
              <w:bottom w:val="single" w:sz="4" w:space="0" w:color="auto"/>
              <w:right w:val="single" w:sz="4" w:space="0" w:color="auto"/>
            </w:tcBorders>
            <w:shd w:val="clear" w:color="auto" w:fill="auto"/>
            <w:noWrap/>
            <w:vAlign w:val="bottom"/>
            <w:hideMark/>
          </w:tcPr>
          <w:p w14:paraId="5FD591D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Aviation Management</w:t>
            </w:r>
          </w:p>
        </w:tc>
        <w:tc>
          <w:tcPr>
            <w:tcW w:w="1980" w:type="dxa"/>
            <w:tcBorders>
              <w:top w:val="nil"/>
              <w:left w:val="nil"/>
              <w:bottom w:val="single" w:sz="4" w:space="0" w:color="auto"/>
              <w:right w:val="single" w:sz="4" w:space="0" w:color="auto"/>
            </w:tcBorders>
            <w:shd w:val="clear" w:color="auto" w:fill="auto"/>
            <w:noWrap/>
            <w:vAlign w:val="bottom"/>
            <w:hideMark/>
          </w:tcPr>
          <w:p w14:paraId="1F482FAF" w14:textId="77777777" w:rsidR="00C96447" w:rsidRPr="007639DA" w:rsidRDefault="00C96447" w:rsidP="001758A0">
            <w:pPr>
              <w:jc w:val="center"/>
              <w:rPr>
                <w:rFonts w:cstheme="minorHAnsi"/>
                <w:color w:val="000000"/>
                <w:sz w:val="18"/>
                <w:szCs w:val="18"/>
              </w:rPr>
            </w:pPr>
            <w:r>
              <w:rPr>
                <w:rFonts w:cstheme="minorHAnsi"/>
                <w:color w:val="000000"/>
                <w:sz w:val="18"/>
                <w:szCs w:val="18"/>
              </w:rPr>
              <w:t>Eric Yee</w:t>
            </w:r>
          </w:p>
        </w:tc>
      </w:tr>
      <w:tr w:rsidR="00C96447" w:rsidRPr="007639DA" w14:paraId="3EA6BDE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D9243EF"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ConstructionArea</w:t>
            </w:r>
          </w:p>
        </w:tc>
        <w:tc>
          <w:tcPr>
            <w:tcW w:w="3150" w:type="dxa"/>
            <w:tcBorders>
              <w:top w:val="nil"/>
              <w:left w:val="nil"/>
              <w:bottom w:val="single" w:sz="4" w:space="0" w:color="auto"/>
              <w:right w:val="single" w:sz="4" w:space="0" w:color="auto"/>
            </w:tcBorders>
            <w:shd w:val="clear" w:color="auto" w:fill="auto"/>
            <w:noWrap/>
            <w:vAlign w:val="bottom"/>
            <w:hideMark/>
          </w:tcPr>
          <w:p w14:paraId="5F4502A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58306B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Daniel Lee</w:t>
            </w:r>
          </w:p>
        </w:tc>
      </w:tr>
      <w:tr w:rsidR="00C96447" w:rsidRPr="007639DA" w14:paraId="26E2B45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DD126B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Fence</w:t>
            </w:r>
          </w:p>
        </w:tc>
        <w:tc>
          <w:tcPr>
            <w:tcW w:w="3150" w:type="dxa"/>
            <w:tcBorders>
              <w:top w:val="nil"/>
              <w:left w:val="nil"/>
              <w:bottom w:val="single" w:sz="4" w:space="0" w:color="auto"/>
              <w:right w:val="single" w:sz="4" w:space="0" w:color="auto"/>
            </w:tcBorders>
            <w:shd w:val="clear" w:color="auto" w:fill="auto"/>
            <w:noWrap/>
            <w:vAlign w:val="bottom"/>
            <w:hideMark/>
          </w:tcPr>
          <w:p w14:paraId="7BC6C006"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12C190F5"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0DD10E0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22D1CF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Gate</w:t>
            </w:r>
          </w:p>
        </w:tc>
        <w:tc>
          <w:tcPr>
            <w:tcW w:w="3150" w:type="dxa"/>
            <w:tcBorders>
              <w:top w:val="nil"/>
              <w:left w:val="nil"/>
              <w:bottom w:val="single" w:sz="4" w:space="0" w:color="auto"/>
              <w:right w:val="single" w:sz="4" w:space="0" w:color="auto"/>
            </w:tcBorders>
            <w:shd w:val="clear" w:color="auto" w:fill="auto"/>
            <w:noWrap/>
            <w:vAlign w:val="bottom"/>
            <w:hideMark/>
          </w:tcPr>
          <w:p w14:paraId="77BCDB69"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233A4761"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293CE71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8133E4A"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Roof</w:t>
            </w:r>
          </w:p>
        </w:tc>
        <w:tc>
          <w:tcPr>
            <w:tcW w:w="3150" w:type="dxa"/>
            <w:tcBorders>
              <w:top w:val="nil"/>
              <w:left w:val="nil"/>
              <w:bottom w:val="single" w:sz="4" w:space="0" w:color="auto"/>
              <w:right w:val="single" w:sz="4" w:space="0" w:color="auto"/>
            </w:tcBorders>
            <w:shd w:val="clear" w:color="auto" w:fill="auto"/>
            <w:noWrap/>
            <w:vAlign w:val="bottom"/>
            <w:hideMark/>
          </w:tcPr>
          <w:p w14:paraId="0549756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Architectural</w:t>
            </w:r>
          </w:p>
        </w:tc>
        <w:tc>
          <w:tcPr>
            <w:tcW w:w="1980" w:type="dxa"/>
            <w:tcBorders>
              <w:top w:val="nil"/>
              <w:left w:val="nil"/>
              <w:bottom w:val="single" w:sz="4" w:space="0" w:color="auto"/>
              <w:right w:val="single" w:sz="4" w:space="0" w:color="auto"/>
            </w:tcBorders>
            <w:shd w:val="clear" w:color="auto" w:fill="auto"/>
            <w:noWrap/>
            <w:vAlign w:val="bottom"/>
            <w:hideMark/>
          </w:tcPr>
          <w:p w14:paraId="6E28AB34" w14:textId="77777777" w:rsidR="00C96447" w:rsidRPr="007639DA" w:rsidRDefault="00C96447" w:rsidP="001758A0">
            <w:pPr>
              <w:jc w:val="center"/>
              <w:rPr>
                <w:rFonts w:cstheme="minorHAnsi"/>
                <w:color w:val="000000"/>
                <w:sz w:val="18"/>
                <w:szCs w:val="18"/>
              </w:rPr>
            </w:pPr>
            <w:r>
              <w:rPr>
                <w:rFonts w:cstheme="minorHAnsi"/>
                <w:color w:val="000000"/>
                <w:sz w:val="18"/>
                <w:szCs w:val="18"/>
              </w:rPr>
              <w:t>Sam Harrison</w:t>
            </w:r>
          </w:p>
        </w:tc>
      </w:tr>
      <w:tr w:rsidR="00C96447" w:rsidRPr="007639DA" w14:paraId="5669BDB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07A71A4"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Tower</w:t>
            </w:r>
          </w:p>
        </w:tc>
        <w:tc>
          <w:tcPr>
            <w:tcW w:w="3150" w:type="dxa"/>
            <w:tcBorders>
              <w:top w:val="nil"/>
              <w:left w:val="nil"/>
              <w:bottom w:val="single" w:sz="4" w:space="0" w:color="auto"/>
              <w:right w:val="single" w:sz="4" w:space="0" w:color="auto"/>
            </w:tcBorders>
            <w:shd w:val="clear" w:color="auto" w:fill="auto"/>
            <w:noWrap/>
            <w:vAlign w:val="bottom"/>
            <w:hideMark/>
          </w:tcPr>
          <w:p w14:paraId="146665F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37626FD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09C2029B"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1A0B056"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Surface Transportation</w:t>
            </w:r>
          </w:p>
        </w:tc>
        <w:tc>
          <w:tcPr>
            <w:tcW w:w="3150" w:type="dxa"/>
            <w:tcBorders>
              <w:top w:val="nil"/>
              <w:left w:val="nil"/>
              <w:bottom w:val="single" w:sz="4" w:space="0" w:color="auto"/>
              <w:right w:val="single" w:sz="4" w:space="0" w:color="auto"/>
            </w:tcBorders>
            <w:shd w:val="clear" w:color="auto" w:fill="53565A"/>
            <w:noWrap/>
            <w:vAlign w:val="bottom"/>
            <w:hideMark/>
          </w:tcPr>
          <w:p w14:paraId="7C99A150"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2CCE849B"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6648DE4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2EAB50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Bridge</w:t>
            </w:r>
          </w:p>
        </w:tc>
        <w:tc>
          <w:tcPr>
            <w:tcW w:w="3150" w:type="dxa"/>
            <w:tcBorders>
              <w:top w:val="nil"/>
              <w:left w:val="nil"/>
              <w:bottom w:val="single" w:sz="4" w:space="0" w:color="auto"/>
              <w:right w:val="single" w:sz="4" w:space="0" w:color="auto"/>
            </w:tcBorders>
            <w:shd w:val="clear" w:color="auto" w:fill="auto"/>
            <w:noWrap/>
            <w:vAlign w:val="bottom"/>
            <w:hideMark/>
          </w:tcPr>
          <w:p w14:paraId="313064CD"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897E56A"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&lt;martin.munoz@fl</w:t>
            </w:r>
            <w:r w:rsidRPr="00642F5D">
              <w:rPr>
                <w:rFonts w:cstheme="minorHAnsi"/>
                <w:color w:val="000000"/>
                <w:sz w:val="18"/>
                <w:szCs w:val="18"/>
              </w:rPr>
              <w:t>com&gt;</w:t>
            </w:r>
          </w:p>
        </w:tc>
      </w:tr>
      <w:tr w:rsidR="00C96447" w:rsidRPr="007639DA" w14:paraId="74B3CA3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4847B00"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DrivewayArea</w:t>
            </w:r>
          </w:p>
        </w:tc>
        <w:tc>
          <w:tcPr>
            <w:tcW w:w="3150" w:type="dxa"/>
            <w:tcBorders>
              <w:top w:val="nil"/>
              <w:left w:val="nil"/>
              <w:bottom w:val="single" w:sz="4" w:space="0" w:color="auto"/>
              <w:right w:val="single" w:sz="4" w:space="0" w:color="auto"/>
            </w:tcBorders>
            <w:shd w:val="clear" w:color="auto" w:fill="auto"/>
            <w:noWrap/>
            <w:vAlign w:val="bottom"/>
            <w:hideMark/>
          </w:tcPr>
          <w:p w14:paraId="396F78BB"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4776D96"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&lt;martin.munoz@fl</w:t>
            </w:r>
            <w:r w:rsidRPr="00642F5D">
              <w:rPr>
                <w:rFonts w:cstheme="minorHAnsi"/>
                <w:color w:val="000000"/>
                <w:sz w:val="18"/>
                <w:szCs w:val="18"/>
              </w:rPr>
              <w:t>com&gt;</w:t>
            </w:r>
          </w:p>
        </w:tc>
      </w:tr>
      <w:tr w:rsidR="00C96447" w:rsidRPr="007639DA" w14:paraId="62721DE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060843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DrivewayCenterline</w:t>
            </w:r>
          </w:p>
        </w:tc>
        <w:tc>
          <w:tcPr>
            <w:tcW w:w="3150" w:type="dxa"/>
            <w:tcBorders>
              <w:top w:val="nil"/>
              <w:left w:val="nil"/>
              <w:bottom w:val="single" w:sz="4" w:space="0" w:color="auto"/>
              <w:right w:val="single" w:sz="4" w:space="0" w:color="auto"/>
            </w:tcBorders>
            <w:shd w:val="clear" w:color="auto" w:fill="auto"/>
            <w:noWrap/>
            <w:vAlign w:val="bottom"/>
            <w:hideMark/>
          </w:tcPr>
          <w:p w14:paraId="01BCA6F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3D5E370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&lt;martin.munoz@fl</w:t>
            </w:r>
            <w:r w:rsidRPr="00642F5D">
              <w:rPr>
                <w:rFonts w:cstheme="minorHAnsi"/>
                <w:color w:val="000000"/>
                <w:sz w:val="18"/>
                <w:szCs w:val="18"/>
              </w:rPr>
              <w:t>com&gt;</w:t>
            </w:r>
          </w:p>
        </w:tc>
      </w:tr>
      <w:tr w:rsidR="00C96447" w:rsidRPr="007639DA" w14:paraId="3E67AE1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EF2ECC8"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ParkingLot</w:t>
            </w:r>
          </w:p>
        </w:tc>
        <w:tc>
          <w:tcPr>
            <w:tcW w:w="3150" w:type="dxa"/>
            <w:tcBorders>
              <w:top w:val="nil"/>
              <w:left w:val="nil"/>
              <w:bottom w:val="single" w:sz="4" w:space="0" w:color="auto"/>
              <w:right w:val="single" w:sz="4" w:space="0" w:color="auto"/>
            </w:tcBorders>
            <w:shd w:val="clear" w:color="auto" w:fill="auto"/>
            <w:noWrap/>
            <w:vAlign w:val="bottom"/>
            <w:hideMark/>
          </w:tcPr>
          <w:p w14:paraId="58728CC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3D8F52C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&lt;martin.munoz@fl</w:t>
            </w:r>
            <w:r w:rsidRPr="00642F5D">
              <w:rPr>
                <w:rFonts w:cstheme="minorHAnsi"/>
                <w:color w:val="000000"/>
                <w:sz w:val="18"/>
                <w:szCs w:val="18"/>
              </w:rPr>
              <w:t>com&gt;</w:t>
            </w:r>
          </w:p>
        </w:tc>
      </w:tr>
      <w:tr w:rsidR="00C96447" w:rsidRPr="007639DA" w14:paraId="0FE7DF1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A8F076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RailroadCenterline</w:t>
            </w:r>
          </w:p>
        </w:tc>
        <w:tc>
          <w:tcPr>
            <w:tcW w:w="3150" w:type="dxa"/>
            <w:tcBorders>
              <w:top w:val="nil"/>
              <w:left w:val="nil"/>
              <w:bottom w:val="single" w:sz="4" w:space="0" w:color="auto"/>
              <w:right w:val="single" w:sz="4" w:space="0" w:color="auto"/>
            </w:tcBorders>
            <w:shd w:val="clear" w:color="auto" w:fill="auto"/>
            <w:noWrap/>
            <w:vAlign w:val="bottom"/>
            <w:hideMark/>
          </w:tcPr>
          <w:p w14:paraId="4C1C63E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83121BA"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&lt;martin.munoz@fl</w:t>
            </w:r>
            <w:r w:rsidRPr="00642F5D">
              <w:rPr>
                <w:rFonts w:cstheme="minorHAnsi"/>
                <w:color w:val="000000"/>
                <w:sz w:val="18"/>
                <w:szCs w:val="18"/>
              </w:rPr>
              <w:t>com&gt;</w:t>
            </w:r>
          </w:p>
        </w:tc>
      </w:tr>
      <w:tr w:rsidR="00C96447" w:rsidRPr="007639DA" w14:paraId="4645EB4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D6685BE"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RailroadYard</w:t>
            </w:r>
          </w:p>
        </w:tc>
        <w:tc>
          <w:tcPr>
            <w:tcW w:w="3150" w:type="dxa"/>
            <w:tcBorders>
              <w:top w:val="nil"/>
              <w:left w:val="nil"/>
              <w:bottom w:val="single" w:sz="4" w:space="0" w:color="auto"/>
              <w:right w:val="single" w:sz="4" w:space="0" w:color="auto"/>
            </w:tcBorders>
            <w:shd w:val="clear" w:color="auto" w:fill="auto"/>
            <w:noWrap/>
            <w:vAlign w:val="bottom"/>
            <w:hideMark/>
          </w:tcPr>
          <w:p w14:paraId="7125A4A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C2BC58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&lt;martin.munoz@fl</w:t>
            </w:r>
            <w:r w:rsidRPr="00642F5D">
              <w:rPr>
                <w:rFonts w:cstheme="minorHAnsi"/>
                <w:color w:val="000000"/>
                <w:sz w:val="18"/>
                <w:szCs w:val="18"/>
              </w:rPr>
              <w:t>com&gt;</w:t>
            </w:r>
          </w:p>
        </w:tc>
      </w:tr>
      <w:tr w:rsidR="00C96447" w:rsidRPr="007639DA" w14:paraId="5BF9B20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35F6906"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RoadCenterline</w:t>
            </w:r>
          </w:p>
        </w:tc>
        <w:tc>
          <w:tcPr>
            <w:tcW w:w="3150" w:type="dxa"/>
            <w:tcBorders>
              <w:top w:val="nil"/>
              <w:left w:val="nil"/>
              <w:bottom w:val="single" w:sz="4" w:space="0" w:color="auto"/>
              <w:right w:val="single" w:sz="4" w:space="0" w:color="auto"/>
            </w:tcBorders>
            <w:shd w:val="clear" w:color="auto" w:fill="auto"/>
            <w:noWrap/>
            <w:vAlign w:val="bottom"/>
            <w:hideMark/>
          </w:tcPr>
          <w:p w14:paraId="7E4CAC1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E7224C6"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&lt;martin.munoz@fl</w:t>
            </w:r>
            <w:r w:rsidRPr="00642F5D">
              <w:rPr>
                <w:rFonts w:cstheme="minorHAnsi"/>
                <w:color w:val="000000"/>
                <w:sz w:val="18"/>
                <w:szCs w:val="18"/>
              </w:rPr>
              <w:t>com&gt;</w:t>
            </w:r>
          </w:p>
        </w:tc>
      </w:tr>
      <w:tr w:rsidR="00C96447" w:rsidRPr="007639DA" w14:paraId="1AA9AF1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5304257"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RoadPoint</w:t>
            </w:r>
          </w:p>
        </w:tc>
        <w:tc>
          <w:tcPr>
            <w:tcW w:w="3150" w:type="dxa"/>
            <w:tcBorders>
              <w:top w:val="nil"/>
              <w:left w:val="nil"/>
              <w:bottom w:val="single" w:sz="4" w:space="0" w:color="auto"/>
              <w:right w:val="single" w:sz="4" w:space="0" w:color="auto"/>
            </w:tcBorders>
            <w:shd w:val="clear" w:color="auto" w:fill="auto"/>
            <w:noWrap/>
            <w:vAlign w:val="bottom"/>
            <w:hideMark/>
          </w:tcPr>
          <w:p w14:paraId="776DBE1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823A625"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&lt;martin.munoz@fl</w:t>
            </w:r>
            <w:r w:rsidRPr="00642F5D">
              <w:rPr>
                <w:rFonts w:cstheme="minorHAnsi"/>
                <w:color w:val="000000"/>
                <w:sz w:val="18"/>
                <w:szCs w:val="18"/>
              </w:rPr>
              <w:t>com&gt;</w:t>
            </w:r>
          </w:p>
        </w:tc>
      </w:tr>
      <w:tr w:rsidR="00C96447" w:rsidRPr="007639DA" w14:paraId="05D567B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AAEAA11"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RoadSegment</w:t>
            </w:r>
          </w:p>
        </w:tc>
        <w:tc>
          <w:tcPr>
            <w:tcW w:w="3150" w:type="dxa"/>
            <w:tcBorders>
              <w:top w:val="nil"/>
              <w:left w:val="nil"/>
              <w:bottom w:val="single" w:sz="4" w:space="0" w:color="auto"/>
              <w:right w:val="single" w:sz="4" w:space="0" w:color="auto"/>
            </w:tcBorders>
            <w:shd w:val="clear" w:color="auto" w:fill="auto"/>
            <w:noWrap/>
            <w:vAlign w:val="bottom"/>
            <w:hideMark/>
          </w:tcPr>
          <w:p w14:paraId="19BF4E8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B3470BA"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&lt;martin.munoz@fl</w:t>
            </w:r>
            <w:r w:rsidRPr="00642F5D">
              <w:rPr>
                <w:rFonts w:cstheme="minorHAnsi"/>
                <w:color w:val="000000"/>
                <w:sz w:val="18"/>
                <w:szCs w:val="18"/>
              </w:rPr>
              <w:t>com&gt;</w:t>
            </w:r>
          </w:p>
        </w:tc>
      </w:tr>
      <w:tr w:rsidR="00C96447" w:rsidRPr="007639DA" w14:paraId="622542E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6F795CA"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Sidewalk</w:t>
            </w:r>
          </w:p>
        </w:tc>
        <w:tc>
          <w:tcPr>
            <w:tcW w:w="3150" w:type="dxa"/>
            <w:tcBorders>
              <w:top w:val="nil"/>
              <w:left w:val="nil"/>
              <w:bottom w:val="single" w:sz="4" w:space="0" w:color="auto"/>
              <w:right w:val="single" w:sz="4" w:space="0" w:color="auto"/>
            </w:tcBorders>
            <w:shd w:val="clear" w:color="auto" w:fill="auto"/>
            <w:noWrap/>
            <w:vAlign w:val="bottom"/>
            <w:hideMark/>
          </w:tcPr>
          <w:p w14:paraId="433A51D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F621DFD"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&lt;martin.munoz@fl</w:t>
            </w:r>
            <w:r w:rsidRPr="00642F5D">
              <w:rPr>
                <w:rFonts w:cstheme="minorHAnsi"/>
                <w:color w:val="000000"/>
                <w:sz w:val="18"/>
                <w:szCs w:val="18"/>
              </w:rPr>
              <w:t>com&gt;</w:t>
            </w:r>
          </w:p>
        </w:tc>
      </w:tr>
      <w:tr w:rsidR="00C96447" w:rsidRPr="007639DA" w14:paraId="565B021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A85A45D"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Tunnel</w:t>
            </w:r>
          </w:p>
        </w:tc>
        <w:tc>
          <w:tcPr>
            <w:tcW w:w="3150" w:type="dxa"/>
            <w:tcBorders>
              <w:top w:val="nil"/>
              <w:left w:val="nil"/>
              <w:bottom w:val="single" w:sz="4" w:space="0" w:color="auto"/>
              <w:right w:val="single" w:sz="4" w:space="0" w:color="auto"/>
            </w:tcBorders>
            <w:shd w:val="clear" w:color="auto" w:fill="auto"/>
            <w:noWrap/>
            <w:vAlign w:val="bottom"/>
            <w:hideMark/>
          </w:tcPr>
          <w:p w14:paraId="03FF5FF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710B0C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&lt;martin.munoz@fl</w:t>
            </w:r>
            <w:r w:rsidRPr="00642F5D">
              <w:rPr>
                <w:rFonts w:cstheme="minorHAnsi"/>
                <w:color w:val="000000"/>
                <w:sz w:val="18"/>
                <w:szCs w:val="18"/>
              </w:rPr>
              <w:t>com&gt;</w:t>
            </w:r>
          </w:p>
        </w:tc>
      </w:tr>
      <w:tr w:rsidR="00C96447" w:rsidRPr="007639DA" w14:paraId="177E317A"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7C6CC602"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Utilities</w:t>
            </w:r>
          </w:p>
        </w:tc>
        <w:tc>
          <w:tcPr>
            <w:tcW w:w="3150" w:type="dxa"/>
            <w:tcBorders>
              <w:top w:val="nil"/>
              <w:left w:val="nil"/>
              <w:bottom w:val="single" w:sz="4" w:space="0" w:color="auto"/>
              <w:right w:val="single" w:sz="4" w:space="0" w:color="auto"/>
            </w:tcBorders>
            <w:shd w:val="clear" w:color="auto" w:fill="53565A"/>
            <w:noWrap/>
            <w:vAlign w:val="bottom"/>
            <w:hideMark/>
          </w:tcPr>
          <w:p w14:paraId="73F532C2"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20A93C62"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33E4B5D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F3CDFCC"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TankSite</w:t>
            </w:r>
          </w:p>
        </w:tc>
        <w:tc>
          <w:tcPr>
            <w:tcW w:w="3150" w:type="dxa"/>
            <w:tcBorders>
              <w:top w:val="nil"/>
              <w:left w:val="nil"/>
              <w:bottom w:val="single" w:sz="4" w:space="0" w:color="auto"/>
              <w:right w:val="single" w:sz="4" w:space="0" w:color="auto"/>
            </w:tcBorders>
            <w:shd w:val="clear" w:color="auto" w:fill="auto"/>
            <w:noWrap/>
            <w:vAlign w:val="bottom"/>
            <w:hideMark/>
          </w:tcPr>
          <w:p w14:paraId="3D628414"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GIS </w:t>
            </w:r>
            <w:r w:rsidRPr="007639DA">
              <w:rPr>
                <w:rFonts w:cstheme="minorHAnsi"/>
                <w:color w:val="000000"/>
                <w:sz w:val="18"/>
                <w:szCs w:val="18"/>
              </w:rPr>
              <w:t>Utilities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771CD7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Carlos Tanquilut</w:t>
            </w:r>
          </w:p>
        </w:tc>
      </w:tr>
      <w:tr w:rsidR="00C96447" w:rsidRPr="007639DA" w14:paraId="01AFF98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8209786"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UtilityLine</w:t>
            </w:r>
          </w:p>
        </w:tc>
        <w:tc>
          <w:tcPr>
            <w:tcW w:w="3150" w:type="dxa"/>
            <w:tcBorders>
              <w:top w:val="nil"/>
              <w:left w:val="nil"/>
              <w:bottom w:val="single" w:sz="4" w:space="0" w:color="auto"/>
              <w:right w:val="single" w:sz="4" w:space="0" w:color="auto"/>
            </w:tcBorders>
            <w:shd w:val="clear" w:color="auto" w:fill="auto"/>
            <w:noWrap/>
            <w:hideMark/>
          </w:tcPr>
          <w:p w14:paraId="4561E624" w14:textId="77777777" w:rsidR="00C96447" w:rsidRPr="007639DA" w:rsidRDefault="00C96447" w:rsidP="001758A0">
            <w:pPr>
              <w:jc w:val="center"/>
              <w:rPr>
                <w:rFonts w:cstheme="minorHAnsi"/>
                <w:color w:val="000000"/>
                <w:sz w:val="18"/>
                <w:szCs w:val="18"/>
              </w:rPr>
            </w:pPr>
            <w:r w:rsidRPr="00552C59">
              <w:rPr>
                <w:rFonts w:cstheme="minorHAnsi"/>
                <w:color w:val="000000"/>
                <w:sz w:val="18"/>
                <w:szCs w:val="18"/>
              </w:rPr>
              <w:t xml:space="preserve">GIS Utilities </w:t>
            </w:r>
          </w:p>
        </w:tc>
        <w:tc>
          <w:tcPr>
            <w:tcW w:w="1980" w:type="dxa"/>
            <w:tcBorders>
              <w:top w:val="nil"/>
              <w:left w:val="nil"/>
              <w:bottom w:val="single" w:sz="4" w:space="0" w:color="auto"/>
              <w:right w:val="single" w:sz="4" w:space="0" w:color="auto"/>
            </w:tcBorders>
            <w:shd w:val="clear" w:color="auto" w:fill="auto"/>
            <w:noWrap/>
            <w:hideMark/>
          </w:tcPr>
          <w:p w14:paraId="57C6D396" w14:textId="77777777" w:rsidR="00C96447" w:rsidRPr="007639DA" w:rsidRDefault="00C96447" w:rsidP="001758A0">
            <w:pPr>
              <w:jc w:val="center"/>
              <w:rPr>
                <w:rFonts w:cstheme="minorHAnsi"/>
                <w:color w:val="000000"/>
                <w:sz w:val="18"/>
                <w:szCs w:val="18"/>
              </w:rPr>
            </w:pPr>
            <w:r w:rsidRPr="000D7550">
              <w:rPr>
                <w:rFonts w:cstheme="minorHAnsi"/>
                <w:color w:val="000000"/>
                <w:sz w:val="18"/>
                <w:szCs w:val="18"/>
              </w:rPr>
              <w:t>Carlos Tanquilut</w:t>
            </w:r>
          </w:p>
        </w:tc>
      </w:tr>
      <w:tr w:rsidR="00C96447" w:rsidRPr="007639DA" w14:paraId="409DF99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704C0A7"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UtilityPoint</w:t>
            </w:r>
          </w:p>
        </w:tc>
        <w:tc>
          <w:tcPr>
            <w:tcW w:w="3150" w:type="dxa"/>
            <w:tcBorders>
              <w:top w:val="nil"/>
              <w:left w:val="nil"/>
              <w:bottom w:val="single" w:sz="4" w:space="0" w:color="auto"/>
              <w:right w:val="single" w:sz="4" w:space="0" w:color="auto"/>
            </w:tcBorders>
            <w:shd w:val="clear" w:color="auto" w:fill="auto"/>
            <w:noWrap/>
            <w:hideMark/>
          </w:tcPr>
          <w:p w14:paraId="6C5FB63C" w14:textId="77777777" w:rsidR="00C96447" w:rsidRPr="007639DA" w:rsidRDefault="00C96447" w:rsidP="001758A0">
            <w:pPr>
              <w:jc w:val="center"/>
              <w:rPr>
                <w:rFonts w:cstheme="minorHAnsi"/>
                <w:color w:val="000000"/>
                <w:sz w:val="18"/>
                <w:szCs w:val="18"/>
              </w:rPr>
            </w:pPr>
            <w:r w:rsidRPr="00552C59">
              <w:rPr>
                <w:rFonts w:cstheme="minorHAnsi"/>
                <w:color w:val="000000"/>
                <w:sz w:val="18"/>
                <w:szCs w:val="18"/>
              </w:rPr>
              <w:t xml:space="preserve">GIS Utilities </w:t>
            </w:r>
          </w:p>
        </w:tc>
        <w:tc>
          <w:tcPr>
            <w:tcW w:w="1980" w:type="dxa"/>
            <w:tcBorders>
              <w:top w:val="nil"/>
              <w:left w:val="nil"/>
              <w:bottom w:val="single" w:sz="4" w:space="0" w:color="auto"/>
              <w:right w:val="single" w:sz="4" w:space="0" w:color="auto"/>
            </w:tcBorders>
            <w:shd w:val="clear" w:color="auto" w:fill="auto"/>
            <w:noWrap/>
            <w:hideMark/>
          </w:tcPr>
          <w:p w14:paraId="2EDF1E66" w14:textId="77777777" w:rsidR="00C96447" w:rsidRPr="007639DA" w:rsidRDefault="00C96447" w:rsidP="001758A0">
            <w:pPr>
              <w:jc w:val="center"/>
              <w:rPr>
                <w:rFonts w:cstheme="minorHAnsi"/>
                <w:color w:val="000000"/>
                <w:sz w:val="18"/>
                <w:szCs w:val="18"/>
              </w:rPr>
            </w:pPr>
            <w:r w:rsidRPr="000D7550">
              <w:rPr>
                <w:rFonts w:cstheme="minorHAnsi"/>
                <w:color w:val="000000"/>
                <w:sz w:val="18"/>
                <w:szCs w:val="18"/>
              </w:rPr>
              <w:t>Carlos Tanquilut</w:t>
            </w:r>
          </w:p>
        </w:tc>
      </w:tr>
      <w:tr w:rsidR="00C96447" w:rsidRPr="007639DA" w14:paraId="35E2156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77DA540"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UtilityPolygon</w:t>
            </w:r>
          </w:p>
        </w:tc>
        <w:tc>
          <w:tcPr>
            <w:tcW w:w="3150" w:type="dxa"/>
            <w:tcBorders>
              <w:top w:val="nil"/>
              <w:left w:val="nil"/>
              <w:bottom w:val="single" w:sz="4" w:space="0" w:color="auto"/>
              <w:right w:val="single" w:sz="4" w:space="0" w:color="auto"/>
            </w:tcBorders>
            <w:shd w:val="clear" w:color="auto" w:fill="auto"/>
            <w:noWrap/>
            <w:hideMark/>
          </w:tcPr>
          <w:p w14:paraId="7A3937FA" w14:textId="77777777" w:rsidR="00C96447" w:rsidRPr="007639DA" w:rsidRDefault="00C96447" w:rsidP="001758A0">
            <w:pPr>
              <w:jc w:val="center"/>
              <w:rPr>
                <w:rFonts w:cstheme="minorHAnsi"/>
                <w:color w:val="000000"/>
                <w:sz w:val="18"/>
                <w:szCs w:val="18"/>
              </w:rPr>
            </w:pPr>
            <w:r w:rsidRPr="00552C59">
              <w:rPr>
                <w:rFonts w:cstheme="minorHAnsi"/>
                <w:color w:val="000000"/>
                <w:sz w:val="18"/>
                <w:szCs w:val="18"/>
              </w:rPr>
              <w:t xml:space="preserve">GIS Utilities </w:t>
            </w:r>
          </w:p>
        </w:tc>
        <w:tc>
          <w:tcPr>
            <w:tcW w:w="1980" w:type="dxa"/>
            <w:tcBorders>
              <w:top w:val="nil"/>
              <w:left w:val="nil"/>
              <w:bottom w:val="single" w:sz="4" w:space="0" w:color="auto"/>
              <w:right w:val="single" w:sz="4" w:space="0" w:color="auto"/>
            </w:tcBorders>
            <w:shd w:val="clear" w:color="auto" w:fill="auto"/>
            <w:noWrap/>
            <w:hideMark/>
          </w:tcPr>
          <w:p w14:paraId="002566B6" w14:textId="77777777" w:rsidR="00C96447" w:rsidRPr="007639DA" w:rsidRDefault="00C96447" w:rsidP="001758A0">
            <w:pPr>
              <w:jc w:val="center"/>
              <w:rPr>
                <w:rFonts w:cstheme="minorHAnsi"/>
                <w:color w:val="000000"/>
                <w:sz w:val="18"/>
                <w:szCs w:val="18"/>
              </w:rPr>
            </w:pPr>
            <w:r w:rsidRPr="000D7550">
              <w:rPr>
                <w:rFonts w:cstheme="minorHAnsi"/>
                <w:color w:val="000000"/>
                <w:sz w:val="18"/>
                <w:szCs w:val="18"/>
              </w:rPr>
              <w:t>Carlos Tanquilut</w:t>
            </w:r>
          </w:p>
        </w:tc>
      </w:tr>
    </w:tbl>
    <w:p w14:paraId="18A91FE3" w14:textId="08CF4F53" w:rsidR="007639DA" w:rsidRDefault="007639DA" w:rsidP="007639DA">
      <w:pPr>
        <w:pStyle w:val="Normalwithspaceafter"/>
      </w:pPr>
    </w:p>
    <w:p w14:paraId="69872E77" w14:textId="5332D268" w:rsidR="00E76F4D" w:rsidRDefault="00E76F4D" w:rsidP="00E76F4D">
      <w:pPr>
        <w:pStyle w:val="NumHeading1"/>
        <w:numPr>
          <w:ilvl w:val="0"/>
          <w:numId w:val="0"/>
        </w:numPr>
        <w:ind w:left="360" w:hanging="360"/>
      </w:pPr>
      <w:bookmarkStart w:id="416" w:name="_Toc516556559"/>
      <w:r>
        <w:t>Appendix C – Digital License and Non-Disclosure Agreement</w:t>
      </w:r>
      <w:bookmarkEnd w:id="416"/>
    </w:p>
    <w:p w14:paraId="1422D74E" w14:textId="77777777" w:rsidR="00E76F4D" w:rsidRPr="007639DA" w:rsidRDefault="00E76F4D" w:rsidP="007639DA">
      <w:pPr>
        <w:pStyle w:val="Normalwithspaceafter"/>
      </w:pPr>
    </w:p>
    <w:sectPr w:rsidR="00E76F4D" w:rsidRPr="007639DA" w:rsidSect="004D6EC0">
      <w:type w:val="continuous"/>
      <w:pgSz w:w="12240" w:h="15840" w:code="1"/>
      <w:pgMar w:top="1800" w:right="144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0" w:author="Cardwell, Marianne" w:date="2018-04-13T15:51:00Z" w:initials="CM">
    <w:p w14:paraId="29CCE629" w14:textId="77777777" w:rsidR="009C0FB5" w:rsidRDefault="009C0FB5" w:rsidP="00DC5D2E">
      <w:pPr>
        <w:pStyle w:val="CommentText"/>
      </w:pPr>
      <w:r>
        <w:rPr>
          <w:rStyle w:val="CommentReference"/>
        </w:rPr>
        <w:annotationRef/>
      </w:r>
      <w:r>
        <w:t>From Jason: “</w:t>
      </w:r>
      <w:r>
        <w:rPr>
          <w:rStyle w:val="CommentReference"/>
        </w:rPr>
        <w:annotationRef/>
      </w:r>
      <w:r>
        <w:t>The Transmittal Letter of submission is a good idea… However, we’ve never required one before. This may require some more thought. I think it might work with any external submissions from consultants/contractors, but not necessarily from internal sources who haven’t had to do this in the past. At most it has been up to me to QC any incoming data against our GIS standards. Let’s talk more about this and briefly bring Josephine into the conversation.</w:t>
      </w:r>
    </w:p>
    <w:p w14:paraId="091596C7" w14:textId="76524A37" w:rsidR="009C0FB5" w:rsidRDefault="009C0FB5">
      <w:pPr>
        <w:pStyle w:val="CommentText"/>
      </w:pPr>
      <w:r>
        <w:t>“</w:t>
      </w:r>
    </w:p>
  </w:comment>
  <w:comment w:id="409" w:author="Cardwell, Marianne" w:date="2017-10-27T09:26:00Z" w:initials="CM">
    <w:p w14:paraId="150B3107" w14:textId="62607FEF" w:rsidR="009C0FB5" w:rsidRDefault="009C0FB5">
      <w:pPr>
        <w:pStyle w:val="CommentText"/>
      </w:pPr>
      <w:r>
        <w:rPr>
          <w:rStyle w:val="CommentReference"/>
        </w:rPr>
        <w:annotationRef/>
      </w:r>
      <w:r>
        <w:t>Would like to add a link to the license agreement. Alternatively, I could include it as an appendix, but it may be out of date, so a link would be better.</w:t>
      </w:r>
    </w:p>
  </w:comment>
  <w:comment w:id="414" w:author="Cardwell, Marianne" w:date="2017-10-27T09:06:00Z" w:initials="CM">
    <w:p w14:paraId="0CF91EA9" w14:textId="342DAE3D" w:rsidR="009C0FB5" w:rsidRDefault="009C0FB5">
      <w:pPr>
        <w:pStyle w:val="CommentText"/>
      </w:pPr>
      <w:r>
        <w:rPr>
          <w:rStyle w:val="CommentReference"/>
        </w:rPr>
        <w:annotationRef/>
      </w:r>
      <w:r>
        <w:t>This table came from the original standards and should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1596C7" w15:done="0"/>
  <w15:commentEx w15:paraId="150B3107" w15:done="1"/>
  <w15:commentEx w15:paraId="0CF91EA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1596C7" w16cid:durableId="1E7B507A"/>
  <w16cid:commentId w16cid:paraId="150B3107" w16cid:durableId="1E79A210"/>
  <w16cid:commentId w16cid:paraId="0CF91EA9" w16cid:durableId="1E79A2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7BA54" w14:textId="77777777" w:rsidR="009F7245" w:rsidRDefault="009F7245">
      <w:r>
        <w:separator/>
      </w:r>
    </w:p>
  </w:endnote>
  <w:endnote w:type="continuationSeparator" w:id="0">
    <w:p w14:paraId="04F2A5D4" w14:textId="77777777" w:rsidR="009F7245" w:rsidRDefault="009F7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F0826" w14:textId="77777777" w:rsidR="009C0FB5" w:rsidRDefault="009C0FB5">
    <w:pPr>
      <w:rPr>
        <w:noProof/>
        <w:sz w:val="24"/>
      </w:rPr>
    </w:pPr>
  </w:p>
  <w:p w14:paraId="47689F67" w14:textId="77777777" w:rsidR="009C0FB5" w:rsidRDefault="009C0F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9BB1A" w14:textId="77777777" w:rsidR="009C0FB5" w:rsidRDefault="009C0FB5" w:rsidP="00203F2F">
    <w:pPr>
      <w:pBdr>
        <w:bottom w:val="single" w:sz="6" w:space="1" w:color="006892"/>
      </w:pBdr>
      <w:tabs>
        <w:tab w:val="right" w:pos="9180"/>
      </w:tabs>
    </w:pPr>
  </w:p>
  <w:p w14:paraId="5D0BA97D" w14:textId="77777777" w:rsidR="009C0FB5" w:rsidRDefault="009C0FB5" w:rsidP="000D0E90">
    <w:pPr>
      <w:tabs>
        <w:tab w:val="right" w:pos="9180"/>
      </w:tabs>
      <w:rPr>
        <w:highlight w:val="yellow"/>
      </w:rPr>
    </w:pPr>
    <w:r w:rsidRPr="00601945">
      <w:t>SFO GIS Data Standard</w:t>
    </w:r>
    <w:r>
      <w:t xml:space="preserve"> </w:t>
    </w:r>
    <w:r w:rsidRPr="00601945">
      <w:t>– Version 1</w:t>
    </w:r>
  </w:p>
  <w:p w14:paraId="23720078" w14:textId="231C0125" w:rsidR="009C0FB5" w:rsidRPr="00D2799A" w:rsidRDefault="009C0FB5" w:rsidP="000D0E90">
    <w:pPr>
      <w:tabs>
        <w:tab w:val="right" w:pos="9180"/>
      </w:tabs>
    </w:pPr>
    <w:del w:id="410" w:author="Cardwell, Marianne" w:date="2018-06-12T08:02:00Z">
      <w:r w:rsidDel="00672C83">
        <w:delText xml:space="preserve">May </w:delText>
      </w:r>
    </w:del>
    <w:ins w:id="411" w:author="Cardwell, Marianne" w:date="2018-06-12T08:02:00Z">
      <w:r>
        <w:t xml:space="preserve">June </w:t>
      </w:r>
    </w:ins>
    <w:r>
      <w:t>2018</w:t>
    </w:r>
    <w:r w:rsidRPr="00D2799A">
      <w:tab/>
    </w:r>
    <w:r w:rsidRPr="00D2799A">
      <w:fldChar w:fldCharType="begin"/>
    </w:r>
    <w:r w:rsidRPr="00D2799A">
      <w:instrText xml:space="preserve"> PAGE </w:instrText>
    </w:r>
    <w:r w:rsidRPr="00D2799A">
      <w:fldChar w:fldCharType="separate"/>
    </w:r>
    <w:r w:rsidR="006A5F94">
      <w:rPr>
        <w:noProof/>
      </w:rPr>
      <w:t>5</w:t>
    </w:r>
    <w:r w:rsidRPr="00D2799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73092" w14:textId="77777777" w:rsidR="009C0FB5" w:rsidRPr="004D4AE3" w:rsidRDefault="009C0FB5" w:rsidP="00AD3268">
    <w:pPr>
      <w:tabs>
        <w:tab w:val="center" w:pos="10710"/>
      </w:tabs>
      <w:spacing w:before="150"/>
    </w:pPr>
    <w:r>
      <w:t xml:space="preserve">Software Requirements Specifications: </w:t>
    </w:r>
    <w:r w:rsidRPr="00905C29">
      <w:rPr>
        <w:highlight w:val="yellow"/>
      </w:rPr>
      <w:t>&lt;PROJECT NAME&gt;</w:t>
    </w:r>
  </w:p>
  <w:p w14:paraId="324F537E" w14:textId="77777777" w:rsidR="009C0FB5" w:rsidRPr="004D4AE3" w:rsidRDefault="009C0FB5" w:rsidP="00AD3268">
    <w:pPr>
      <w:tabs>
        <w:tab w:val="center" w:pos="10710"/>
        <w:tab w:val="right" w:pos="10800"/>
      </w:tabs>
    </w:pPr>
    <w:r w:rsidRPr="00905C29">
      <w:rPr>
        <w:highlight w:val="yellow"/>
      </w:rPr>
      <w:t>&lt;DATE&gt;</w:t>
    </w:r>
    <w:r w:rsidRPr="004D4AE3">
      <w:tab/>
    </w:r>
    <w:r w:rsidRPr="004D4AE3">
      <w:fldChar w:fldCharType="begin"/>
    </w:r>
    <w:r w:rsidRPr="004D4AE3">
      <w:instrText xml:space="preserve"> PAGE </w:instrText>
    </w:r>
    <w:r w:rsidRPr="004D4AE3">
      <w:fldChar w:fldCharType="separate"/>
    </w:r>
    <w:r>
      <w:rPr>
        <w:noProof/>
      </w:rPr>
      <w:t>4</w:t>
    </w:r>
    <w:r w:rsidRPr="004D4AE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E7B1A" w14:textId="77777777" w:rsidR="009F7245" w:rsidRDefault="009F7245">
      <w:r>
        <w:separator/>
      </w:r>
    </w:p>
  </w:footnote>
  <w:footnote w:type="continuationSeparator" w:id="0">
    <w:p w14:paraId="29DCABAA" w14:textId="77777777" w:rsidR="009F7245" w:rsidRDefault="009F72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62867" w14:textId="77777777" w:rsidR="009C0FB5" w:rsidRDefault="009C0FB5">
    <w:pPr>
      <w:pStyle w:val="Header"/>
    </w:pPr>
    <w:r>
      <w:rPr>
        <w:rFonts w:ascii="Century Gothic" w:hAnsi="Century Gothic" w:cstheme="minorHAnsi"/>
        <w:b/>
        <w:noProof/>
        <w:color w:val="FFFFFF" w:themeColor="background1"/>
        <w:sz w:val="44"/>
        <w:szCs w:val="48"/>
      </w:rPr>
      <w:drawing>
        <wp:anchor distT="0" distB="0" distL="114300" distR="114300" simplePos="0" relativeHeight="251681792" behindDoc="0" locked="0" layoutInCell="1" allowOverlap="1" wp14:anchorId="788411C8" wp14:editId="7DAB2196">
          <wp:simplePos x="0" y="0"/>
          <wp:positionH relativeFrom="column">
            <wp:posOffset>-393065</wp:posOffset>
          </wp:positionH>
          <wp:positionV relativeFrom="paragraph">
            <wp:posOffset>-73025</wp:posOffset>
          </wp:positionV>
          <wp:extent cx="1792224" cy="475488"/>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fosig2h.jpg"/>
                  <pic:cNvPicPr/>
                </pic:nvPicPr>
                <pic:blipFill>
                  <a:blip r:embed="rId1">
                    <a:extLst>
                      <a:ext uri="{28A0092B-C50C-407E-A947-70E740481C1C}">
                        <a14:useLocalDpi xmlns:a14="http://schemas.microsoft.com/office/drawing/2010/main" val="0"/>
                      </a:ext>
                    </a:extLst>
                  </a:blip>
                  <a:stretch>
                    <a:fillRect/>
                  </a:stretch>
                </pic:blipFill>
                <pic:spPr>
                  <a:xfrm>
                    <a:off x="0" y="0"/>
                    <a:ext cx="1792224" cy="475488"/>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79A72" w14:textId="2F42CD4B" w:rsidR="009C0FB5" w:rsidRPr="00EF4077" w:rsidRDefault="009C0FB5" w:rsidP="00AD3268">
    <w:pPr>
      <w:jc w:val="right"/>
      <w:rPr>
        <w:caps/>
      </w:rPr>
    </w:pPr>
    <w:r>
      <w:rPr>
        <w:rFonts w:ascii="Century Gothic" w:hAnsi="Century Gothic" w:cstheme="minorHAnsi"/>
        <w:b/>
        <w:noProof/>
        <w:color w:val="FFFFFF" w:themeColor="background1"/>
        <w:sz w:val="44"/>
        <w:szCs w:val="48"/>
      </w:rPr>
      <w:drawing>
        <wp:anchor distT="0" distB="0" distL="114300" distR="114300" simplePos="0" relativeHeight="251679744" behindDoc="0" locked="0" layoutInCell="1" allowOverlap="1" wp14:anchorId="45D39856" wp14:editId="30CA9315">
          <wp:simplePos x="0" y="0"/>
          <wp:positionH relativeFrom="column">
            <wp:posOffset>0</wp:posOffset>
          </wp:positionH>
          <wp:positionV relativeFrom="paragraph">
            <wp:posOffset>0</wp:posOffset>
          </wp:positionV>
          <wp:extent cx="1792224" cy="475488"/>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fosig2h.jpg"/>
                  <pic:cNvPicPr/>
                </pic:nvPicPr>
                <pic:blipFill>
                  <a:blip r:embed="rId1">
                    <a:extLst>
                      <a:ext uri="{28A0092B-C50C-407E-A947-70E740481C1C}">
                        <a14:useLocalDpi xmlns:a14="http://schemas.microsoft.com/office/drawing/2010/main" val="0"/>
                      </a:ext>
                    </a:extLst>
                  </a:blip>
                  <a:stretch>
                    <a:fillRect/>
                  </a:stretch>
                </pic:blipFill>
                <pic:spPr>
                  <a:xfrm>
                    <a:off x="0" y="0"/>
                    <a:ext cx="1792224" cy="47548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79E0D" w14:textId="77777777" w:rsidR="009C0FB5" w:rsidRPr="004D4AE3" w:rsidRDefault="009C0FB5" w:rsidP="00AD3268">
    <w:pPr>
      <w:jc w:val="right"/>
    </w:pPr>
    <w:r w:rsidRPr="00643D01">
      <w:rPr>
        <w:noProof/>
        <w:highlight w:val="yellow"/>
      </w:rPr>
      <w:drawing>
        <wp:anchor distT="0" distB="0" distL="114300" distR="114300" simplePos="0" relativeHeight="251670528" behindDoc="1" locked="0" layoutInCell="1" allowOverlap="1" wp14:anchorId="38928FA3" wp14:editId="699D3209">
          <wp:simplePos x="0" y="0"/>
          <wp:positionH relativeFrom="column">
            <wp:posOffset>-27305</wp:posOffset>
          </wp:positionH>
          <wp:positionV relativeFrom="paragraph">
            <wp:posOffset>18415</wp:posOffset>
          </wp:positionV>
          <wp:extent cx="1207008" cy="374904"/>
          <wp:effectExtent l="0" t="0" r="0" b="6350"/>
          <wp:wrapNone/>
          <wp:docPr id="11" name="Picture 11" descr="Q:\Deltek\Proposals\Templates\2014 Templates\Logo_Dots\Woolpert Logo FINAL_2013_Gray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Deltek\Proposals\Templates\2014 Templates\Logo_Dots\Woolpert Logo FINAL_2013_Gray 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7008" cy="374904"/>
                  </a:xfrm>
                  <a:prstGeom prst="rect">
                    <a:avLst/>
                  </a:prstGeom>
                  <a:noFill/>
                  <a:ln>
                    <a:noFill/>
                  </a:ln>
                </pic:spPr>
              </pic:pic>
            </a:graphicData>
          </a:graphic>
          <wp14:sizeRelH relativeFrom="page">
            <wp14:pctWidth>0</wp14:pctWidth>
          </wp14:sizeRelH>
          <wp14:sizeRelV relativeFrom="page">
            <wp14:pctHeight>0</wp14:pctHeight>
          </wp14:sizeRelV>
        </wp:anchor>
      </w:drawing>
    </w:r>
    <w:r>
      <w:t>Dayton Airport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4A97"/>
    <w:multiLevelType w:val="multilevel"/>
    <w:tmpl w:val="40B27DF8"/>
    <w:lvl w:ilvl="0">
      <w:start w:val="1"/>
      <w:numFmt w:val="decimal"/>
      <w:pStyle w:val="NumHeading1"/>
      <w:suff w:val="space"/>
      <w:lvlText w:val="%1"/>
      <w:lvlJc w:val="left"/>
      <w:pPr>
        <w:ind w:left="360" w:hanging="360"/>
      </w:pPr>
      <w:rPr>
        <w:rFonts w:hint="default"/>
      </w:rPr>
    </w:lvl>
    <w:lvl w:ilvl="1">
      <w:start w:val="1"/>
      <w:numFmt w:val="decimal"/>
      <w:pStyle w:val="NumHeading2"/>
      <w:suff w:val="space"/>
      <w:lvlText w:val="%1.%2"/>
      <w:lvlJc w:val="left"/>
      <w:pPr>
        <w:ind w:left="1080" w:firstLine="0"/>
      </w:pPr>
      <w:rPr>
        <w:rFonts w:hint="default"/>
      </w:rPr>
    </w:lvl>
    <w:lvl w:ilvl="2">
      <w:start w:val="1"/>
      <w:numFmt w:val="decimal"/>
      <w:pStyle w:val="NumHeading3"/>
      <w:suff w:val="space"/>
      <w:lvlText w:val="%1.%2.%3"/>
      <w:lvlJc w:val="left"/>
      <w:pPr>
        <w:ind w:left="0" w:firstLine="0"/>
      </w:pPr>
      <w:rPr>
        <w:rFonts w:hint="default"/>
      </w:rPr>
    </w:lvl>
    <w:lvl w:ilvl="3">
      <w:start w:val="1"/>
      <w:numFmt w:val="decimal"/>
      <w:pStyle w:val="NumHeading4"/>
      <w:suff w:val="space"/>
      <w:lvlText w:val="%1.%2.%3.%4"/>
      <w:lvlJc w:val="left"/>
      <w:pPr>
        <w:ind w:left="0" w:firstLine="0"/>
      </w:pPr>
      <w:rPr>
        <w:rFonts w:hint="default"/>
      </w:rPr>
    </w:lvl>
    <w:lvl w:ilvl="4">
      <w:start w:val="1"/>
      <w:numFmt w:val="decimal"/>
      <w:pStyle w:val="Num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8E07775"/>
    <w:multiLevelType w:val="multilevel"/>
    <w:tmpl w:val="8B26B268"/>
    <w:styleLink w:val="Style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0730EA3"/>
    <w:multiLevelType w:val="multilevel"/>
    <w:tmpl w:val="70142F3A"/>
    <w:numStyleLink w:val="Woolpertnumbered"/>
  </w:abstractNum>
  <w:abstractNum w:abstractNumId="3" w15:restartNumberingAfterBreak="0">
    <w:nsid w:val="21CD74C6"/>
    <w:multiLevelType w:val="hybridMultilevel"/>
    <w:tmpl w:val="C396F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319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B557BC2"/>
    <w:multiLevelType w:val="multilevel"/>
    <w:tmpl w:val="06EC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883B11"/>
    <w:multiLevelType w:val="hybridMultilevel"/>
    <w:tmpl w:val="7042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202C92"/>
    <w:multiLevelType w:val="multilevel"/>
    <w:tmpl w:val="70142F3A"/>
    <w:styleLink w:val="Woolpertnumbered"/>
    <w:lvl w:ilvl="0">
      <w:start w:val="1"/>
      <w:numFmt w:val="decimal"/>
      <w:lvlText w:val="%1."/>
      <w:lvlJc w:val="left"/>
      <w:pPr>
        <w:tabs>
          <w:tab w:val="num" w:pos="720"/>
        </w:tabs>
        <w:ind w:left="720" w:hanging="360"/>
      </w:pPr>
      <w:rPr>
        <w:rFonts w:hint="default"/>
        <w:sz w:val="20"/>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C21523D"/>
    <w:multiLevelType w:val="hybridMultilevel"/>
    <w:tmpl w:val="DB8048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C7F6CE2"/>
    <w:multiLevelType w:val="multilevel"/>
    <w:tmpl w:val="BCD8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09794B"/>
    <w:multiLevelType w:val="hybridMultilevel"/>
    <w:tmpl w:val="945653F6"/>
    <w:lvl w:ilvl="0" w:tplc="0409000F">
      <w:start w:val="1"/>
      <w:numFmt w:val="decimal"/>
      <w:lvlText w:val="%1."/>
      <w:lvlJc w:val="left"/>
      <w:pPr>
        <w:tabs>
          <w:tab w:val="num" w:pos="576"/>
        </w:tabs>
        <w:ind w:left="576" w:hanging="360"/>
      </w:pPr>
      <w:rPr>
        <w:rFonts w:hint="default"/>
      </w:rPr>
    </w:lvl>
    <w:lvl w:ilvl="1" w:tplc="04090019" w:tentative="1">
      <w:start w:val="1"/>
      <w:numFmt w:val="lowerLetter"/>
      <w:lvlText w:val="%2."/>
      <w:lvlJc w:val="left"/>
      <w:pPr>
        <w:tabs>
          <w:tab w:val="num" w:pos="1296"/>
        </w:tabs>
        <w:ind w:left="1296" w:hanging="360"/>
      </w:pPr>
    </w:lvl>
    <w:lvl w:ilvl="2" w:tplc="0409001B" w:tentative="1">
      <w:start w:val="1"/>
      <w:numFmt w:val="lowerRoman"/>
      <w:lvlText w:val="%3."/>
      <w:lvlJc w:val="right"/>
      <w:pPr>
        <w:tabs>
          <w:tab w:val="num" w:pos="2016"/>
        </w:tabs>
        <w:ind w:left="2016" w:hanging="180"/>
      </w:pPr>
    </w:lvl>
    <w:lvl w:ilvl="3" w:tplc="0409000F" w:tentative="1">
      <w:start w:val="1"/>
      <w:numFmt w:val="decimal"/>
      <w:lvlText w:val="%4."/>
      <w:lvlJc w:val="left"/>
      <w:pPr>
        <w:tabs>
          <w:tab w:val="num" w:pos="2736"/>
        </w:tabs>
        <w:ind w:left="2736" w:hanging="360"/>
      </w:pPr>
    </w:lvl>
    <w:lvl w:ilvl="4" w:tplc="04090019" w:tentative="1">
      <w:start w:val="1"/>
      <w:numFmt w:val="lowerLetter"/>
      <w:lvlText w:val="%5."/>
      <w:lvlJc w:val="left"/>
      <w:pPr>
        <w:tabs>
          <w:tab w:val="num" w:pos="3456"/>
        </w:tabs>
        <w:ind w:left="3456" w:hanging="360"/>
      </w:pPr>
    </w:lvl>
    <w:lvl w:ilvl="5" w:tplc="0409001B" w:tentative="1">
      <w:start w:val="1"/>
      <w:numFmt w:val="lowerRoman"/>
      <w:lvlText w:val="%6."/>
      <w:lvlJc w:val="right"/>
      <w:pPr>
        <w:tabs>
          <w:tab w:val="num" w:pos="4176"/>
        </w:tabs>
        <w:ind w:left="4176" w:hanging="180"/>
      </w:pPr>
    </w:lvl>
    <w:lvl w:ilvl="6" w:tplc="0409000F" w:tentative="1">
      <w:start w:val="1"/>
      <w:numFmt w:val="decimal"/>
      <w:lvlText w:val="%7."/>
      <w:lvlJc w:val="left"/>
      <w:pPr>
        <w:tabs>
          <w:tab w:val="num" w:pos="4896"/>
        </w:tabs>
        <w:ind w:left="4896" w:hanging="360"/>
      </w:pPr>
    </w:lvl>
    <w:lvl w:ilvl="7" w:tplc="04090019" w:tentative="1">
      <w:start w:val="1"/>
      <w:numFmt w:val="lowerLetter"/>
      <w:lvlText w:val="%8."/>
      <w:lvlJc w:val="left"/>
      <w:pPr>
        <w:tabs>
          <w:tab w:val="num" w:pos="5616"/>
        </w:tabs>
        <w:ind w:left="5616" w:hanging="360"/>
      </w:pPr>
    </w:lvl>
    <w:lvl w:ilvl="8" w:tplc="0409001B" w:tentative="1">
      <w:start w:val="1"/>
      <w:numFmt w:val="lowerRoman"/>
      <w:lvlText w:val="%9."/>
      <w:lvlJc w:val="right"/>
      <w:pPr>
        <w:tabs>
          <w:tab w:val="num" w:pos="6336"/>
        </w:tabs>
        <w:ind w:left="6336" w:hanging="180"/>
      </w:pPr>
    </w:lvl>
  </w:abstractNum>
  <w:abstractNum w:abstractNumId="11" w15:restartNumberingAfterBreak="0">
    <w:nsid w:val="5A8C77A7"/>
    <w:multiLevelType w:val="multilevel"/>
    <w:tmpl w:val="B074F05C"/>
    <w:styleLink w:val="Woolpertbulletlist"/>
    <w:lvl w:ilvl="0">
      <w:start w:val="1"/>
      <w:numFmt w:val="bullet"/>
      <w:pStyle w:val="Bulletlis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BBE5804"/>
    <w:multiLevelType w:val="hybridMultilevel"/>
    <w:tmpl w:val="B5A4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94CD5"/>
    <w:multiLevelType w:val="multilevel"/>
    <w:tmpl w:val="77CA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1E17CB"/>
    <w:multiLevelType w:val="hybridMultilevel"/>
    <w:tmpl w:val="A7060FD2"/>
    <w:lvl w:ilvl="0" w:tplc="E89A0C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7084406"/>
    <w:multiLevelType w:val="hybridMultilevel"/>
    <w:tmpl w:val="050E32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A421664"/>
    <w:multiLevelType w:val="multilevel"/>
    <w:tmpl w:val="B074F05C"/>
    <w:numStyleLink w:val="Woolpertbulletlist"/>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7"/>
  </w:num>
  <w:num w:numId="8">
    <w:abstractNumId w:val="1"/>
  </w:num>
  <w:num w:numId="9">
    <w:abstractNumId w:val="11"/>
  </w:num>
  <w:num w:numId="10">
    <w:abstractNumId w:val="7"/>
  </w:num>
  <w:num w:numId="11">
    <w:abstractNumId w:val="16"/>
  </w:num>
  <w:num w:numId="12">
    <w:abstractNumId w:val="0"/>
  </w:num>
  <w:num w:numId="13">
    <w:abstractNumId w:val="0"/>
  </w:num>
  <w:num w:numId="14">
    <w:abstractNumId w:val="0"/>
  </w:num>
  <w:num w:numId="15">
    <w:abstractNumId w:val="0"/>
  </w:num>
  <w:num w:numId="16">
    <w:abstractNumId w:val="0"/>
  </w:num>
  <w:num w:numId="17">
    <w:abstractNumId w:val="2"/>
  </w:num>
  <w:num w:numId="18">
    <w:abstractNumId w:val="1"/>
  </w:num>
  <w:num w:numId="19">
    <w:abstractNumId w:val="11"/>
  </w:num>
  <w:num w:numId="20">
    <w:abstractNumId w:val="7"/>
  </w:num>
  <w:num w:numId="21">
    <w:abstractNumId w:val="8"/>
  </w:num>
  <w:num w:numId="22">
    <w:abstractNumId w:val="15"/>
  </w:num>
  <w:num w:numId="23">
    <w:abstractNumId w:val="13"/>
  </w:num>
  <w:num w:numId="24">
    <w:abstractNumId w:val="5"/>
  </w:num>
  <w:num w:numId="25">
    <w:abstractNumId w:val="9"/>
  </w:num>
  <w:num w:numId="26">
    <w:abstractNumId w:val="3"/>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6"/>
  </w:num>
  <w:num w:numId="40">
    <w:abstractNumId w:val="0"/>
  </w:num>
  <w:num w:numId="41">
    <w:abstractNumId w:val="0"/>
  </w:num>
  <w:num w:numId="42">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num>
  <w:num w:numId="44">
    <w:abstractNumId w:val="12"/>
  </w:num>
  <w:num w:numId="45">
    <w:abstractNumId w:val="4"/>
  </w:num>
  <w:num w:numId="4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dwell, Marianne">
    <w15:presenceInfo w15:providerId="AD" w15:userId="S-1-5-21-3365817599-1314063146-3074736372-117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76C"/>
    <w:rsid w:val="0000585F"/>
    <w:rsid w:val="000176B3"/>
    <w:rsid w:val="00032E10"/>
    <w:rsid w:val="00064741"/>
    <w:rsid w:val="000805E0"/>
    <w:rsid w:val="00087FA9"/>
    <w:rsid w:val="00093EE0"/>
    <w:rsid w:val="0009422A"/>
    <w:rsid w:val="00094528"/>
    <w:rsid w:val="000C3DBE"/>
    <w:rsid w:val="000C59BE"/>
    <w:rsid w:val="000D0D58"/>
    <w:rsid w:val="000D0E90"/>
    <w:rsid w:val="000D4295"/>
    <w:rsid w:val="00103D14"/>
    <w:rsid w:val="001114F3"/>
    <w:rsid w:val="00114371"/>
    <w:rsid w:val="00126495"/>
    <w:rsid w:val="001312DA"/>
    <w:rsid w:val="0014131C"/>
    <w:rsid w:val="001543CA"/>
    <w:rsid w:val="0016057C"/>
    <w:rsid w:val="00172AA0"/>
    <w:rsid w:val="001758A0"/>
    <w:rsid w:val="00177132"/>
    <w:rsid w:val="00181397"/>
    <w:rsid w:val="00191834"/>
    <w:rsid w:val="00195F9A"/>
    <w:rsid w:val="001B59D2"/>
    <w:rsid w:val="001F2A3C"/>
    <w:rsid w:val="00203F2F"/>
    <w:rsid w:val="00214AD1"/>
    <w:rsid w:val="00220A27"/>
    <w:rsid w:val="00230D16"/>
    <w:rsid w:val="00252DDF"/>
    <w:rsid w:val="0025346C"/>
    <w:rsid w:val="00262F00"/>
    <w:rsid w:val="0026409B"/>
    <w:rsid w:val="00270BA4"/>
    <w:rsid w:val="00287B01"/>
    <w:rsid w:val="002A5319"/>
    <w:rsid w:val="002C3799"/>
    <w:rsid w:val="002E4363"/>
    <w:rsid w:val="002E6AA8"/>
    <w:rsid w:val="0031289B"/>
    <w:rsid w:val="00320565"/>
    <w:rsid w:val="0032106B"/>
    <w:rsid w:val="003328D6"/>
    <w:rsid w:val="003333B0"/>
    <w:rsid w:val="00336B77"/>
    <w:rsid w:val="00351032"/>
    <w:rsid w:val="003675E5"/>
    <w:rsid w:val="003A0BF5"/>
    <w:rsid w:val="003B4D5F"/>
    <w:rsid w:val="003C6DD6"/>
    <w:rsid w:val="003D1B7A"/>
    <w:rsid w:val="003E77B7"/>
    <w:rsid w:val="0040391A"/>
    <w:rsid w:val="00404DEC"/>
    <w:rsid w:val="0040582C"/>
    <w:rsid w:val="00412C12"/>
    <w:rsid w:val="004552DF"/>
    <w:rsid w:val="00464071"/>
    <w:rsid w:val="00471A52"/>
    <w:rsid w:val="0048407F"/>
    <w:rsid w:val="00485BC4"/>
    <w:rsid w:val="00486436"/>
    <w:rsid w:val="004B3E6A"/>
    <w:rsid w:val="004C5CEF"/>
    <w:rsid w:val="004C5FAE"/>
    <w:rsid w:val="004C6CF1"/>
    <w:rsid w:val="004D6EC0"/>
    <w:rsid w:val="004F4379"/>
    <w:rsid w:val="004F5164"/>
    <w:rsid w:val="004F64B6"/>
    <w:rsid w:val="005238A8"/>
    <w:rsid w:val="005364B7"/>
    <w:rsid w:val="005408E3"/>
    <w:rsid w:val="005476CD"/>
    <w:rsid w:val="00553860"/>
    <w:rsid w:val="00561AE0"/>
    <w:rsid w:val="00567BE4"/>
    <w:rsid w:val="005727D1"/>
    <w:rsid w:val="00594B54"/>
    <w:rsid w:val="005A5908"/>
    <w:rsid w:val="005C6F05"/>
    <w:rsid w:val="005D09A1"/>
    <w:rsid w:val="005F5B80"/>
    <w:rsid w:val="005F7BB1"/>
    <w:rsid w:val="00600C59"/>
    <w:rsid w:val="00601945"/>
    <w:rsid w:val="00604AA8"/>
    <w:rsid w:val="00617479"/>
    <w:rsid w:val="00621277"/>
    <w:rsid w:val="00634804"/>
    <w:rsid w:val="00640F5F"/>
    <w:rsid w:val="006410AE"/>
    <w:rsid w:val="00643D01"/>
    <w:rsid w:val="006556BE"/>
    <w:rsid w:val="00672734"/>
    <w:rsid w:val="00672C83"/>
    <w:rsid w:val="0068644F"/>
    <w:rsid w:val="00692FC4"/>
    <w:rsid w:val="00695C76"/>
    <w:rsid w:val="0069646C"/>
    <w:rsid w:val="006A5F94"/>
    <w:rsid w:val="006C5485"/>
    <w:rsid w:val="006E410C"/>
    <w:rsid w:val="006F30EC"/>
    <w:rsid w:val="00703103"/>
    <w:rsid w:val="007126A1"/>
    <w:rsid w:val="0072532D"/>
    <w:rsid w:val="007327F1"/>
    <w:rsid w:val="00735AB5"/>
    <w:rsid w:val="00740AA8"/>
    <w:rsid w:val="0074616F"/>
    <w:rsid w:val="00755FC3"/>
    <w:rsid w:val="007635A3"/>
    <w:rsid w:val="007639DA"/>
    <w:rsid w:val="00767D8D"/>
    <w:rsid w:val="00772A6B"/>
    <w:rsid w:val="007B3752"/>
    <w:rsid w:val="007C201D"/>
    <w:rsid w:val="007C3F11"/>
    <w:rsid w:val="007C54C6"/>
    <w:rsid w:val="007C576C"/>
    <w:rsid w:val="007E22F1"/>
    <w:rsid w:val="007E6571"/>
    <w:rsid w:val="007F02B3"/>
    <w:rsid w:val="007F5F17"/>
    <w:rsid w:val="008375B3"/>
    <w:rsid w:val="00837A5B"/>
    <w:rsid w:val="00843727"/>
    <w:rsid w:val="008470ED"/>
    <w:rsid w:val="00854780"/>
    <w:rsid w:val="00856D09"/>
    <w:rsid w:val="00861361"/>
    <w:rsid w:val="00874BDB"/>
    <w:rsid w:val="00892BD4"/>
    <w:rsid w:val="008A2C12"/>
    <w:rsid w:val="008C2B55"/>
    <w:rsid w:val="008C4965"/>
    <w:rsid w:val="008C7F40"/>
    <w:rsid w:val="008D0CD0"/>
    <w:rsid w:val="008E3E54"/>
    <w:rsid w:val="00905C29"/>
    <w:rsid w:val="00921319"/>
    <w:rsid w:val="00923F26"/>
    <w:rsid w:val="00924B40"/>
    <w:rsid w:val="0093154D"/>
    <w:rsid w:val="00937CA2"/>
    <w:rsid w:val="00950E83"/>
    <w:rsid w:val="00956DB8"/>
    <w:rsid w:val="009804BB"/>
    <w:rsid w:val="009844D3"/>
    <w:rsid w:val="00987435"/>
    <w:rsid w:val="009929B9"/>
    <w:rsid w:val="00997D32"/>
    <w:rsid w:val="009A5602"/>
    <w:rsid w:val="009C0FB5"/>
    <w:rsid w:val="009C4C6A"/>
    <w:rsid w:val="009C725C"/>
    <w:rsid w:val="009D40D4"/>
    <w:rsid w:val="009E36E9"/>
    <w:rsid w:val="009E6294"/>
    <w:rsid w:val="009F07EB"/>
    <w:rsid w:val="009F0B13"/>
    <w:rsid w:val="009F7245"/>
    <w:rsid w:val="00A127F4"/>
    <w:rsid w:val="00A1393A"/>
    <w:rsid w:val="00A20375"/>
    <w:rsid w:val="00A257DC"/>
    <w:rsid w:val="00A615A0"/>
    <w:rsid w:val="00A62957"/>
    <w:rsid w:val="00A65AA0"/>
    <w:rsid w:val="00A66142"/>
    <w:rsid w:val="00A70C43"/>
    <w:rsid w:val="00A72AD1"/>
    <w:rsid w:val="00A803A3"/>
    <w:rsid w:val="00A8186E"/>
    <w:rsid w:val="00A87046"/>
    <w:rsid w:val="00A9326F"/>
    <w:rsid w:val="00AA19E1"/>
    <w:rsid w:val="00AB0756"/>
    <w:rsid w:val="00AC1C1B"/>
    <w:rsid w:val="00AD3268"/>
    <w:rsid w:val="00AD6096"/>
    <w:rsid w:val="00AD7BA0"/>
    <w:rsid w:val="00AF67CC"/>
    <w:rsid w:val="00B275CE"/>
    <w:rsid w:val="00B3014F"/>
    <w:rsid w:val="00B37C76"/>
    <w:rsid w:val="00B50EFF"/>
    <w:rsid w:val="00B5523B"/>
    <w:rsid w:val="00B57E41"/>
    <w:rsid w:val="00B62034"/>
    <w:rsid w:val="00B661BE"/>
    <w:rsid w:val="00B666E7"/>
    <w:rsid w:val="00B710AF"/>
    <w:rsid w:val="00B92DC5"/>
    <w:rsid w:val="00BA2D92"/>
    <w:rsid w:val="00BA466E"/>
    <w:rsid w:val="00BC1131"/>
    <w:rsid w:val="00BD6B1B"/>
    <w:rsid w:val="00BD74B9"/>
    <w:rsid w:val="00BE6495"/>
    <w:rsid w:val="00BF3120"/>
    <w:rsid w:val="00C14E57"/>
    <w:rsid w:val="00C25A26"/>
    <w:rsid w:val="00C47231"/>
    <w:rsid w:val="00C51644"/>
    <w:rsid w:val="00C64CB9"/>
    <w:rsid w:val="00C6719B"/>
    <w:rsid w:val="00C72BA2"/>
    <w:rsid w:val="00C74A13"/>
    <w:rsid w:val="00C96447"/>
    <w:rsid w:val="00CA4489"/>
    <w:rsid w:val="00CA5429"/>
    <w:rsid w:val="00CB2D4C"/>
    <w:rsid w:val="00CB3AD9"/>
    <w:rsid w:val="00CD3A2A"/>
    <w:rsid w:val="00CF0BE5"/>
    <w:rsid w:val="00D02168"/>
    <w:rsid w:val="00D040AB"/>
    <w:rsid w:val="00D10BA7"/>
    <w:rsid w:val="00D12B7A"/>
    <w:rsid w:val="00D33209"/>
    <w:rsid w:val="00D36CCD"/>
    <w:rsid w:val="00D43416"/>
    <w:rsid w:val="00D44515"/>
    <w:rsid w:val="00D527E1"/>
    <w:rsid w:val="00D577D4"/>
    <w:rsid w:val="00D61F2D"/>
    <w:rsid w:val="00D67BAC"/>
    <w:rsid w:val="00D735F8"/>
    <w:rsid w:val="00D75827"/>
    <w:rsid w:val="00D80566"/>
    <w:rsid w:val="00D82B5B"/>
    <w:rsid w:val="00DA39F9"/>
    <w:rsid w:val="00DB00A5"/>
    <w:rsid w:val="00DB1256"/>
    <w:rsid w:val="00DC0E31"/>
    <w:rsid w:val="00DC0EF2"/>
    <w:rsid w:val="00DC5D2E"/>
    <w:rsid w:val="00DD3ACF"/>
    <w:rsid w:val="00DE1B43"/>
    <w:rsid w:val="00DE4828"/>
    <w:rsid w:val="00DE7678"/>
    <w:rsid w:val="00DE7F0D"/>
    <w:rsid w:val="00DF0743"/>
    <w:rsid w:val="00DF2FDC"/>
    <w:rsid w:val="00DF34B2"/>
    <w:rsid w:val="00DF5C56"/>
    <w:rsid w:val="00DF73FC"/>
    <w:rsid w:val="00E10F7B"/>
    <w:rsid w:val="00E403F5"/>
    <w:rsid w:val="00E54577"/>
    <w:rsid w:val="00E607E2"/>
    <w:rsid w:val="00E76F4D"/>
    <w:rsid w:val="00E838BF"/>
    <w:rsid w:val="00E848C5"/>
    <w:rsid w:val="00E868DF"/>
    <w:rsid w:val="00EB34F2"/>
    <w:rsid w:val="00EB6BA7"/>
    <w:rsid w:val="00EC5559"/>
    <w:rsid w:val="00EF4077"/>
    <w:rsid w:val="00F00137"/>
    <w:rsid w:val="00F01FEB"/>
    <w:rsid w:val="00F1584B"/>
    <w:rsid w:val="00F27020"/>
    <w:rsid w:val="00F423DD"/>
    <w:rsid w:val="00F42E5C"/>
    <w:rsid w:val="00F50D9F"/>
    <w:rsid w:val="00F52187"/>
    <w:rsid w:val="00F54593"/>
    <w:rsid w:val="00F7177B"/>
    <w:rsid w:val="00F7194E"/>
    <w:rsid w:val="00F74959"/>
    <w:rsid w:val="00F777DE"/>
    <w:rsid w:val="00FA00D4"/>
    <w:rsid w:val="00FA1638"/>
    <w:rsid w:val="00FB0E61"/>
    <w:rsid w:val="00FF2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956A98"/>
  <w15:docId w15:val="{87181239-D336-4CFB-8FC2-08DEB6B49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Normal no space"/>
    <w:qFormat/>
    <w:rsid w:val="007635A3"/>
    <w:rPr>
      <w:rFonts w:asciiTheme="minorHAnsi" w:eastAsiaTheme="minorEastAsia" w:hAnsiTheme="minorHAnsi" w:cstheme="minorBidi"/>
      <w:color w:val="3C3D3C"/>
      <w:szCs w:val="24"/>
    </w:rPr>
  </w:style>
  <w:style w:type="paragraph" w:styleId="Heading1">
    <w:name w:val="heading 1"/>
    <w:basedOn w:val="Normal"/>
    <w:next w:val="Normalwithspaceafter"/>
    <w:link w:val="Heading1Char"/>
    <w:uiPriority w:val="9"/>
    <w:qFormat/>
    <w:rsid w:val="007635A3"/>
    <w:pPr>
      <w:keepNext/>
      <w:keepLines/>
      <w:outlineLvl w:val="0"/>
    </w:pPr>
    <w:rPr>
      <w:rFonts w:ascii="Century Gothic" w:eastAsiaTheme="majorEastAsia" w:hAnsi="Century Gothic" w:cstheme="majorBidi"/>
      <w:bCs/>
      <w:sz w:val="48"/>
      <w:szCs w:val="32"/>
    </w:rPr>
  </w:style>
  <w:style w:type="paragraph" w:styleId="Heading2">
    <w:name w:val="heading 2"/>
    <w:basedOn w:val="Heading1"/>
    <w:next w:val="Normalwithspaceafter"/>
    <w:link w:val="Heading2Char"/>
    <w:uiPriority w:val="9"/>
    <w:unhideWhenUsed/>
    <w:qFormat/>
    <w:rsid w:val="007635A3"/>
    <w:pPr>
      <w:spacing w:before="200"/>
      <w:outlineLvl w:val="1"/>
    </w:pPr>
    <w:rPr>
      <w:bCs w:val="0"/>
      <w:sz w:val="36"/>
      <w:szCs w:val="26"/>
    </w:rPr>
  </w:style>
  <w:style w:type="paragraph" w:styleId="Heading3">
    <w:name w:val="heading 3"/>
    <w:basedOn w:val="Heading1"/>
    <w:next w:val="Normalwithspaceafter"/>
    <w:link w:val="Heading3Char"/>
    <w:uiPriority w:val="9"/>
    <w:unhideWhenUsed/>
    <w:qFormat/>
    <w:rsid w:val="007635A3"/>
    <w:pPr>
      <w:spacing w:before="200"/>
      <w:outlineLvl w:val="2"/>
    </w:pPr>
    <w:rPr>
      <w:bCs w:val="0"/>
      <w:sz w:val="28"/>
    </w:rPr>
  </w:style>
  <w:style w:type="paragraph" w:styleId="Heading4">
    <w:name w:val="heading 4"/>
    <w:basedOn w:val="Heading1"/>
    <w:next w:val="Normalwithspaceafter"/>
    <w:link w:val="Heading4Char"/>
    <w:uiPriority w:val="9"/>
    <w:unhideWhenUsed/>
    <w:qFormat/>
    <w:rsid w:val="007635A3"/>
    <w:pPr>
      <w:spacing w:before="200"/>
      <w:outlineLvl w:val="3"/>
    </w:pPr>
    <w:rPr>
      <w:bCs w:val="0"/>
      <w:iCs/>
      <w:sz w:val="24"/>
    </w:rPr>
  </w:style>
  <w:style w:type="paragraph" w:styleId="Heading5">
    <w:name w:val="heading 5"/>
    <w:basedOn w:val="Heading1"/>
    <w:next w:val="Normalwithspaceafter"/>
    <w:link w:val="Heading5Char"/>
    <w:uiPriority w:val="9"/>
    <w:unhideWhenUsed/>
    <w:qFormat/>
    <w:rsid w:val="007635A3"/>
    <w:pPr>
      <w:spacing w:before="200"/>
      <w:outlineLvl w:val="4"/>
    </w:pPr>
    <w:rPr>
      <w:i/>
      <w:sz w:val="22"/>
    </w:rPr>
  </w:style>
  <w:style w:type="paragraph" w:styleId="Heading6">
    <w:name w:val="heading 6"/>
    <w:basedOn w:val="Normal"/>
    <w:next w:val="Normal"/>
    <w:link w:val="Heading6Char"/>
    <w:uiPriority w:val="9"/>
    <w:unhideWhenUsed/>
    <w:qFormat/>
    <w:rsid w:val="007635A3"/>
    <w:pPr>
      <w:keepNext/>
      <w:keepLines/>
      <w:spacing w:before="20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7635A3"/>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7635A3"/>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unhideWhenUsed/>
    <w:qFormat/>
    <w:rsid w:val="007635A3"/>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287B01"/>
    <w:rPr>
      <w:rFonts w:ascii="Tahoma" w:hAnsi="Tahoma" w:cs="Tahoma"/>
      <w:sz w:val="16"/>
      <w:szCs w:val="16"/>
    </w:rPr>
  </w:style>
  <w:style w:type="character" w:customStyle="1" w:styleId="BalloonTextChar">
    <w:name w:val="Balloon Text Char"/>
    <w:basedOn w:val="DefaultParagraphFont"/>
    <w:link w:val="BalloonText"/>
    <w:uiPriority w:val="99"/>
    <w:rsid w:val="00287B01"/>
    <w:rPr>
      <w:rFonts w:ascii="Tahoma" w:eastAsiaTheme="minorEastAsia" w:hAnsi="Tahoma" w:cs="Tahoma"/>
      <w:color w:val="3C3D3C"/>
      <w:sz w:val="16"/>
      <w:szCs w:val="16"/>
    </w:rPr>
  </w:style>
  <w:style w:type="paragraph" w:styleId="Caption">
    <w:name w:val="caption"/>
    <w:basedOn w:val="Normal"/>
    <w:next w:val="Normal"/>
    <w:uiPriority w:val="35"/>
    <w:unhideWhenUsed/>
    <w:qFormat/>
    <w:rsid w:val="007F5F17"/>
    <w:pPr>
      <w:spacing w:before="120"/>
      <w:jc w:val="center"/>
    </w:pPr>
    <w:rPr>
      <w:rFonts w:eastAsia="Times New Roman"/>
      <w:bCs/>
      <w:szCs w:val="18"/>
    </w:rPr>
  </w:style>
  <w:style w:type="paragraph" w:customStyle="1" w:styleId="StyleNumHeading1Firstline0">
    <w:name w:val="Style Num Heading 1 + First line:  0&quot;"/>
    <w:basedOn w:val="NumHeading1"/>
    <w:rsid w:val="00287B01"/>
    <w:pPr>
      <w:ind w:firstLine="0"/>
    </w:pPr>
    <w:rPr>
      <w:rFonts w:cs="Times New Roman"/>
      <w:bCs w:val="0"/>
      <w:szCs w:val="20"/>
    </w:rPr>
  </w:style>
  <w:style w:type="character" w:styleId="Hyperlink">
    <w:name w:val="Hyperlink"/>
    <w:basedOn w:val="DefaultParagraphFont"/>
    <w:uiPriority w:val="99"/>
    <w:unhideWhenUsed/>
    <w:rsid w:val="000D0E90"/>
    <w:rPr>
      <w:color w:val="007EA1" w:themeColor="hyperlink"/>
      <w:u w:val="single"/>
    </w:rPr>
  </w:style>
  <w:style w:type="paragraph" w:styleId="Header">
    <w:name w:val="header"/>
    <w:basedOn w:val="Normal"/>
    <w:link w:val="HeaderChar"/>
    <w:uiPriority w:val="99"/>
    <w:rsid w:val="000D0E90"/>
    <w:pPr>
      <w:tabs>
        <w:tab w:val="center" w:pos="4680"/>
        <w:tab w:val="right" w:pos="9360"/>
      </w:tabs>
    </w:pPr>
  </w:style>
  <w:style w:type="character" w:customStyle="1" w:styleId="HeaderChar">
    <w:name w:val="Header Char"/>
    <w:basedOn w:val="DefaultParagraphFont"/>
    <w:link w:val="Header"/>
    <w:uiPriority w:val="99"/>
    <w:rsid w:val="000D0E90"/>
    <w:rPr>
      <w:rFonts w:asciiTheme="minorHAnsi" w:eastAsiaTheme="minorEastAsia" w:hAnsiTheme="minorHAnsi" w:cstheme="minorBidi"/>
      <w:color w:val="3C3D3C"/>
      <w:szCs w:val="24"/>
    </w:rPr>
  </w:style>
  <w:style w:type="paragraph" w:styleId="Footer">
    <w:name w:val="footer"/>
    <w:basedOn w:val="Normal"/>
    <w:link w:val="FooterChar"/>
    <w:uiPriority w:val="99"/>
    <w:rsid w:val="000D0E90"/>
    <w:pPr>
      <w:tabs>
        <w:tab w:val="center" w:pos="4680"/>
        <w:tab w:val="right" w:pos="9360"/>
      </w:tabs>
    </w:pPr>
  </w:style>
  <w:style w:type="character" w:customStyle="1" w:styleId="FooterChar">
    <w:name w:val="Footer Char"/>
    <w:basedOn w:val="DefaultParagraphFont"/>
    <w:link w:val="Footer"/>
    <w:uiPriority w:val="99"/>
    <w:rsid w:val="000D0E90"/>
    <w:rPr>
      <w:rFonts w:asciiTheme="minorHAnsi" w:eastAsiaTheme="minorEastAsia" w:hAnsiTheme="minorHAnsi" w:cstheme="minorBidi"/>
      <w:color w:val="3C3D3C"/>
      <w:szCs w:val="24"/>
    </w:rPr>
  </w:style>
  <w:style w:type="paragraph" w:customStyle="1" w:styleId="AppendixHeading">
    <w:name w:val="Appendix Heading"/>
    <w:basedOn w:val="NumHeading1"/>
    <w:link w:val="AppendixHeadingChar"/>
    <w:qFormat/>
    <w:rsid w:val="007E22F1"/>
    <w:pPr>
      <w:numPr>
        <w:numId w:val="0"/>
      </w:numPr>
    </w:pPr>
  </w:style>
  <w:style w:type="character" w:customStyle="1" w:styleId="NumHeading1Char">
    <w:name w:val="Num Heading 1 Char"/>
    <w:basedOn w:val="Heading1Char"/>
    <w:link w:val="NumHeading1"/>
    <w:rsid w:val="00601945"/>
    <w:rPr>
      <w:rFonts w:ascii="Century Gothic" w:eastAsiaTheme="majorEastAsia" w:hAnsi="Century Gothic" w:cstheme="majorBidi"/>
      <w:bCs/>
      <w:color w:val="006892"/>
      <w:sz w:val="44"/>
      <w:szCs w:val="32"/>
    </w:rPr>
  </w:style>
  <w:style w:type="character" w:customStyle="1" w:styleId="AppendixHeadingChar">
    <w:name w:val="Appendix Heading Char"/>
    <w:basedOn w:val="NumHeading1Char"/>
    <w:link w:val="AppendixHeading"/>
    <w:rsid w:val="007E22F1"/>
    <w:rPr>
      <w:rFonts w:ascii="Century Gothic" w:eastAsiaTheme="majorEastAsia" w:hAnsi="Century Gothic" w:cstheme="majorBidi"/>
      <w:bCs/>
      <w:color w:val="007EA1" w:themeColor="accent2"/>
      <w:sz w:val="44"/>
      <w:szCs w:val="32"/>
    </w:rPr>
  </w:style>
  <w:style w:type="table" w:styleId="TableGrid">
    <w:name w:val="Table Grid"/>
    <w:basedOn w:val="TableNormal"/>
    <w:uiPriority w:val="59"/>
    <w:rsid w:val="007635A3"/>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2BodyCalibri16ptCustomColorRGB0066">
    <w:name w:val="Style Heading 2 + +Body (Calibri) 16 pt Custom Color(RGB(0066))..."/>
    <w:basedOn w:val="Heading2"/>
    <w:rsid w:val="00485BC4"/>
    <w:pPr>
      <w:jc w:val="center"/>
    </w:pPr>
    <w:rPr>
      <w:rFonts w:asciiTheme="minorHAnsi" w:hAnsiTheme="minorHAnsi"/>
      <w:caps/>
      <w:sz w:val="32"/>
      <w:szCs w:val="20"/>
    </w:rPr>
  </w:style>
  <w:style w:type="paragraph" w:styleId="NormalIndent">
    <w:name w:val="Normal Indent"/>
    <w:basedOn w:val="Normalwithspaceafter"/>
    <w:rsid w:val="00AD3268"/>
  </w:style>
  <w:style w:type="paragraph" w:customStyle="1" w:styleId="Bulletlist">
    <w:name w:val="Bullet list"/>
    <w:basedOn w:val="Normal"/>
    <w:qFormat/>
    <w:rsid w:val="00553860"/>
    <w:pPr>
      <w:numPr>
        <w:numId w:val="19"/>
      </w:numPr>
      <w:tabs>
        <w:tab w:val="clear" w:pos="720"/>
      </w:tabs>
      <w:ind w:left="360"/>
      <w:contextualSpacing/>
    </w:pPr>
    <w:rPr>
      <w:color w:val="53565A"/>
      <w:sz w:val="22"/>
    </w:rPr>
  </w:style>
  <w:style w:type="table" w:styleId="ColorfulGrid">
    <w:name w:val="Colorful Grid"/>
    <w:basedOn w:val="TableNormal"/>
    <w:uiPriority w:val="73"/>
    <w:rsid w:val="007635A3"/>
    <w:rPr>
      <w:rFonts w:asciiTheme="minorHAnsi" w:eastAsiaTheme="minorEastAsia" w:hAnsiTheme="minorHAnsi" w:cstheme="minorBidi"/>
      <w:color w:val="585959" w:themeColor="text1"/>
      <w:sz w:val="24"/>
      <w:szCs w:val="24"/>
    </w:rPr>
    <w:tblPr>
      <w:tblStyleRowBandSize w:val="1"/>
      <w:tblStyleColBandSize w:val="1"/>
      <w:tblBorders>
        <w:insideH w:val="single" w:sz="4" w:space="0" w:color="FFFFFF" w:themeColor="background1"/>
      </w:tblBorders>
    </w:tblPr>
    <w:tcPr>
      <w:shd w:val="clear" w:color="auto" w:fill="DDDEDE" w:themeFill="text1" w:themeFillTint="33"/>
    </w:tcPr>
    <w:tblStylePr w:type="firstRow">
      <w:rPr>
        <w:b/>
        <w:bCs/>
      </w:rPr>
      <w:tblPr/>
      <w:tcPr>
        <w:shd w:val="clear" w:color="auto" w:fill="BBBCBC" w:themeFill="text1" w:themeFillTint="66"/>
      </w:tcPr>
    </w:tblStylePr>
    <w:tblStylePr w:type="lastRow">
      <w:rPr>
        <w:b/>
        <w:bCs/>
        <w:color w:val="585959" w:themeColor="text1"/>
      </w:rPr>
      <w:tblPr/>
      <w:tcPr>
        <w:shd w:val="clear" w:color="auto" w:fill="BBBCBC" w:themeFill="text1" w:themeFillTint="66"/>
      </w:tcPr>
    </w:tblStylePr>
    <w:tblStylePr w:type="firstCol">
      <w:rPr>
        <w:color w:val="FFFFFF" w:themeColor="background1"/>
      </w:rPr>
      <w:tblPr/>
      <w:tcPr>
        <w:shd w:val="clear" w:color="auto" w:fill="414242" w:themeFill="text1" w:themeFillShade="BF"/>
      </w:tcPr>
    </w:tblStylePr>
    <w:tblStylePr w:type="lastCol">
      <w:rPr>
        <w:color w:val="FFFFFF" w:themeColor="background1"/>
      </w:rPr>
      <w:tblPr/>
      <w:tcPr>
        <w:shd w:val="clear" w:color="auto" w:fill="414242" w:themeFill="text1" w:themeFillShade="BF"/>
      </w:tcPr>
    </w:tblStylePr>
    <w:tblStylePr w:type="band1Vert">
      <w:tblPr/>
      <w:tcPr>
        <w:shd w:val="clear" w:color="auto" w:fill="ABACAC" w:themeFill="text1" w:themeFillTint="7F"/>
      </w:tcPr>
    </w:tblStylePr>
    <w:tblStylePr w:type="band1Horz">
      <w:tblPr/>
      <w:tcPr>
        <w:shd w:val="clear" w:color="auto" w:fill="ABACAC" w:themeFill="text1" w:themeFillTint="7F"/>
      </w:tcPr>
    </w:tblStylePr>
  </w:style>
  <w:style w:type="table" w:styleId="DarkList">
    <w:name w:val="Dark List"/>
    <w:basedOn w:val="TableNormal"/>
    <w:uiPriority w:val="70"/>
    <w:rsid w:val="007635A3"/>
    <w:rPr>
      <w:rFonts w:asciiTheme="minorHAnsi" w:eastAsiaTheme="minorEastAsia" w:hAnsiTheme="minorHAnsi" w:cstheme="minorBidi"/>
      <w:color w:val="FFFFFF" w:themeColor="background1"/>
      <w:sz w:val="24"/>
      <w:szCs w:val="24"/>
    </w:rPr>
    <w:tblPr>
      <w:tblStyleRowBandSize w:val="1"/>
      <w:tblStyleColBandSize w:val="1"/>
    </w:tblPr>
    <w:tcPr>
      <w:shd w:val="clear" w:color="auto" w:fill="585959" w:themeFill="text1"/>
    </w:tcPr>
    <w:tblStylePr w:type="firstRow">
      <w:rPr>
        <w:b/>
        <w:bCs/>
      </w:rPr>
      <w:tblPr/>
      <w:tcPr>
        <w:tcBorders>
          <w:top w:val="nil"/>
          <w:left w:val="nil"/>
          <w:bottom w:val="single" w:sz="18" w:space="0" w:color="FFFFFF" w:themeColor="background1"/>
          <w:right w:val="nil"/>
          <w:insideH w:val="nil"/>
          <w:insideV w:val="nil"/>
        </w:tcBorders>
        <w:shd w:val="clear" w:color="auto" w:fill="585959" w:themeFill="text1"/>
      </w:tcPr>
    </w:tblStylePr>
    <w:tblStylePr w:type="lastRow">
      <w:tblPr/>
      <w:tcPr>
        <w:tcBorders>
          <w:top w:val="single" w:sz="18" w:space="0" w:color="FFFFFF" w:themeColor="background1"/>
          <w:left w:val="nil"/>
          <w:bottom w:val="nil"/>
          <w:right w:val="nil"/>
          <w:insideH w:val="nil"/>
          <w:insideV w:val="nil"/>
        </w:tcBorders>
        <w:shd w:val="clear" w:color="auto" w:fill="2B2C2C"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41424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414242" w:themeFill="text1" w:themeFillShade="BF"/>
      </w:tcPr>
    </w:tblStylePr>
    <w:tblStylePr w:type="band1Vert">
      <w:tblPr/>
      <w:tcPr>
        <w:tcBorders>
          <w:top w:val="nil"/>
          <w:left w:val="nil"/>
          <w:bottom w:val="nil"/>
          <w:right w:val="nil"/>
          <w:insideH w:val="nil"/>
          <w:insideV w:val="nil"/>
        </w:tcBorders>
        <w:shd w:val="clear" w:color="auto" w:fill="414242" w:themeFill="text1" w:themeFillShade="BF"/>
      </w:tcPr>
    </w:tblStylePr>
    <w:tblStylePr w:type="band1Horz">
      <w:tblPr/>
      <w:tcPr>
        <w:tcBorders>
          <w:top w:val="nil"/>
          <w:left w:val="nil"/>
          <w:bottom w:val="nil"/>
          <w:right w:val="nil"/>
          <w:insideH w:val="nil"/>
          <w:insideV w:val="nil"/>
        </w:tcBorders>
        <w:shd w:val="clear" w:color="auto" w:fill="414242" w:themeFill="text1" w:themeFillShade="BF"/>
      </w:tcPr>
    </w:tblStylePr>
  </w:style>
  <w:style w:type="character" w:customStyle="1" w:styleId="Heading1Char">
    <w:name w:val="Heading 1 Char"/>
    <w:basedOn w:val="DefaultParagraphFont"/>
    <w:link w:val="Heading1"/>
    <w:uiPriority w:val="9"/>
    <w:rsid w:val="007635A3"/>
    <w:rPr>
      <w:rFonts w:ascii="Century Gothic" w:eastAsiaTheme="majorEastAsia" w:hAnsi="Century Gothic" w:cstheme="majorBidi"/>
      <w:bCs/>
      <w:color w:val="3C3D3C"/>
      <w:sz w:val="48"/>
      <w:szCs w:val="32"/>
    </w:rPr>
  </w:style>
  <w:style w:type="character" w:customStyle="1" w:styleId="Heading2Char">
    <w:name w:val="Heading 2 Char"/>
    <w:basedOn w:val="DefaultParagraphFont"/>
    <w:link w:val="Heading2"/>
    <w:uiPriority w:val="9"/>
    <w:rsid w:val="007635A3"/>
    <w:rPr>
      <w:rFonts w:ascii="Century Gothic" w:eastAsiaTheme="majorEastAsia" w:hAnsi="Century Gothic" w:cstheme="majorBidi"/>
      <w:color w:val="3C3D3C"/>
      <w:sz w:val="36"/>
      <w:szCs w:val="26"/>
    </w:rPr>
  </w:style>
  <w:style w:type="character" w:customStyle="1" w:styleId="Heading3Char">
    <w:name w:val="Heading 3 Char"/>
    <w:basedOn w:val="DefaultParagraphFont"/>
    <w:link w:val="Heading3"/>
    <w:uiPriority w:val="9"/>
    <w:rsid w:val="007635A3"/>
    <w:rPr>
      <w:rFonts w:ascii="Century Gothic" w:eastAsiaTheme="majorEastAsia" w:hAnsi="Century Gothic" w:cstheme="majorBidi"/>
      <w:color w:val="3C3D3C"/>
      <w:sz w:val="28"/>
      <w:szCs w:val="32"/>
    </w:rPr>
  </w:style>
  <w:style w:type="character" w:customStyle="1" w:styleId="Heading4Char">
    <w:name w:val="Heading 4 Char"/>
    <w:basedOn w:val="DefaultParagraphFont"/>
    <w:link w:val="Heading4"/>
    <w:uiPriority w:val="9"/>
    <w:rsid w:val="007635A3"/>
    <w:rPr>
      <w:rFonts w:ascii="Century Gothic" w:eastAsiaTheme="majorEastAsia" w:hAnsi="Century Gothic" w:cstheme="majorBidi"/>
      <w:iCs/>
      <w:color w:val="3C3D3C"/>
      <w:sz w:val="24"/>
      <w:szCs w:val="32"/>
    </w:rPr>
  </w:style>
  <w:style w:type="character" w:customStyle="1" w:styleId="Heading5Char">
    <w:name w:val="Heading 5 Char"/>
    <w:basedOn w:val="DefaultParagraphFont"/>
    <w:link w:val="Heading5"/>
    <w:uiPriority w:val="9"/>
    <w:rsid w:val="007635A3"/>
    <w:rPr>
      <w:rFonts w:ascii="Century Gothic" w:eastAsiaTheme="majorEastAsia" w:hAnsi="Century Gothic" w:cstheme="majorBidi"/>
      <w:bCs/>
      <w:i/>
      <w:color w:val="3C3D3C"/>
      <w:sz w:val="22"/>
      <w:szCs w:val="32"/>
    </w:rPr>
  </w:style>
  <w:style w:type="character" w:customStyle="1" w:styleId="Heading6Char">
    <w:name w:val="Heading 6 Char"/>
    <w:basedOn w:val="DefaultParagraphFont"/>
    <w:link w:val="Heading6"/>
    <w:uiPriority w:val="9"/>
    <w:rsid w:val="007635A3"/>
    <w:rPr>
      <w:rFonts w:asciiTheme="majorHAnsi" w:eastAsiaTheme="majorEastAsia" w:hAnsiTheme="majorHAnsi" w:cstheme="majorBidi"/>
      <w:i/>
      <w:iCs/>
      <w:color w:val="3C3D3C"/>
      <w:szCs w:val="24"/>
    </w:rPr>
  </w:style>
  <w:style w:type="table" w:styleId="LightGrid">
    <w:name w:val="Light Grid"/>
    <w:basedOn w:val="TableNormal"/>
    <w:uiPriority w:val="62"/>
    <w:rsid w:val="007635A3"/>
    <w:rPr>
      <w:rFonts w:asciiTheme="minorHAnsi" w:eastAsiaTheme="minorEastAsia" w:hAnsiTheme="minorHAnsi" w:cstheme="minorBidi"/>
      <w:sz w:val="24"/>
      <w:szCs w:val="24"/>
    </w:rPr>
    <w:tblPr>
      <w:tblStyleRowBandSize w:val="1"/>
      <w:tblStyleColBandSize w:val="1"/>
      <w:tblBorders>
        <w:top w:val="single" w:sz="8" w:space="0" w:color="585959" w:themeColor="text1"/>
        <w:left w:val="single" w:sz="8" w:space="0" w:color="585959" w:themeColor="text1"/>
        <w:bottom w:val="single" w:sz="8" w:space="0" w:color="585959" w:themeColor="text1"/>
        <w:right w:val="single" w:sz="8" w:space="0" w:color="585959" w:themeColor="text1"/>
        <w:insideH w:val="single" w:sz="8" w:space="0" w:color="585959" w:themeColor="text1"/>
        <w:insideV w:val="single" w:sz="8" w:space="0" w:color="58595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5959" w:themeColor="text1"/>
          <w:left w:val="single" w:sz="8" w:space="0" w:color="585959" w:themeColor="text1"/>
          <w:bottom w:val="single" w:sz="18" w:space="0" w:color="585959" w:themeColor="text1"/>
          <w:right w:val="single" w:sz="8" w:space="0" w:color="585959" w:themeColor="text1"/>
          <w:insideH w:val="nil"/>
          <w:insideV w:val="single" w:sz="8" w:space="0" w:color="58595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5959" w:themeColor="text1"/>
          <w:left w:val="single" w:sz="8" w:space="0" w:color="585959" w:themeColor="text1"/>
          <w:bottom w:val="single" w:sz="8" w:space="0" w:color="585959" w:themeColor="text1"/>
          <w:right w:val="single" w:sz="8" w:space="0" w:color="585959" w:themeColor="text1"/>
          <w:insideH w:val="nil"/>
          <w:insideV w:val="single" w:sz="8" w:space="0" w:color="58595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tblStylePr w:type="band1Vert">
      <w:tblPr/>
      <w:tcPr>
        <w:tcBorders>
          <w:top w:val="single" w:sz="8" w:space="0" w:color="585959" w:themeColor="text1"/>
          <w:left w:val="single" w:sz="8" w:space="0" w:color="585959" w:themeColor="text1"/>
          <w:bottom w:val="single" w:sz="8" w:space="0" w:color="585959" w:themeColor="text1"/>
          <w:right w:val="single" w:sz="8" w:space="0" w:color="585959" w:themeColor="text1"/>
        </w:tcBorders>
        <w:shd w:val="clear" w:color="auto" w:fill="D5D6D6" w:themeFill="text1" w:themeFillTint="3F"/>
      </w:tcPr>
    </w:tblStylePr>
    <w:tblStylePr w:type="band1Horz">
      <w:tblPr/>
      <w:tcPr>
        <w:tcBorders>
          <w:top w:val="single" w:sz="8" w:space="0" w:color="585959" w:themeColor="text1"/>
          <w:left w:val="single" w:sz="8" w:space="0" w:color="585959" w:themeColor="text1"/>
          <w:bottom w:val="single" w:sz="8" w:space="0" w:color="585959" w:themeColor="text1"/>
          <w:right w:val="single" w:sz="8" w:space="0" w:color="585959" w:themeColor="text1"/>
          <w:insideV w:val="single" w:sz="8" w:space="0" w:color="585959" w:themeColor="text1"/>
        </w:tcBorders>
        <w:shd w:val="clear" w:color="auto" w:fill="D5D6D6" w:themeFill="text1" w:themeFillTint="3F"/>
      </w:tcPr>
    </w:tblStylePr>
    <w:tblStylePr w:type="band2Horz">
      <w:tblPr/>
      <w:tcPr>
        <w:tcBorders>
          <w:top w:val="single" w:sz="8" w:space="0" w:color="585959" w:themeColor="text1"/>
          <w:left w:val="single" w:sz="8" w:space="0" w:color="585959" w:themeColor="text1"/>
          <w:bottom w:val="single" w:sz="8" w:space="0" w:color="585959" w:themeColor="text1"/>
          <w:right w:val="single" w:sz="8" w:space="0" w:color="585959" w:themeColor="text1"/>
          <w:insideV w:val="single" w:sz="8" w:space="0" w:color="585959" w:themeColor="text1"/>
        </w:tcBorders>
      </w:tcPr>
    </w:tblStylePr>
  </w:style>
  <w:style w:type="table" w:styleId="LightGrid-Accent1">
    <w:name w:val="Light Grid Accent 1"/>
    <w:basedOn w:val="TableNormal"/>
    <w:uiPriority w:val="62"/>
    <w:rsid w:val="007635A3"/>
    <w:rPr>
      <w:rFonts w:asciiTheme="minorHAnsi" w:eastAsiaTheme="minorEastAsia" w:hAnsiTheme="minorHAnsi" w:cstheme="minorBidi"/>
      <w:sz w:val="24"/>
      <w:szCs w:val="24"/>
    </w:rPr>
    <w:tblPr>
      <w:tblStyleRowBandSize w:val="1"/>
      <w:tblStyleColBandSize w:val="1"/>
      <w:tblBorders>
        <w:top w:val="single" w:sz="8" w:space="0" w:color="81AC22" w:themeColor="accent1"/>
        <w:left w:val="single" w:sz="8" w:space="0" w:color="81AC22" w:themeColor="accent1"/>
        <w:bottom w:val="single" w:sz="8" w:space="0" w:color="81AC22" w:themeColor="accent1"/>
        <w:right w:val="single" w:sz="8" w:space="0" w:color="81AC22" w:themeColor="accent1"/>
        <w:insideH w:val="single" w:sz="8" w:space="0" w:color="81AC22" w:themeColor="accent1"/>
        <w:insideV w:val="single" w:sz="8" w:space="0" w:color="81AC2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1AC22" w:themeColor="accent1"/>
          <w:left w:val="single" w:sz="8" w:space="0" w:color="81AC22" w:themeColor="accent1"/>
          <w:bottom w:val="single" w:sz="18" w:space="0" w:color="81AC22" w:themeColor="accent1"/>
          <w:right w:val="single" w:sz="8" w:space="0" w:color="81AC22" w:themeColor="accent1"/>
          <w:insideH w:val="nil"/>
          <w:insideV w:val="single" w:sz="8" w:space="0" w:color="81AC2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1AC22" w:themeColor="accent1"/>
          <w:left w:val="single" w:sz="8" w:space="0" w:color="81AC22" w:themeColor="accent1"/>
          <w:bottom w:val="single" w:sz="8" w:space="0" w:color="81AC22" w:themeColor="accent1"/>
          <w:right w:val="single" w:sz="8" w:space="0" w:color="81AC22" w:themeColor="accent1"/>
          <w:insideH w:val="nil"/>
          <w:insideV w:val="single" w:sz="8" w:space="0" w:color="81AC2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tblStylePr w:type="band1Vert">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shd w:val="clear" w:color="auto" w:fill="E2F2C0" w:themeFill="accent1" w:themeFillTint="3F"/>
      </w:tcPr>
    </w:tblStylePr>
    <w:tblStylePr w:type="band1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insideV w:val="single" w:sz="8" w:space="0" w:color="81AC22" w:themeColor="accent1"/>
        </w:tcBorders>
        <w:shd w:val="clear" w:color="auto" w:fill="E2F2C0" w:themeFill="accent1" w:themeFillTint="3F"/>
      </w:tcPr>
    </w:tblStylePr>
    <w:tblStylePr w:type="band2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insideV w:val="single" w:sz="8" w:space="0" w:color="81AC22" w:themeColor="accent1"/>
        </w:tcBorders>
      </w:tcPr>
    </w:tblStylePr>
  </w:style>
  <w:style w:type="table" w:styleId="LightList">
    <w:name w:val="Light List"/>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585959" w:themeColor="text1"/>
        <w:left w:val="single" w:sz="8" w:space="0" w:color="585959" w:themeColor="text1"/>
        <w:bottom w:val="single" w:sz="8" w:space="0" w:color="585959" w:themeColor="text1"/>
        <w:right w:val="single" w:sz="8" w:space="0" w:color="585959" w:themeColor="text1"/>
      </w:tblBorders>
    </w:tblPr>
    <w:tblStylePr w:type="firstRow">
      <w:pPr>
        <w:spacing w:before="0" w:after="0" w:line="240" w:lineRule="auto"/>
      </w:pPr>
      <w:rPr>
        <w:b/>
        <w:bCs/>
        <w:color w:val="FFFFFF" w:themeColor="background1"/>
      </w:rPr>
      <w:tblPr/>
      <w:tcPr>
        <w:shd w:val="clear" w:color="auto" w:fill="585959" w:themeFill="text1"/>
      </w:tcPr>
    </w:tblStylePr>
    <w:tblStylePr w:type="lastRow">
      <w:pPr>
        <w:spacing w:before="0" w:after="0" w:line="240" w:lineRule="auto"/>
      </w:pPr>
      <w:rPr>
        <w:b/>
        <w:bCs/>
      </w:rPr>
      <w:tblPr/>
      <w:tcPr>
        <w:tcBorders>
          <w:top w:val="double" w:sz="6" w:space="0" w:color="585959" w:themeColor="text1"/>
          <w:left w:val="single" w:sz="8" w:space="0" w:color="585959" w:themeColor="text1"/>
          <w:bottom w:val="single" w:sz="8" w:space="0" w:color="585959" w:themeColor="text1"/>
          <w:right w:val="single" w:sz="8" w:space="0" w:color="585959" w:themeColor="text1"/>
        </w:tcBorders>
      </w:tcPr>
    </w:tblStylePr>
    <w:tblStylePr w:type="firstCol">
      <w:rPr>
        <w:b/>
        <w:bCs/>
      </w:rPr>
    </w:tblStylePr>
    <w:tblStylePr w:type="lastCol">
      <w:rPr>
        <w:b/>
        <w:bCs/>
      </w:rPr>
    </w:tblStylePr>
    <w:tblStylePr w:type="band1Vert">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tblStylePr w:type="band1Horz">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style>
  <w:style w:type="table" w:styleId="LightList-Accent1">
    <w:name w:val="Light List Accent 1"/>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AC22" w:themeColor="accent1"/>
        <w:left w:val="single" w:sz="8" w:space="0" w:color="81AC22" w:themeColor="accent1"/>
        <w:bottom w:val="single" w:sz="8" w:space="0" w:color="81AC22" w:themeColor="accent1"/>
        <w:right w:val="single" w:sz="8" w:space="0" w:color="81AC22" w:themeColor="accent1"/>
      </w:tblBorders>
    </w:tblPr>
    <w:tblStylePr w:type="firstRow">
      <w:pPr>
        <w:spacing w:before="0" w:after="0" w:line="240" w:lineRule="auto"/>
      </w:pPr>
      <w:rPr>
        <w:b/>
        <w:bCs/>
        <w:color w:val="FFFFFF" w:themeColor="background1"/>
      </w:rPr>
      <w:tblPr/>
      <w:tcPr>
        <w:shd w:val="clear" w:color="auto" w:fill="81AC22" w:themeFill="accent1"/>
      </w:tcPr>
    </w:tblStylePr>
    <w:tblStylePr w:type="lastRow">
      <w:pPr>
        <w:spacing w:before="0" w:after="0" w:line="240" w:lineRule="auto"/>
      </w:pPr>
      <w:rPr>
        <w:b/>
        <w:bCs/>
      </w:rPr>
      <w:tblPr/>
      <w:tcPr>
        <w:tcBorders>
          <w:top w:val="double" w:sz="6" w:space="0" w:color="81AC22" w:themeColor="accent1"/>
          <w:left w:val="single" w:sz="8" w:space="0" w:color="81AC22" w:themeColor="accent1"/>
          <w:bottom w:val="single" w:sz="8" w:space="0" w:color="81AC22" w:themeColor="accent1"/>
          <w:right w:val="single" w:sz="8" w:space="0" w:color="81AC22" w:themeColor="accent1"/>
        </w:tcBorders>
      </w:tcPr>
    </w:tblStylePr>
    <w:tblStylePr w:type="firstCol">
      <w:rPr>
        <w:b/>
        <w:bCs/>
      </w:rPr>
    </w:tblStylePr>
    <w:tblStylePr w:type="lastCol">
      <w:rPr>
        <w:b/>
        <w:bCs/>
      </w:rPr>
    </w:tblStylePr>
    <w:tblStylePr w:type="band1Vert">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tblStylePr w:type="band1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style>
  <w:style w:type="table" w:styleId="LightList-Accent2">
    <w:name w:val="Light List Accent 2"/>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7EA1" w:themeColor="accent2"/>
        <w:left w:val="single" w:sz="8" w:space="0" w:color="007EA1" w:themeColor="accent2"/>
        <w:bottom w:val="single" w:sz="8" w:space="0" w:color="007EA1" w:themeColor="accent2"/>
        <w:right w:val="single" w:sz="8" w:space="0" w:color="007EA1" w:themeColor="accent2"/>
      </w:tblBorders>
    </w:tblPr>
    <w:tblStylePr w:type="firstRow">
      <w:pPr>
        <w:spacing w:before="0" w:after="0" w:line="240" w:lineRule="auto"/>
      </w:pPr>
      <w:rPr>
        <w:b/>
        <w:bCs/>
        <w:color w:val="FFFFFF" w:themeColor="background1"/>
      </w:rPr>
      <w:tblPr/>
      <w:tcPr>
        <w:shd w:val="clear" w:color="auto" w:fill="007EA1" w:themeFill="accent2"/>
      </w:tcPr>
    </w:tblStylePr>
    <w:tblStylePr w:type="lastRow">
      <w:pPr>
        <w:spacing w:before="0" w:after="0" w:line="240" w:lineRule="auto"/>
      </w:pPr>
      <w:rPr>
        <w:b/>
        <w:bCs/>
      </w:rPr>
      <w:tblPr/>
      <w:tcPr>
        <w:tcBorders>
          <w:top w:val="double" w:sz="6" w:space="0" w:color="007EA1" w:themeColor="accent2"/>
          <w:left w:val="single" w:sz="8" w:space="0" w:color="007EA1" w:themeColor="accent2"/>
          <w:bottom w:val="single" w:sz="8" w:space="0" w:color="007EA1" w:themeColor="accent2"/>
          <w:right w:val="single" w:sz="8" w:space="0" w:color="007EA1" w:themeColor="accent2"/>
        </w:tcBorders>
      </w:tcPr>
    </w:tblStylePr>
    <w:tblStylePr w:type="firstCol">
      <w:rPr>
        <w:b/>
        <w:bCs/>
      </w:rPr>
    </w:tblStylePr>
    <w:tblStylePr w:type="lastCol">
      <w:rPr>
        <w:b/>
        <w:bCs/>
      </w:rPr>
    </w:tblStylePr>
    <w:tblStylePr w:type="band1Vert">
      <w:tblPr/>
      <w:tcPr>
        <w:tcBorders>
          <w:top w:val="single" w:sz="8" w:space="0" w:color="007EA1" w:themeColor="accent2"/>
          <w:left w:val="single" w:sz="8" w:space="0" w:color="007EA1" w:themeColor="accent2"/>
          <w:bottom w:val="single" w:sz="8" w:space="0" w:color="007EA1" w:themeColor="accent2"/>
          <w:right w:val="single" w:sz="8" w:space="0" w:color="007EA1" w:themeColor="accent2"/>
        </w:tcBorders>
      </w:tcPr>
    </w:tblStylePr>
    <w:tblStylePr w:type="band1Horz">
      <w:tblPr/>
      <w:tcPr>
        <w:tcBorders>
          <w:top w:val="single" w:sz="8" w:space="0" w:color="007EA1" w:themeColor="accent2"/>
          <w:left w:val="single" w:sz="8" w:space="0" w:color="007EA1" w:themeColor="accent2"/>
          <w:bottom w:val="single" w:sz="8" w:space="0" w:color="007EA1" w:themeColor="accent2"/>
          <w:right w:val="single" w:sz="8" w:space="0" w:color="007EA1" w:themeColor="accent2"/>
        </w:tcBorders>
      </w:tcPr>
    </w:tblStylePr>
  </w:style>
  <w:style w:type="table" w:styleId="LightList-Accent3">
    <w:name w:val="Light List Accent 3"/>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52176" w:themeColor="accent3"/>
        <w:left w:val="single" w:sz="8" w:space="0" w:color="852176" w:themeColor="accent3"/>
        <w:bottom w:val="single" w:sz="8" w:space="0" w:color="852176" w:themeColor="accent3"/>
        <w:right w:val="single" w:sz="8" w:space="0" w:color="852176" w:themeColor="accent3"/>
      </w:tblBorders>
    </w:tblPr>
    <w:tblStylePr w:type="firstRow">
      <w:pPr>
        <w:spacing w:before="0" w:after="0" w:line="240" w:lineRule="auto"/>
      </w:pPr>
      <w:rPr>
        <w:b/>
        <w:bCs/>
        <w:color w:val="FFFFFF" w:themeColor="background1"/>
      </w:rPr>
      <w:tblPr/>
      <w:tcPr>
        <w:shd w:val="clear" w:color="auto" w:fill="852176" w:themeFill="accent3"/>
      </w:tcPr>
    </w:tblStylePr>
    <w:tblStylePr w:type="lastRow">
      <w:pPr>
        <w:spacing w:before="0" w:after="0" w:line="240" w:lineRule="auto"/>
      </w:pPr>
      <w:rPr>
        <w:b/>
        <w:bCs/>
      </w:rPr>
      <w:tblPr/>
      <w:tcPr>
        <w:tcBorders>
          <w:top w:val="double" w:sz="6" w:space="0" w:color="852176" w:themeColor="accent3"/>
          <w:left w:val="single" w:sz="8" w:space="0" w:color="852176" w:themeColor="accent3"/>
          <w:bottom w:val="single" w:sz="8" w:space="0" w:color="852176" w:themeColor="accent3"/>
          <w:right w:val="single" w:sz="8" w:space="0" w:color="852176" w:themeColor="accent3"/>
        </w:tcBorders>
      </w:tcPr>
    </w:tblStylePr>
    <w:tblStylePr w:type="firstCol">
      <w:rPr>
        <w:b/>
        <w:bCs/>
      </w:rPr>
    </w:tblStylePr>
    <w:tblStylePr w:type="lastCol">
      <w:rPr>
        <w:b/>
        <w:bCs/>
      </w:rPr>
    </w:tblStylePr>
    <w:tblStylePr w:type="band1Vert">
      <w:tblPr/>
      <w:tcPr>
        <w:tcBorders>
          <w:top w:val="single" w:sz="8" w:space="0" w:color="852176" w:themeColor="accent3"/>
          <w:left w:val="single" w:sz="8" w:space="0" w:color="852176" w:themeColor="accent3"/>
          <w:bottom w:val="single" w:sz="8" w:space="0" w:color="852176" w:themeColor="accent3"/>
          <w:right w:val="single" w:sz="8" w:space="0" w:color="852176" w:themeColor="accent3"/>
        </w:tcBorders>
      </w:tcPr>
    </w:tblStylePr>
    <w:tblStylePr w:type="band1Horz">
      <w:tblPr/>
      <w:tcPr>
        <w:tcBorders>
          <w:top w:val="single" w:sz="8" w:space="0" w:color="852176" w:themeColor="accent3"/>
          <w:left w:val="single" w:sz="8" w:space="0" w:color="852176" w:themeColor="accent3"/>
          <w:bottom w:val="single" w:sz="8" w:space="0" w:color="852176" w:themeColor="accent3"/>
          <w:right w:val="single" w:sz="8" w:space="0" w:color="852176" w:themeColor="accent3"/>
        </w:tcBorders>
      </w:tcPr>
    </w:tblStylePr>
  </w:style>
  <w:style w:type="table" w:styleId="LightList-Accent4">
    <w:name w:val="Light List Accent 4"/>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BA0066" w:themeColor="accent4"/>
        <w:left w:val="single" w:sz="8" w:space="0" w:color="BA0066" w:themeColor="accent4"/>
        <w:bottom w:val="single" w:sz="8" w:space="0" w:color="BA0066" w:themeColor="accent4"/>
        <w:right w:val="single" w:sz="8" w:space="0" w:color="BA0066" w:themeColor="accent4"/>
      </w:tblBorders>
    </w:tblPr>
    <w:tblStylePr w:type="firstRow">
      <w:pPr>
        <w:spacing w:before="0" w:after="0" w:line="240" w:lineRule="auto"/>
      </w:pPr>
      <w:rPr>
        <w:b/>
        <w:bCs/>
        <w:color w:val="FFFFFF" w:themeColor="background1"/>
      </w:rPr>
      <w:tblPr/>
      <w:tcPr>
        <w:shd w:val="clear" w:color="auto" w:fill="BA0066" w:themeFill="accent4"/>
      </w:tcPr>
    </w:tblStylePr>
    <w:tblStylePr w:type="lastRow">
      <w:pPr>
        <w:spacing w:before="0" w:after="0" w:line="240" w:lineRule="auto"/>
      </w:pPr>
      <w:rPr>
        <w:b/>
        <w:bCs/>
      </w:rPr>
      <w:tblPr/>
      <w:tcPr>
        <w:tcBorders>
          <w:top w:val="double" w:sz="6" w:space="0" w:color="BA0066" w:themeColor="accent4"/>
          <w:left w:val="single" w:sz="8" w:space="0" w:color="BA0066" w:themeColor="accent4"/>
          <w:bottom w:val="single" w:sz="8" w:space="0" w:color="BA0066" w:themeColor="accent4"/>
          <w:right w:val="single" w:sz="8" w:space="0" w:color="BA0066" w:themeColor="accent4"/>
        </w:tcBorders>
      </w:tcPr>
    </w:tblStylePr>
    <w:tblStylePr w:type="firstCol">
      <w:rPr>
        <w:b/>
        <w:bCs/>
      </w:rPr>
    </w:tblStylePr>
    <w:tblStylePr w:type="lastCol">
      <w:rPr>
        <w:b/>
        <w:bCs/>
      </w:rPr>
    </w:tblStylePr>
    <w:tblStylePr w:type="band1Vert">
      <w:tblPr/>
      <w:tcPr>
        <w:tcBorders>
          <w:top w:val="single" w:sz="8" w:space="0" w:color="BA0066" w:themeColor="accent4"/>
          <w:left w:val="single" w:sz="8" w:space="0" w:color="BA0066" w:themeColor="accent4"/>
          <w:bottom w:val="single" w:sz="8" w:space="0" w:color="BA0066" w:themeColor="accent4"/>
          <w:right w:val="single" w:sz="8" w:space="0" w:color="BA0066" w:themeColor="accent4"/>
        </w:tcBorders>
      </w:tcPr>
    </w:tblStylePr>
    <w:tblStylePr w:type="band1Horz">
      <w:tblPr/>
      <w:tcPr>
        <w:tcBorders>
          <w:top w:val="single" w:sz="8" w:space="0" w:color="BA0066" w:themeColor="accent4"/>
          <w:left w:val="single" w:sz="8" w:space="0" w:color="BA0066" w:themeColor="accent4"/>
          <w:bottom w:val="single" w:sz="8" w:space="0" w:color="BA0066" w:themeColor="accent4"/>
          <w:right w:val="single" w:sz="8" w:space="0" w:color="BA0066" w:themeColor="accent4"/>
        </w:tcBorders>
      </w:tcPr>
    </w:tblStylePr>
  </w:style>
  <w:style w:type="table" w:styleId="LightList-Accent5">
    <w:name w:val="Light List Accent 5"/>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EC5C16" w:themeColor="accent5"/>
        <w:left w:val="single" w:sz="8" w:space="0" w:color="EC5C16" w:themeColor="accent5"/>
        <w:bottom w:val="single" w:sz="8" w:space="0" w:color="EC5C16" w:themeColor="accent5"/>
        <w:right w:val="single" w:sz="8" w:space="0" w:color="EC5C16" w:themeColor="accent5"/>
      </w:tblBorders>
    </w:tblPr>
    <w:tblStylePr w:type="firstRow">
      <w:pPr>
        <w:spacing w:before="0" w:after="0" w:line="240" w:lineRule="auto"/>
      </w:pPr>
      <w:rPr>
        <w:b/>
        <w:bCs/>
        <w:color w:val="FFFFFF" w:themeColor="background1"/>
      </w:rPr>
      <w:tblPr/>
      <w:tcPr>
        <w:shd w:val="clear" w:color="auto" w:fill="EC5C16" w:themeFill="accent5"/>
      </w:tcPr>
    </w:tblStylePr>
    <w:tblStylePr w:type="lastRow">
      <w:pPr>
        <w:spacing w:before="0" w:after="0" w:line="240" w:lineRule="auto"/>
      </w:pPr>
      <w:rPr>
        <w:b/>
        <w:bCs/>
      </w:rPr>
      <w:tblPr/>
      <w:tcPr>
        <w:tcBorders>
          <w:top w:val="double" w:sz="6" w:space="0" w:color="EC5C16" w:themeColor="accent5"/>
          <w:left w:val="single" w:sz="8" w:space="0" w:color="EC5C16" w:themeColor="accent5"/>
          <w:bottom w:val="single" w:sz="8" w:space="0" w:color="EC5C16" w:themeColor="accent5"/>
          <w:right w:val="single" w:sz="8" w:space="0" w:color="EC5C16" w:themeColor="accent5"/>
        </w:tcBorders>
      </w:tcPr>
    </w:tblStylePr>
    <w:tblStylePr w:type="firstCol">
      <w:rPr>
        <w:b/>
        <w:bCs/>
      </w:rPr>
    </w:tblStylePr>
    <w:tblStylePr w:type="lastCol">
      <w:rPr>
        <w:b/>
        <w:bCs/>
      </w:rPr>
    </w:tblStylePr>
    <w:tblStylePr w:type="band1Vert">
      <w:tblPr/>
      <w:tcPr>
        <w:tcBorders>
          <w:top w:val="single" w:sz="8" w:space="0" w:color="EC5C16" w:themeColor="accent5"/>
          <w:left w:val="single" w:sz="8" w:space="0" w:color="EC5C16" w:themeColor="accent5"/>
          <w:bottom w:val="single" w:sz="8" w:space="0" w:color="EC5C16" w:themeColor="accent5"/>
          <w:right w:val="single" w:sz="8" w:space="0" w:color="EC5C16" w:themeColor="accent5"/>
        </w:tcBorders>
      </w:tcPr>
    </w:tblStylePr>
    <w:tblStylePr w:type="band1Horz">
      <w:tblPr/>
      <w:tcPr>
        <w:tcBorders>
          <w:top w:val="single" w:sz="8" w:space="0" w:color="EC5C16" w:themeColor="accent5"/>
          <w:left w:val="single" w:sz="8" w:space="0" w:color="EC5C16" w:themeColor="accent5"/>
          <w:bottom w:val="single" w:sz="8" w:space="0" w:color="EC5C16" w:themeColor="accent5"/>
          <w:right w:val="single" w:sz="8" w:space="0" w:color="EC5C16" w:themeColor="accent5"/>
        </w:tcBorders>
      </w:tcPr>
    </w:tblStylePr>
  </w:style>
  <w:style w:type="table" w:styleId="LightList-Accent6">
    <w:name w:val="Light List Accent 6"/>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69F00" w:themeColor="accent6"/>
        <w:left w:val="single" w:sz="8" w:space="0" w:color="F69F00" w:themeColor="accent6"/>
        <w:bottom w:val="single" w:sz="8" w:space="0" w:color="F69F00" w:themeColor="accent6"/>
        <w:right w:val="single" w:sz="8" w:space="0" w:color="F69F00" w:themeColor="accent6"/>
      </w:tblBorders>
    </w:tblPr>
    <w:tblStylePr w:type="firstRow">
      <w:pPr>
        <w:spacing w:before="0" w:after="0" w:line="240" w:lineRule="auto"/>
      </w:pPr>
      <w:rPr>
        <w:b/>
        <w:bCs/>
        <w:color w:val="FFFFFF" w:themeColor="background1"/>
      </w:rPr>
      <w:tblPr/>
      <w:tcPr>
        <w:shd w:val="clear" w:color="auto" w:fill="F69F00" w:themeFill="accent6"/>
      </w:tcPr>
    </w:tblStylePr>
    <w:tblStylePr w:type="lastRow">
      <w:pPr>
        <w:spacing w:before="0" w:after="0" w:line="240" w:lineRule="auto"/>
      </w:pPr>
      <w:rPr>
        <w:b/>
        <w:bCs/>
      </w:rPr>
      <w:tblPr/>
      <w:tcPr>
        <w:tcBorders>
          <w:top w:val="double" w:sz="6" w:space="0" w:color="F69F00" w:themeColor="accent6"/>
          <w:left w:val="single" w:sz="8" w:space="0" w:color="F69F00" w:themeColor="accent6"/>
          <w:bottom w:val="single" w:sz="8" w:space="0" w:color="F69F00" w:themeColor="accent6"/>
          <w:right w:val="single" w:sz="8" w:space="0" w:color="F69F00" w:themeColor="accent6"/>
        </w:tcBorders>
      </w:tcPr>
    </w:tblStylePr>
    <w:tblStylePr w:type="firstCol">
      <w:rPr>
        <w:b/>
        <w:bCs/>
      </w:rPr>
    </w:tblStylePr>
    <w:tblStylePr w:type="lastCol">
      <w:rPr>
        <w:b/>
        <w:bCs/>
      </w:rPr>
    </w:tblStylePr>
    <w:tblStylePr w:type="band1Vert">
      <w:tblPr/>
      <w:tcPr>
        <w:tcBorders>
          <w:top w:val="single" w:sz="8" w:space="0" w:color="F69F00" w:themeColor="accent6"/>
          <w:left w:val="single" w:sz="8" w:space="0" w:color="F69F00" w:themeColor="accent6"/>
          <w:bottom w:val="single" w:sz="8" w:space="0" w:color="F69F00" w:themeColor="accent6"/>
          <w:right w:val="single" w:sz="8" w:space="0" w:color="F69F00" w:themeColor="accent6"/>
        </w:tcBorders>
      </w:tcPr>
    </w:tblStylePr>
    <w:tblStylePr w:type="band1Horz">
      <w:tblPr/>
      <w:tcPr>
        <w:tcBorders>
          <w:top w:val="single" w:sz="8" w:space="0" w:color="F69F00" w:themeColor="accent6"/>
          <w:left w:val="single" w:sz="8" w:space="0" w:color="F69F00" w:themeColor="accent6"/>
          <w:bottom w:val="single" w:sz="8" w:space="0" w:color="F69F00" w:themeColor="accent6"/>
          <w:right w:val="single" w:sz="8" w:space="0" w:color="F69F00" w:themeColor="accent6"/>
        </w:tcBorders>
      </w:tcPr>
    </w:tblStylePr>
  </w:style>
  <w:style w:type="table" w:styleId="LightShading">
    <w:name w:val="Light Shading"/>
    <w:basedOn w:val="TableNormal"/>
    <w:uiPriority w:val="60"/>
    <w:rsid w:val="007635A3"/>
    <w:rPr>
      <w:rFonts w:asciiTheme="minorHAnsi" w:eastAsiaTheme="minorEastAsia" w:hAnsiTheme="minorHAnsi" w:cstheme="minorBidi"/>
      <w:color w:val="414242" w:themeColor="text1" w:themeShade="BF"/>
      <w:sz w:val="24"/>
      <w:szCs w:val="24"/>
    </w:rPr>
    <w:tblPr>
      <w:tblStyleRowBandSize w:val="1"/>
      <w:tblStyleColBandSize w:val="1"/>
      <w:tblBorders>
        <w:top w:val="single" w:sz="8" w:space="0" w:color="585959" w:themeColor="text1"/>
        <w:bottom w:val="single" w:sz="8" w:space="0" w:color="585959" w:themeColor="text1"/>
      </w:tblBorders>
    </w:tblPr>
    <w:tblStylePr w:type="firstRow">
      <w:pPr>
        <w:spacing w:before="0" w:after="0" w:line="240" w:lineRule="auto"/>
      </w:pPr>
      <w:rPr>
        <w:b/>
        <w:bCs/>
      </w:rPr>
      <w:tblPr/>
      <w:tcPr>
        <w:tcBorders>
          <w:top w:val="single" w:sz="8" w:space="0" w:color="585959" w:themeColor="text1"/>
          <w:left w:val="nil"/>
          <w:bottom w:val="single" w:sz="8" w:space="0" w:color="585959" w:themeColor="text1"/>
          <w:right w:val="nil"/>
          <w:insideH w:val="nil"/>
          <w:insideV w:val="nil"/>
        </w:tcBorders>
      </w:tcPr>
    </w:tblStylePr>
    <w:tblStylePr w:type="lastRow">
      <w:pPr>
        <w:spacing w:before="0" w:after="0" w:line="240" w:lineRule="auto"/>
      </w:pPr>
      <w:rPr>
        <w:b/>
        <w:bCs/>
      </w:rPr>
      <w:tblPr/>
      <w:tcPr>
        <w:tcBorders>
          <w:top w:val="single" w:sz="8" w:space="0" w:color="585959" w:themeColor="text1"/>
          <w:left w:val="nil"/>
          <w:bottom w:val="single" w:sz="8" w:space="0" w:color="58595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6D6" w:themeFill="text1" w:themeFillTint="3F"/>
      </w:tcPr>
    </w:tblStylePr>
    <w:tblStylePr w:type="band1Horz">
      <w:tblPr/>
      <w:tcPr>
        <w:tcBorders>
          <w:left w:val="nil"/>
          <w:right w:val="nil"/>
          <w:insideH w:val="nil"/>
          <w:insideV w:val="nil"/>
        </w:tcBorders>
        <w:shd w:val="clear" w:color="auto" w:fill="D5D6D6" w:themeFill="text1" w:themeFillTint="3F"/>
      </w:tcPr>
    </w:tblStylePr>
  </w:style>
  <w:style w:type="table" w:styleId="MediumGrid1-Accent1">
    <w:name w:val="Medium Grid 1 Accent 1"/>
    <w:basedOn w:val="TableNormal"/>
    <w:uiPriority w:val="67"/>
    <w:rsid w:val="007635A3"/>
    <w:rPr>
      <w:rFonts w:asciiTheme="minorHAnsi" w:eastAsiaTheme="minorEastAsia" w:hAnsiTheme="minorHAnsi" w:cstheme="minorBidi"/>
      <w:sz w:val="24"/>
      <w:szCs w:val="24"/>
    </w:rPr>
    <w:tblPr>
      <w:tblStyleRowBandSize w:val="1"/>
      <w:tblStyleColBandSize w:val="1"/>
      <w:tbl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single" w:sz="8" w:space="0" w:color="A9D940" w:themeColor="accent1" w:themeTint="BF"/>
        <w:insideV w:val="single" w:sz="8" w:space="0" w:color="A9D940" w:themeColor="accent1" w:themeTint="BF"/>
      </w:tblBorders>
    </w:tblPr>
    <w:tcPr>
      <w:shd w:val="clear" w:color="auto" w:fill="E2F2C0" w:themeFill="accent1" w:themeFillTint="3F"/>
    </w:tcPr>
    <w:tblStylePr w:type="firstRow">
      <w:rPr>
        <w:b/>
        <w:bCs/>
      </w:rPr>
    </w:tblStylePr>
    <w:tblStylePr w:type="lastRow">
      <w:rPr>
        <w:b/>
        <w:bCs/>
      </w:rPr>
      <w:tblPr/>
      <w:tcPr>
        <w:tcBorders>
          <w:top w:val="single" w:sz="18" w:space="0" w:color="A9D940" w:themeColor="accent1" w:themeTint="BF"/>
        </w:tcBorders>
      </w:tcPr>
    </w:tblStylePr>
    <w:tblStylePr w:type="firstCol">
      <w:rPr>
        <w:b/>
        <w:bCs/>
      </w:rPr>
    </w:tblStylePr>
    <w:tblStylePr w:type="lastCol">
      <w:rPr>
        <w:b/>
        <w:bCs/>
      </w:rPr>
    </w:tblStylePr>
    <w:tblStylePr w:type="band1Vert">
      <w:tblPr/>
      <w:tcPr>
        <w:shd w:val="clear" w:color="auto" w:fill="C6E680" w:themeFill="accent1" w:themeFillTint="7F"/>
      </w:tcPr>
    </w:tblStylePr>
    <w:tblStylePr w:type="band1Horz">
      <w:tblPr/>
      <w:tcPr>
        <w:shd w:val="clear" w:color="auto" w:fill="C6E680" w:themeFill="accent1" w:themeFillTint="7F"/>
      </w:tcPr>
    </w:tblStylePr>
  </w:style>
  <w:style w:type="table" w:styleId="MediumGrid1-Accent2">
    <w:name w:val="Medium Grid 1 Accent 2"/>
    <w:basedOn w:val="TableNormal"/>
    <w:uiPriority w:val="67"/>
    <w:rsid w:val="007635A3"/>
    <w:rPr>
      <w:rFonts w:asciiTheme="minorHAnsi" w:eastAsiaTheme="minorEastAsia" w:hAnsiTheme="minorHAnsi" w:cstheme="minorBidi"/>
      <w:sz w:val="24"/>
      <w:szCs w:val="24"/>
    </w:rPr>
    <w:tblPr>
      <w:tblStyleRowBandSize w:val="1"/>
      <w:tblStyleColBandSize w:val="1"/>
      <w:tbl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single" w:sz="8" w:space="0" w:color="00C1F8" w:themeColor="accent2" w:themeTint="BF"/>
        <w:insideV w:val="single" w:sz="8" w:space="0" w:color="00C1F8" w:themeColor="accent2" w:themeTint="BF"/>
      </w:tblBorders>
    </w:tblPr>
    <w:tcPr>
      <w:shd w:val="clear" w:color="auto" w:fill="A8ECFF" w:themeFill="accent2" w:themeFillTint="3F"/>
    </w:tcPr>
    <w:tblStylePr w:type="firstRow">
      <w:rPr>
        <w:b/>
        <w:bCs/>
      </w:rPr>
    </w:tblStylePr>
    <w:tblStylePr w:type="lastRow">
      <w:rPr>
        <w:b/>
        <w:bCs/>
      </w:rPr>
      <w:tblPr/>
      <w:tcPr>
        <w:tcBorders>
          <w:top w:val="single" w:sz="18" w:space="0" w:color="00C1F8" w:themeColor="accent2" w:themeTint="BF"/>
        </w:tcBorders>
      </w:tcPr>
    </w:tblStylePr>
    <w:tblStylePr w:type="firstCol">
      <w:rPr>
        <w:b/>
        <w:bCs/>
      </w:rPr>
    </w:tblStylePr>
    <w:tblStylePr w:type="lastCol">
      <w:rPr>
        <w:b/>
        <w:bCs/>
      </w:rPr>
    </w:tblStylePr>
    <w:tblStylePr w:type="band1Vert">
      <w:tblPr/>
      <w:tcPr>
        <w:shd w:val="clear" w:color="auto" w:fill="51D8FF" w:themeFill="accent2" w:themeFillTint="7F"/>
      </w:tcPr>
    </w:tblStylePr>
    <w:tblStylePr w:type="band1Horz">
      <w:tblPr/>
      <w:tcPr>
        <w:shd w:val="clear" w:color="auto" w:fill="51D8FF" w:themeFill="accent2" w:themeFillTint="7F"/>
      </w:tcPr>
    </w:tblStylePr>
  </w:style>
  <w:style w:type="table" w:styleId="MediumGrid3">
    <w:name w:val="Medium Grid 3"/>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6D6"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595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595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595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595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ACAC"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ACAC" w:themeFill="text1" w:themeFillTint="7F"/>
      </w:tcPr>
    </w:tblStylePr>
  </w:style>
  <w:style w:type="table" w:styleId="MediumGrid3-Accent1">
    <w:name w:val="Medium Grid 3 Accent 1"/>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2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1A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1A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1A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1A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6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680" w:themeFill="accent1" w:themeFillTint="7F"/>
      </w:tcPr>
    </w:tblStylePr>
  </w:style>
  <w:style w:type="table" w:styleId="MediumGrid3-Accent3">
    <w:name w:val="Medium Grid 3 Accent 3"/>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AE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217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217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217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217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75C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75CD" w:themeFill="accent3" w:themeFillTint="7F"/>
      </w:tcPr>
    </w:tblStylePr>
  </w:style>
  <w:style w:type="table" w:styleId="MediumGrid3-Accent4">
    <w:name w:val="Medium Grid 3 Accent 4"/>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E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A00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A00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A00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A00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5DB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5DB5" w:themeFill="accent4" w:themeFillTint="7F"/>
      </w:tcPr>
    </w:tblStylePr>
  </w:style>
  <w:style w:type="table" w:styleId="MediumList1">
    <w:name w:val="Medium List 1"/>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585959" w:themeColor="text1"/>
        <w:bottom w:val="single" w:sz="8" w:space="0" w:color="585959" w:themeColor="text1"/>
      </w:tblBorders>
    </w:tblPr>
    <w:tblStylePr w:type="firstRow">
      <w:rPr>
        <w:rFonts w:asciiTheme="majorHAnsi" w:eastAsiaTheme="majorEastAsia" w:hAnsiTheme="majorHAnsi" w:cstheme="majorBidi"/>
      </w:rPr>
      <w:tblPr/>
      <w:tcPr>
        <w:tcBorders>
          <w:top w:val="nil"/>
          <w:bottom w:val="single" w:sz="8" w:space="0" w:color="585959" w:themeColor="text1"/>
        </w:tcBorders>
      </w:tcPr>
    </w:tblStylePr>
    <w:tblStylePr w:type="lastRow">
      <w:rPr>
        <w:b/>
        <w:bCs/>
        <w:color w:val="3C3D3C" w:themeColor="text2"/>
      </w:rPr>
      <w:tblPr/>
      <w:tcPr>
        <w:tcBorders>
          <w:top w:val="single" w:sz="8" w:space="0" w:color="585959" w:themeColor="text1"/>
          <w:bottom w:val="single" w:sz="8" w:space="0" w:color="585959" w:themeColor="text1"/>
        </w:tcBorders>
      </w:tcPr>
    </w:tblStylePr>
    <w:tblStylePr w:type="firstCol">
      <w:rPr>
        <w:b/>
        <w:bCs/>
      </w:rPr>
    </w:tblStylePr>
    <w:tblStylePr w:type="lastCol">
      <w:rPr>
        <w:b/>
        <w:bCs/>
      </w:rPr>
      <w:tblPr/>
      <w:tcPr>
        <w:tcBorders>
          <w:top w:val="single" w:sz="8" w:space="0" w:color="585959" w:themeColor="text1"/>
          <w:bottom w:val="single" w:sz="8" w:space="0" w:color="585959" w:themeColor="text1"/>
        </w:tcBorders>
      </w:tcPr>
    </w:tblStylePr>
    <w:tblStylePr w:type="band1Vert">
      <w:tblPr/>
      <w:tcPr>
        <w:shd w:val="clear" w:color="auto" w:fill="D5D6D6" w:themeFill="text1" w:themeFillTint="3F"/>
      </w:tcPr>
    </w:tblStylePr>
    <w:tblStylePr w:type="band1Horz">
      <w:tblPr/>
      <w:tcPr>
        <w:shd w:val="clear" w:color="auto" w:fill="D5D6D6" w:themeFill="text1" w:themeFillTint="3F"/>
      </w:tcPr>
    </w:tblStylePr>
  </w:style>
  <w:style w:type="table" w:styleId="MediumList1-Accent1">
    <w:name w:val="Medium List 1 Accent 1"/>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AC22" w:themeColor="accent1"/>
        <w:bottom w:val="single" w:sz="8" w:space="0" w:color="81AC22" w:themeColor="accent1"/>
      </w:tblBorders>
    </w:tblPr>
    <w:tblStylePr w:type="firstRow">
      <w:rPr>
        <w:rFonts w:asciiTheme="majorHAnsi" w:eastAsiaTheme="majorEastAsia" w:hAnsiTheme="majorHAnsi" w:cstheme="majorBidi"/>
      </w:rPr>
      <w:tblPr/>
      <w:tcPr>
        <w:tcBorders>
          <w:top w:val="nil"/>
          <w:bottom w:val="single" w:sz="8" w:space="0" w:color="81AC22" w:themeColor="accent1"/>
        </w:tcBorders>
      </w:tcPr>
    </w:tblStylePr>
    <w:tblStylePr w:type="lastRow">
      <w:rPr>
        <w:b/>
        <w:bCs/>
        <w:color w:val="3C3D3C" w:themeColor="text2"/>
      </w:rPr>
      <w:tblPr/>
      <w:tcPr>
        <w:tcBorders>
          <w:top w:val="single" w:sz="8" w:space="0" w:color="81AC22" w:themeColor="accent1"/>
          <w:bottom w:val="single" w:sz="8" w:space="0" w:color="81AC22" w:themeColor="accent1"/>
        </w:tcBorders>
      </w:tcPr>
    </w:tblStylePr>
    <w:tblStylePr w:type="firstCol">
      <w:rPr>
        <w:b/>
        <w:bCs/>
      </w:rPr>
    </w:tblStylePr>
    <w:tblStylePr w:type="lastCol">
      <w:rPr>
        <w:b/>
        <w:bCs/>
      </w:rPr>
      <w:tblPr/>
      <w:tcPr>
        <w:tcBorders>
          <w:top w:val="single" w:sz="8" w:space="0" w:color="81AC22" w:themeColor="accent1"/>
          <w:bottom w:val="single" w:sz="8" w:space="0" w:color="81AC22" w:themeColor="accent1"/>
        </w:tcBorders>
      </w:tcPr>
    </w:tblStylePr>
    <w:tblStylePr w:type="band1Vert">
      <w:tblPr/>
      <w:tcPr>
        <w:shd w:val="clear" w:color="auto" w:fill="E2F2C0" w:themeFill="accent1" w:themeFillTint="3F"/>
      </w:tcPr>
    </w:tblStylePr>
    <w:tblStylePr w:type="band1Horz">
      <w:tblPr/>
      <w:tcPr>
        <w:shd w:val="clear" w:color="auto" w:fill="E2F2C0" w:themeFill="accent1" w:themeFillTint="3F"/>
      </w:tcPr>
    </w:tblStylePr>
  </w:style>
  <w:style w:type="table" w:styleId="MediumList1-Accent2">
    <w:name w:val="Medium List 1 Accent 2"/>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7EA1" w:themeColor="accent2"/>
        <w:bottom w:val="single" w:sz="8" w:space="0" w:color="007EA1" w:themeColor="accent2"/>
      </w:tblBorders>
    </w:tblPr>
    <w:tblStylePr w:type="firstRow">
      <w:rPr>
        <w:rFonts w:asciiTheme="majorHAnsi" w:eastAsiaTheme="majorEastAsia" w:hAnsiTheme="majorHAnsi" w:cstheme="majorBidi"/>
      </w:rPr>
      <w:tblPr/>
      <w:tcPr>
        <w:tcBorders>
          <w:top w:val="nil"/>
          <w:bottom w:val="single" w:sz="8" w:space="0" w:color="007EA1" w:themeColor="accent2"/>
        </w:tcBorders>
      </w:tcPr>
    </w:tblStylePr>
    <w:tblStylePr w:type="lastRow">
      <w:rPr>
        <w:b/>
        <w:bCs/>
        <w:color w:val="3C3D3C" w:themeColor="text2"/>
      </w:rPr>
      <w:tblPr/>
      <w:tcPr>
        <w:tcBorders>
          <w:top w:val="single" w:sz="8" w:space="0" w:color="007EA1" w:themeColor="accent2"/>
          <w:bottom w:val="single" w:sz="8" w:space="0" w:color="007EA1" w:themeColor="accent2"/>
        </w:tcBorders>
      </w:tcPr>
    </w:tblStylePr>
    <w:tblStylePr w:type="firstCol">
      <w:rPr>
        <w:b/>
        <w:bCs/>
      </w:rPr>
    </w:tblStylePr>
    <w:tblStylePr w:type="lastCol">
      <w:rPr>
        <w:b/>
        <w:bCs/>
      </w:rPr>
      <w:tblPr/>
      <w:tcPr>
        <w:tcBorders>
          <w:top w:val="single" w:sz="8" w:space="0" w:color="007EA1" w:themeColor="accent2"/>
          <w:bottom w:val="single" w:sz="8" w:space="0" w:color="007EA1" w:themeColor="accent2"/>
        </w:tcBorders>
      </w:tcPr>
    </w:tblStylePr>
    <w:tblStylePr w:type="band1Vert">
      <w:tblPr/>
      <w:tcPr>
        <w:shd w:val="clear" w:color="auto" w:fill="A8ECFF" w:themeFill="accent2" w:themeFillTint="3F"/>
      </w:tcPr>
    </w:tblStylePr>
    <w:tblStylePr w:type="band1Horz">
      <w:tblPr/>
      <w:tcPr>
        <w:shd w:val="clear" w:color="auto" w:fill="A8ECFF" w:themeFill="accent2" w:themeFillTint="3F"/>
      </w:tcPr>
    </w:tblStylePr>
  </w:style>
  <w:style w:type="table" w:styleId="MediumList2-Accent2">
    <w:name w:val="Medium List 2 Accent 2"/>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007EA1" w:themeColor="accent2"/>
        <w:left w:val="single" w:sz="8" w:space="0" w:color="007EA1" w:themeColor="accent2"/>
        <w:bottom w:val="single" w:sz="8" w:space="0" w:color="007EA1" w:themeColor="accent2"/>
        <w:right w:val="single" w:sz="8" w:space="0" w:color="007EA1" w:themeColor="accent2"/>
      </w:tblBorders>
    </w:tblPr>
    <w:tblStylePr w:type="firstRow">
      <w:rPr>
        <w:sz w:val="24"/>
        <w:szCs w:val="24"/>
      </w:rPr>
      <w:tblPr/>
      <w:tcPr>
        <w:tcBorders>
          <w:top w:val="nil"/>
          <w:left w:val="nil"/>
          <w:bottom w:val="single" w:sz="24" w:space="0" w:color="007EA1" w:themeColor="accent2"/>
          <w:right w:val="nil"/>
          <w:insideH w:val="nil"/>
          <w:insideV w:val="nil"/>
        </w:tcBorders>
        <w:shd w:val="clear" w:color="auto" w:fill="FFFFFF" w:themeFill="background1"/>
      </w:tcPr>
    </w:tblStylePr>
    <w:tblStylePr w:type="lastRow">
      <w:tblPr/>
      <w:tcPr>
        <w:tcBorders>
          <w:top w:val="single" w:sz="8" w:space="0" w:color="007EA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EA1" w:themeColor="accent2"/>
          <w:insideH w:val="nil"/>
          <w:insideV w:val="nil"/>
        </w:tcBorders>
        <w:shd w:val="clear" w:color="auto" w:fill="FFFFFF" w:themeFill="background1"/>
      </w:tcPr>
    </w:tblStylePr>
    <w:tblStylePr w:type="lastCol">
      <w:tblPr/>
      <w:tcPr>
        <w:tcBorders>
          <w:top w:val="nil"/>
          <w:left w:val="single" w:sz="8" w:space="0" w:color="007EA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8ECFF" w:themeFill="accent2" w:themeFillTint="3F"/>
      </w:tcPr>
    </w:tblStylePr>
    <w:tblStylePr w:type="band1Horz">
      <w:tblPr/>
      <w:tcPr>
        <w:tcBorders>
          <w:top w:val="nil"/>
          <w:bottom w:val="nil"/>
          <w:insideH w:val="nil"/>
          <w:insideV w:val="nil"/>
        </w:tcBorders>
        <w:shd w:val="clear" w:color="auto" w:fill="A8EC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BA0066" w:themeColor="accent4"/>
        <w:left w:val="single" w:sz="8" w:space="0" w:color="BA0066" w:themeColor="accent4"/>
        <w:bottom w:val="single" w:sz="8" w:space="0" w:color="BA0066" w:themeColor="accent4"/>
        <w:right w:val="single" w:sz="8" w:space="0" w:color="BA0066" w:themeColor="accent4"/>
      </w:tblBorders>
    </w:tblPr>
    <w:tblStylePr w:type="firstRow">
      <w:rPr>
        <w:sz w:val="24"/>
        <w:szCs w:val="24"/>
      </w:rPr>
      <w:tblPr/>
      <w:tcPr>
        <w:tcBorders>
          <w:top w:val="nil"/>
          <w:left w:val="nil"/>
          <w:bottom w:val="single" w:sz="24" w:space="0" w:color="BA0066" w:themeColor="accent4"/>
          <w:right w:val="nil"/>
          <w:insideH w:val="nil"/>
          <w:insideV w:val="nil"/>
        </w:tcBorders>
        <w:shd w:val="clear" w:color="auto" w:fill="FFFFFF" w:themeFill="background1"/>
      </w:tcPr>
    </w:tblStylePr>
    <w:tblStylePr w:type="lastRow">
      <w:tblPr/>
      <w:tcPr>
        <w:tcBorders>
          <w:top w:val="single" w:sz="8" w:space="0" w:color="BA006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A0066" w:themeColor="accent4"/>
          <w:insideH w:val="nil"/>
          <w:insideV w:val="nil"/>
        </w:tcBorders>
        <w:shd w:val="clear" w:color="auto" w:fill="FFFFFF" w:themeFill="background1"/>
      </w:tcPr>
    </w:tblStylePr>
    <w:tblStylePr w:type="lastCol">
      <w:tblPr/>
      <w:tcPr>
        <w:tcBorders>
          <w:top w:val="nil"/>
          <w:left w:val="single" w:sz="8" w:space="0" w:color="BA00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EDA" w:themeFill="accent4" w:themeFillTint="3F"/>
      </w:tcPr>
    </w:tblStylePr>
    <w:tblStylePr w:type="band1Horz">
      <w:tblPr/>
      <w:tcPr>
        <w:tcBorders>
          <w:top w:val="nil"/>
          <w:bottom w:val="nil"/>
          <w:insideH w:val="nil"/>
          <w:insideV w:val="nil"/>
        </w:tcBorders>
        <w:shd w:val="clear" w:color="auto" w:fill="FFAE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EC5C16" w:themeColor="accent5"/>
        <w:left w:val="single" w:sz="8" w:space="0" w:color="EC5C16" w:themeColor="accent5"/>
        <w:bottom w:val="single" w:sz="8" w:space="0" w:color="EC5C16" w:themeColor="accent5"/>
        <w:right w:val="single" w:sz="8" w:space="0" w:color="EC5C16" w:themeColor="accent5"/>
      </w:tblBorders>
    </w:tblPr>
    <w:tblStylePr w:type="firstRow">
      <w:rPr>
        <w:sz w:val="24"/>
        <w:szCs w:val="24"/>
      </w:rPr>
      <w:tblPr/>
      <w:tcPr>
        <w:tcBorders>
          <w:top w:val="nil"/>
          <w:left w:val="nil"/>
          <w:bottom w:val="single" w:sz="24" w:space="0" w:color="EC5C16" w:themeColor="accent5"/>
          <w:right w:val="nil"/>
          <w:insideH w:val="nil"/>
          <w:insideV w:val="nil"/>
        </w:tcBorders>
        <w:shd w:val="clear" w:color="auto" w:fill="FFFFFF" w:themeFill="background1"/>
      </w:tcPr>
    </w:tblStylePr>
    <w:tblStylePr w:type="lastRow">
      <w:tblPr/>
      <w:tcPr>
        <w:tcBorders>
          <w:top w:val="single" w:sz="8" w:space="0" w:color="EC5C1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5C16" w:themeColor="accent5"/>
          <w:insideH w:val="nil"/>
          <w:insideV w:val="nil"/>
        </w:tcBorders>
        <w:shd w:val="clear" w:color="auto" w:fill="FFFFFF" w:themeFill="background1"/>
      </w:tcPr>
    </w:tblStylePr>
    <w:tblStylePr w:type="lastCol">
      <w:tblPr/>
      <w:tcPr>
        <w:tcBorders>
          <w:top w:val="nil"/>
          <w:left w:val="single" w:sz="8" w:space="0" w:color="EC5C1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6C5" w:themeFill="accent5" w:themeFillTint="3F"/>
      </w:tcPr>
    </w:tblStylePr>
    <w:tblStylePr w:type="band1Horz">
      <w:tblPr/>
      <w:tcPr>
        <w:tcBorders>
          <w:top w:val="nil"/>
          <w:bottom w:val="nil"/>
          <w:insideH w:val="nil"/>
          <w:insideV w:val="nil"/>
        </w:tcBorders>
        <w:shd w:val="clear" w:color="auto" w:fill="FAD6C5"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F69F00" w:themeColor="accent6"/>
        <w:left w:val="single" w:sz="8" w:space="0" w:color="F69F00" w:themeColor="accent6"/>
        <w:bottom w:val="single" w:sz="8" w:space="0" w:color="F69F00" w:themeColor="accent6"/>
        <w:right w:val="single" w:sz="8" w:space="0" w:color="F69F00" w:themeColor="accent6"/>
      </w:tblBorders>
    </w:tblPr>
    <w:tblStylePr w:type="firstRow">
      <w:rPr>
        <w:sz w:val="24"/>
        <w:szCs w:val="24"/>
      </w:rPr>
      <w:tblPr/>
      <w:tcPr>
        <w:tcBorders>
          <w:top w:val="nil"/>
          <w:left w:val="nil"/>
          <w:bottom w:val="single" w:sz="24" w:space="0" w:color="F69F00" w:themeColor="accent6"/>
          <w:right w:val="nil"/>
          <w:insideH w:val="nil"/>
          <w:insideV w:val="nil"/>
        </w:tcBorders>
        <w:shd w:val="clear" w:color="auto" w:fill="FFFFFF" w:themeFill="background1"/>
      </w:tcPr>
    </w:tblStylePr>
    <w:tblStylePr w:type="lastRow">
      <w:tblPr/>
      <w:tcPr>
        <w:tcBorders>
          <w:top w:val="single" w:sz="8" w:space="0" w:color="F69F0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9F00" w:themeColor="accent6"/>
          <w:insideH w:val="nil"/>
          <w:insideV w:val="nil"/>
        </w:tcBorders>
        <w:shd w:val="clear" w:color="auto" w:fill="FFFFFF" w:themeFill="background1"/>
      </w:tcPr>
    </w:tblStylePr>
    <w:tblStylePr w:type="lastCol">
      <w:tblPr/>
      <w:tcPr>
        <w:tcBorders>
          <w:top w:val="nil"/>
          <w:left w:val="single" w:sz="8" w:space="0" w:color="F69F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7BD" w:themeFill="accent6" w:themeFillTint="3F"/>
      </w:tcPr>
    </w:tblStylePr>
    <w:tblStylePr w:type="band1Horz">
      <w:tblPr/>
      <w:tcPr>
        <w:tcBorders>
          <w:top w:val="nil"/>
          <w:bottom w:val="nil"/>
          <w:insideH w:val="nil"/>
          <w:insideV w:val="nil"/>
        </w:tcBorders>
        <w:shd w:val="clear" w:color="auto" w:fill="FFE7B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single" w:sz="8" w:space="0" w:color="818282" w:themeColor="text1" w:themeTint="BF"/>
      </w:tblBorders>
    </w:tblPr>
    <w:tblStylePr w:type="firstRow">
      <w:pPr>
        <w:spacing w:before="0" w:after="0" w:line="240" w:lineRule="auto"/>
      </w:pPr>
      <w:rPr>
        <w:b/>
        <w:bCs/>
        <w:color w:val="FFFFFF" w:themeColor="background1"/>
      </w:rPr>
      <w:tblPr/>
      <w:tcPr>
        <w:tcBorders>
          <w:top w:val="single" w:sz="8"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nil"/>
          <w:insideV w:val="nil"/>
        </w:tcBorders>
        <w:shd w:val="clear" w:color="auto" w:fill="585959" w:themeFill="text1"/>
      </w:tcPr>
    </w:tblStylePr>
    <w:tblStylePr w:type="lastRow">
      <w:pPr>
        <w:spacing w:before="0" w:after="0" w:line="240" w:lineRule="auto"/>
      </w:pPr>
      <w:rPr>
        <w:b/>
        <w:bCs/>
      </w:rPr>
      <w:tblPr/>
      <w:tcPr>
        <w:tcBorders>
          <w:top w:val="double" w:sz="6"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nil"/>
          <w:insideV w:val="nil"/>
        </w:tcBorders>
      </w:tcPr>
    </w:tblStylePr>
    <w:tblStylePr w:type="firstCol">
      <w:rPr>
        <w:b/>
        <w:bCs/>
      </w:rPr>
    </w:tblStylePr>
    <w:tblStylePr w:type="lastCol">
      <w:rPr>
        <w:b/>
        <w:bCs/>
      </w:rPr>
    </w:tblStylePr>
    <w:tblStylePr w:type="band1Vert">
      <w:tblPr/>
      <w:tcPr>
        <w:shd w:val="clear" w:color="auto" w:fill="D5D6D6" w:themeFill="text1" w:themeFillTint="3F"/>
      </w:tcPr>
    </w:tblStylePr>
    <w:tblStylePr w:type="band1Horz">
      <w:tblPr/>
      <w:tcPr>
        <w:tcBorders>
          <w:insideH w:val="nil"/>
          <w:insideV w:val="nil"/>
        </w:tcBorders>
        <w:shd w:val="clear" w:color="auto" w:fill="D5D6D6"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single" w:sz="8" w:space="0" w:color="A9D940" w:themeColor="accent1" w:themeTint="BF"/>
      </w:tblBorders>
    </w:tblPr>
    <w:tblStylePr w:type="firstRow">
      <w:pPr>
        <w:spacing w:before="0" w:after="0" w:line="240" w:lineRule="auto"/>
      </w:pPr>
      <w:rPr>
        <w:b/>
        <w:bCs/>
        <w:color w:val="FFFFFF" w:themeColor="background1"/>
      </w:rPr>
      <w:tblPr/>
      <w:tcPr>
        <w:tc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nil"/>
          <w:insideV w:val="nil"/>
        </w:tcBorders>
        <w:shd w:val="clear" w:color="auto" w:fill="81AC22" w:themeFill="accent1"/>
      </w:tcPr>
    </w:tblStylePr>
    <w:tblStylePr w:type="lastRow">
      <w:pPr>
        <w:spacing w:before="0" w:after="0" w:line="240" w:lineRule="auto"/>
      </w:pPr>
      <w:rPr>
        <w:b/>
        <w:bCs/>
      </w:rPr>
      <w:tblPr/>
      <w:tcPr>
        <w:tcBorders>
          <w:top w:val="double" w:sz="6"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2F2C0" w:themeFill="accent1" w:themeFillTint="3F"/>
      </w:tcPr>
    </w:tblStylePr>
    <w:tblStylePr w:type="band1Horz">
      <w:tblPr/>
      <w:tcPr>
        <w:tcBorders>
          <w:insideH w:val="nil"/>
          <w:insideV w:val="nil"/>
        </w:tcBorders>
        <w:shd w:val="clear" w:color="auto" w:fill="E2F2C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single" w:sz="8" w:space="0" w:color="00C1F8" w:themeColor="accent2" w:themeTint="BF"/>
      </w:tblBorders>
    </w:tblPr>
    <w:tblStylePr w:type="firstRow">
      <w:pPr>
        <w:spacing w:before="0" w:after="0" w:line="240" w:lineRule="auto"/>
      </w:pPr>
      <w:rPr>
        <w:b/>
        <w:bCs/>
        <w:color w:val="FFFFFF" w:themeColor="background1"/>
      </w:rPr>
      <w:tblPr/>
      <w:tcPr>
        <w:tc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nil"/>
          <w:insideV w:val="nil"/>
        </w:tcBorders>
        <w:shd w:val="clear" w:color="auto" w:fill="007EA1" w:themeFill="accent2"/>
      </w:tcPr>
    </w:tblStylePr>
    <w:tblStylePr w:type="lastRow">
      <w:pPr>
        <w:spacing w:before="0" w:after="0" w:line="240" w:lineRule="auto"/>
      </w:pPr>
      <w:rPr>
        <w:b/>
        <w:bCs/>
      </w:rPr>
      <w:tblPr/>
      <w:tcPr>
        <w:tcBorders>
          <w:top w:val="double" w:sz="6"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nil"/>
          <w:insideV w:val="nil"/>
        </w:tcBorders>
      </w:tcPr>
    </w:tblStylePr>
    <w:tblStylePr w:type="firstCol">
      <w:rPr>
        <w:b/>
        <w:bCs/>
      </w:rPr>
    </w:tblStylePr>
    <w:tblStylePr w:type="lastCol">
      <w:rPr>
        <w:b/>
        <w:bCs/>
      </w:rPr>
    </w:tblStylePr>
    <w:tblStylePr w:type="band1Vert">
      <w:tblPr/>
      <w:tcPr>
        <w:shd w:val="clear" w:color="auto" w:fill="A8ECFF" w:themeFill="accent2" w:themeFillTint="3F"/>
      </w:tcPr>
    </w:tblStylePr>
    <w:tblStylePr w:type="band1Horz">
      <w:tblPr/>
      <w:tcPr>
        <w:tcBorders>
          <w:insideH w:val="nil"/>
          <w:insideV w:val="nil"/>
        </w:tcBorders>
        <w:shd w:val="clear" w:color="auto" w:fill="A8EC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single" w:sz="8" w:space="0" w:color="CA32B2" w:themeColor="accent3" w:themeTint="BF"/>
      </w:tblBorders>
    </w:tblPr>
    <w:tblStylePr w:type="firstRow">
      <w:pPr>
        <w:spacing w:before="0" w:after="0" w:line="240" w:lineRule="auto"/>
      </w:pPr>
      <w:rPr>
        <w:b/>
        <w:bCs/>
        <w:color w:val="FFFFFF" w:themeColor="background1"/>
      </w:rPr>
      <w:tblPr/>
      <w:tcPr>
        <w:tcBorders>
          <w:top w:val="single" w:sz="8"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nil"/>
          <w:insideV w:val="nil"/>
        </w:tcBorders>
        <w:shd w:val="clear" w:color="auto" w:fill="852176" w:themeFill="accent3"/>
      </w:tcPr>
    </w:tblStylePr>
    <w:tblStylePr w:type="lastRow">
      <w:pPr>
        <w:spacing w:before="0" w:after="0" w:line="240" w:lineRule="auto"/>
      </w:pPr>
      <w:rPr>
        <w:b/>
        <w:bCs/>
      </w:rPr>
      <w:tblPr/>
      <w:tcPr>
        <w:tcBorders>
          <w:top w:val="double" w:sz="6"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EBAE6" w:themeFill="accent3" w:themeFillTint="3F"/>
      </w:tcPr>
    </w:tblStylePr>
    <w:tblStylePr w:type="band1Horz">
      <w:tblPr/>
      <w:tcPr>
        <w:tcBorders>
          <w:insideH w:val="nil"/>
          <w:insideV w:val="nil"/>
        </w:tcBorders>
        <w:shd w:val="clear" w:color="auto" w:fill="EEBAE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single" w:sz="8" w:space="0" w:color="FF0C90" w:themeColor="accent4" w:themeTint="BF"/>
      </w:tblBorders>
    </w:tblPr>
    <w:tblStylePr w:type="firstRow">
      <w:pPr>
        <w:spacing w:before="0" w:after="0" w:line="240" w:lineRule="auto"/>
      </w:pPr>
      <w:rPr>
        <w:b/>
        <w:bCs/>
        <w:color w:val="FFFFFF" w:themeColor="background1"/>
      </w:rPr>
      <w:tblPr/>
      <w:tcPr>
        <w:tcBorders>
          <w:top w:val="single" w:sz="8"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nil"/>
          <w:insideV w:val="nil"/>
        </w:tcBorders>
        <w:shd w:val="clear" w:color="auto" w:fill="BA0066" w:themeFill="accent4"/>
      </w:tcPr>
    </w:tblStylePr>
    <w:tblStylePr w:type="lastRow">
      <w:pPr>
        <w:spacing w:before="0" w:after="0" w:line="240" w:lineRule="auto"/>
      </w:pPr>
      <w:rPr>
        <w:b/>
        <w:bCs/>
      </w:rPr>
      <w:tblPr/>
      <w:tcPr>
        <w:tcBorders>
          <w:top w:val="double" w:sz="6"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EDA" w:themeFill="accent4" w:themeFillTint="3F"/>
      </w:tcPr>
    </w:tblStylePr>
    <w:tblStylePr w:type="band1Horz">
      <w:tblPr/>
      <w:tcPr>
        <w:tcBorders>
          <w:insideH w:val="nil"/>
          <w:insideV w:val="nil"/>
        </w:tcBorders>
        <w:shd w:val="clear" w:color="auto" w:fill="FFAE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single" w:sz="8" w:space="0" w:color="F08450" w:themeColor="accent5" w:themeTint="BF"/>
      </w:tblBorders>
    </w:tblPr>
    <w:tblStylePr w:type="firstRow">
      <w:pPr>
        <w:spacing w:before="0" w:after="0" w:line="240" w:lineRule="auto"/>
      </w:pPr>
      <w:rPr>
        <w:b/>
        <w:bCs/>
        <w:color w:val="FFFFFF" w:themeColor="background1"/>
      </w:rPr>
      <w:tblPr/>
      <w:tcPr>
        <w:tcBorders>
          <w:top w:val="single" w:sz="8"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nil"/>
          <w:insideV w:val="nil"/>
        </w:tcBorders>
        <w:shd w:val="clear" w:color="auto" w:fill="EC5C16" w:themeFill="accent5"/>
      </w:tcPr>
    </w:tblStylePr>
    <w:tblStylePr w:type="lastRow">
      <w:pPr>
        <w:spacing w:before="0" w:after="0" w:line="240" w:lineRule="auto"/>
      </w:pPr>
      <w:rPr>
        <w:b/>
        <w:bCs/>
      </w:rPr>
      <w:tblPr/>
      <w:tcPr>
        <w:tcBorders>
          <w:top w:val="double" w:sz="6"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AD6C5" w:themeFill="accent5" w:themeFillTint="3F"/>
      </w:tcPr>
    </w:tblStylePr>
    <w:tblStylePr w:type="band1Horz">
      <w:tblPr/>
      <w:tcPr>
        <w:tcBorders>
          <w:insideH w:val="nil"/>
          <w:insideV w:val="nil"/>
        </w:tcBorders>
        <w:shd w:val="clear" w:color="auto" w:fill="FAD6C5"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single" w:sz="8" w:space="0" w:color="FFB839" w:themeColor="accent6" w:themeTint="BF"/>
      </w:tblBorders>
    </w:tblPr>
    <w:tblStylePr w:type="firstRow">
      <w:pPr>
        <w:spacing w:before="0" w:after="0" w:line="240" w:lineRule="auto"/>
      </w:pPr>
      <w:rPr>
        <w:b/>
        <w:bCs/>
        <w:color w:val="FFFFFF" w:themeColor="background1"/>
      </w:rPr>
      <w:tblPr/>
      <w:tcPr>
        <w:tcBorders>
          <w:top w:val="single" w:sz="8"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nil"/>
          <w:insideV w:val="nil"/>
        </w:tcBorders>
        <w:shd w:val="clear" w:color="auto" w:fill="F69F00" w:themeFill="accent6"/>
      </w:tcPr>
    </w:tblStylePr>
    <w:tblStylePr w:type="lastRow">
      <w:pPr>
        <w:spacing w:before="0" w:after="0" w:line="240" w:lineRule="auto"/>
      </w:pPr>
      <w:rPr>
        <w:b/>
        <w:bCs/>
      </w:rPr>
      <w:tblPr/>
      <w:tcPr>
        <w:tcBorders>
          <w:top w:val="double" w:sz="6"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E7BD" w:themeFill="accent6" w:themeFillTint="3F"/>
      </w:tcPr>
    </w:tblStylePr>
    <w:tblStylePr w:type="band1Horz">
      <w:tblPr/>
      <w:tcPr>
        <w:tcBorders>
          <w:insideH w:val="nil"/>
          <w:insideV w:val="nil"/>
        </w:tcBorders>
        <w:shd w:val="clear" w:color="auto" w:fill="FFE7BD" w:themeFill="accent6" w:themeFillTint="3F"/>
      </w:tcPr>
    </w:tblStylePr>
    <w:tblStylePr w:type="band2Horz">
      <w:tblPr/>
      <w:tcPr>
        <w:tcBorders>
          <w:insideH w:val="nil"/>
          <w:insideV w:val="nil"/>
        </w:tcBorders>
      </w:tcPr>
    </w:tblStylePr>
  </w:style>
  <w:style w:type="paragraph" w:customStyle="1" w:styleId="Normalwithspaceafter">
    <w:name w:val="Normal with space after"/>
    <w:basedOn w:val="Normal"/>
    <w:qFormat/>
    <w:rsid w:val="00C14E57"/>
    <w:pPr>
      <w:spacing w:after="240"/>
    </w:pPr>
    <w:rPr>
      <w:color w:val="53565A"/>
      <w:sz w:val="22"/>
    </w:rPr>
  </w:style>
  <w:style w:type="paragraph" w:customStyle="1" w:styleId="NumHeading1">
    <w:name w:val="Num Heading 1"/>
    <w:basedOn w:val="Heading1"/>
    <w:next w:val="Normalwithspaceafter"/>
    <w:link w:val="NumHeading1Char"/>
    <w:qFormat/>
    <w:rsid w:val="00601945"/>
    <w:pPr>
      <w:pageBreakBefore/>
      <w:numPr>
        <w:numId w:val="16"/>
      </w:numPr>
      <w:spacing w:after="150"/>
    </w:pPr>
    <w:rPr>
      <w:rFonts w:eastAsia="Times New Roman"/>
      <w:color w:val="006892"/>
      <w:sz w:val="44"/>
    </w:rPr>
  </w:style>
  <w:style w:type="paragraph" w:customStyle="1" w:styleId="NumHeading2">
    <w:name w:val="Num Heading 2"/>
    <w:basedOn w:val="Heading2"/>
    <w:next w:val="Normalwithspaceafter"/>
    <w:qFormat/>
    <w:rsid w:val="00604AA8"/>
    <w:pPr>
      <w:numPr>
        <w:ilvl w:val="1"/>
        <w:numId w:val="16"/>
      </w:numPr>
      <w:spacing w:before="210" w:after="120"/>
      <w:ind w:left="0"/>
    </w:pPr>
    <w:rPr>
      <w:rFonts w:eastAsia="Times New Roman"/>
      <w:color w:val="53565A"/>
    </w:rPr>
  </w:style>
  <w:style w:type="paragraph" w:customStyle="1" w:styleId="NumHeading3">
    <w:name w:val="Num Heading 3"/>
    <w:basedOn w:val="Heading3"/>
    <w:next w:val="Normalwithspaceafter"/>
    <w:qFormat/>
    <w:rsid w:val="00604AA8"/>
    <w:pPr>
      <w:numPr>
        <w:ilvl w:val="2"/>
        <w:numId w:val="16"/>
      </w:numPr>
      <w:spacing w:after="120"/>
    </w:pPr>
    <w:rPr>
      <w:rFonts w:eastAsia="Times New Roman"/>
      <w:color w:val="53565A"/>
    </w:rPr>
  </w:style>
  <w:style w:type="paragraph" w:customStyle="1" w:styleId="NumHeading4">
    <w:name w:val="Num Heading 4"/>
    <w:basedOn w:val="Heading4"/>
    <w:qFormat/>
    <w:rsid w:val="00604AA8"/>
    <w:pPr>
      <w:numPr>
        <w:ilvl w:val="3"/>
        <w:numId w:val="16"/>
      </w:numPr>
      <w:spacing w:after="120"/>
    </w:pPr>
    <w:rPr>
      <w:color w:val="53565A"/>
    </w:rPr>
  </w:style>
  <w:style w:type="paragraph" w:customStyle="1" w:styleId="NumHeading5">
    <w:name w:val="Num Heading 5"/>
    <w:basedOn w:val="Heading5"/>
    <w:next w:val="Normalwithspaceafter"/>
    <w:qFormat/>
    <w:rsid w:val="00604AA8"/>
    <w:pPr>
      <w:numPr>
        <w:ilvl w:val="4"/>
        <w:numId w:val="16"/>
      </w:numPr>
      <w:spacing w:after="120"/>
    </w:pPr>
    <w:rPr>
      <w:color w:val="53565A"/>
    </w:rPr>
  </w:style>
  <w:style w:type="paragraph" w:customStyle="1" w:styleId="Style1">
    <w:name w:val="Style1"/>
    <w:basedOn w:val="Normal"/>
    <w:link w:val="Style1Char"/>
    <w:rsid w:val="00D527E1"/>
    <w:rPr>
      <w:i/>
      <w:iCs/>
      <w:sz w:val="32"/>
    </w:rPr>
  </w:style>
  <w:style w:type="character" w:customStyle="1" w:styleId="Style1Char">
    <w:name w:val="Style1 Char"/>
    <w:basedOn w:val="DefaultParagraphFont"/>
    <w:link w:val="Style1"/>
    <w:rsid w:val="00D527E1"/>
    <w:rPr>
      <w:rFonts w:asciiTheme="minorHAnsi" w:eastAsiaTheme="minorEastAsia" w:hAnsiTheme="minorHAnsi" w:cstheme="minorBidi"/>
      <w:i/>
      <w:iCs/>
      <w:color w:val="3C3D3C"/>
      <w:sz w:val="32"/>
      <w:szCs w:val="24"/>
    </w:rPr>
  </w:style>
  <w:style w:type="numbering" w:customStyle="1" w:styleId="Style2">
    <w:name w:val="Style2"/>
    <w:uiPriority w:val="99"/>
    <w:rsid w:val="007635A3"/>
    <w:pPr>
      <w:numPr>
        <w:numId w:val="8"/>
      </w:numPr>
    </w:pPr>
  </w:style>
  <w:style w:type="paragraph" w:styleId="Subtitle">
    <w:name w:val="Subtitle"/>
    <w:basedOn w:val="Heading1"/>
    <w:next w:val="Normal"/>
    <w:link w:val="SubtitleChar"/>
    <w:uiPriority w:val="11"/>
    <w:qFormat/>
    <w:rsid w:val="007635A3"/>
    <w:pPr>
      <w:numPr>
        <w:ilvl w:val="1"/>
      </w:numPr>
      <w:spacing w:before="240"/>
    </w:pPr>
    <w:rPr>
      <w:rFonts w:asciiTheme="majorHAnsi" w:hAnsiTheme="majorHAnsi"/>
      <w:iCs/>
      <w:spacing w:val="15"/>
      <w:sz w:val="42"/>
    </w:rPr>
  </w:style>
  <w:style w:type="character" w:customStyle="1" w:styleId="SubtitleChar">
    <w:name w:val="Subtitle Char"/>
    <w:basedOn w:val="DefaultParagraphFont"/>
    <w:link w:val="Subtitle"/>
    <w:uiPriority w:val="11"/>
    <w:rsid w:val="007635A3"/>
    <w:rPr>
      <w:rFonts w:asciiTheme="majorHAnsi" w:eastAsiaTheme="majorEastAsia" w:hAnsiTheme="majorHAnsi" w:cstheme="majorBidi"/>
      <w:bCs/>
      <w:iCs/>
      <w:color w:val="3C3D3C"/>
      <w:spacing w:val="15"/>
      <w:sz w:val="42"/>
      <w:szCs w:val="32"/>
    </w:rPr>
  </w:style>
  <w:style w:type="paragraph" w:customStyle="1" w:styleId="Tabletext">
    <w:name w:val="Table text"/>
    <w:basedOn w:val="Normalwithspaceafter"/>
    <w:rsid w:val="007635A3"/>
    <w:pPr>
      <w:spacing w:before="60" w:after="60"/>
    </w:pPr>
  </w:style>
  <w:style w:type="paragraph" w:styleId="Title">
    <w:name w:val="Title"/>
    <w:basedOn w:val="Heading1"/>
    <w:next w:val="Subtitle"/>
    <w:link w:val="TitleChar"/>
    <w:uiPriority w:val="10"/>
    <w:qFormat/>
    <w:rsid w:val="007635A3"/>
    <w:pPr>
      <w:contextualSpacing/>
    </w:pPr>
    <w:rPr>
      <w:rFonts w:asciiTheme="majorHAnsi" w:hAnsiTheme="majorHAnsi"/>
      <w:spacing w:val="5"/>
      <w:kern w:val="28"/>
      <w:sz w:val="60"/>
      <w:szCs w:val="52"/>
    </w:rPr>
  </w:style>
  <w:style w:type="character" w:customStyle="1" w:styleId="TitleChar">
    <w:name w:val="Title Char"/>
    <w:basedOn w:val="DefaultParagraphFont"/>
    <w:link w:val="Title"/>
    <w:uiPriority w:val="10"/>
    <w:rsid w:val="007635A3"/>
    <w:rPr>
      <w:rFonts w:asciiTheme="majorHAnsi" w:eastAsiaTheme="majorEastAsia" w:hAnsiTheme="majorHAnsi" w:cstheme="majorBidi"/>
      <w:bCs/>
      <w:color w:val="3C3D3C"/>
      <w:spacing w:val="5"/>
      <w:kern w:val="28"/>
      <w:sz w:val="60"/>
      <w:szCs w:val="52"/>
    </w:rPr>
  </w:style>
  <w:style w:type="numbering" w:customStyle="1" w:styleId="Woolpertbulletlist">
    <w:name w:val="Woolpert bullet list"/>
    <w:uiPriority w:val="99"/>
    <w:rsid w:val="007635A3"/>
    <w:pPr>
      <w:numPr>
        <w:numId w:val="1"/>
      </w:numPr>
    </w:pPr>
  </w:style>
  <w:style w:type="numbering" w:customStyle="1" w:styleId="Woolpertnumbered">
    <w:name w:val="Woolpert numbered"/>
    <w:uiPriority w:val="99"/>
    <w:rsid w:val="007635A3"/>
    <w:pPr>
      <w:numPr>
        <w:numId w:val="7"/>
      </w:numPr>
    </w:pPr>
  </w:style>
  <w:style w:type="character" w:customStyle="1" w:styleId="Heading7Char">
    <w:name w:val="Heading 7 Char"/>
    <w:basedOn w:val="DefaultParagraphFont"/>
    <w:link w:val="Heading7"/>
    <w:uiPriority w:val="9"/>
    <w:rsid w:val="007635A3"/>
    <w:rPr>
      <w:rFonts w:asciiTheme="majorHAnsi" w:eastAsiaTheme="majorEastAsia" w:hAnsiTheme="majorHAnsi" w:cstheme="majorBidi"/>
      <w:i/>
      <w:iCs/>
      <w:color w:val="3C3D3C"/>
      <w:szCs w:val="24"/>
    </w:rPr>
  </w:style>
  <w:style w:type="character" w:customStyle="1" w:styleId="Heading8Char">
    <w:name w:val="Heading 8 Char"/>
    <w:basedOn w:val="DefaultParagraphFont"/>
    <w:link w:val="Heading8"/>
    <w:uiPriority w:val="9"/>
    <w:rsid w:val="007635A3"/>
    <w:rPr>
      <w:rFonts w:asciiTheme="majorHAnsi" w:eastAsiaTheme="majorEastAsia" w:hAnsiTheme="majorHAnsi" w:cstheme="majorBidi"/>
      <w:color w:val="3C3D3C"/>
    </w:rPr>
  </w:style>
  <w:style w:type="character" w:customStyle="1" w:styleId="Heading9Char">
    <w:name w:val="Heading 9 Char"/>
    <w:basedOn w:val="DefaultParagraphFont"/>
    <w:link w:val="Heading9"/>
    <w:uiPriority w:val="9"/>
    <w:rsid w:val="007635A3"/>
    <w:rPr>
      <w:rFonts w:asciiTheme="majorHAnsi" w:eastAsiaTheme="majorEastAsia" w:hAnsiTheme="majorHAnsi" w:cstheme="majorBidi"/>
      <w:i/>
      <w:iCs/>
      <w:color w:val="3C3D3C"/>
    </w:rPr>
  </w:style>
  <w:style w:type="character" w:customStyle="1" w:styleId="Style16pt">
    <w:name w:val="Style 16 pt"/>
    <w:basedOn w:val="DefaultParagraphFont"/>
    <w:rsid w:val="001F2A3C"/>
    <w:rPr>
      <w:rFonts w:ascii="Calibri" w:hAnsi="Calibri"/>
      <w:sz w:val="32"/>
    </w:rPr>
  </w:style>
  <w:style w:type="paragraph" w:customStyle="1" w:styleId="Title0">
    <w:name w:val="_Title"/>
    <w:next w:val="Normal"/>
    <w:rsid w:val="001F2A3C"/>
    <w:pPr>
      <w:keepNext/>
      <w:spacing w:after="120"/>
    </w:pPr>
    <w:rPr>
      <w:rFonts w:ascii="Century Gothic" w:hAnsi="Century Gothic" w:cs="Arial Narrow"/>
      <w:b/>
      <w:bCs/>
      <w:iCs/>
      <w:caps/>
      <w:color w:val="585959" w:themeColor="text1"/>
      <w:sz w:val="32"/>
      <w:szCs w:val="32"/>
    </w:rPr>
  </w:style>
  <w:style w:type="paragraph" w:styleId="List">
    <w:name w:val="List"/>
    <w:basedOn w:val="Normal"/>
    <w:rsid w:val="001F2A3C"/>
    <w:rPr>
      <w:rFonts w:ascii="Calibri" w:eastAsia="MS Mincho" w:hAnsi="Calibri" w:cs="Times New Roman"/>
    </w:rPr>
  </w:style>
  <w:style w:type="paragraph" w:styleId="TOCHeading">
    <w:name w:val="TOC Heading"/>
    <w:basedOn w:val="Heading1"/>
    <w:next w:val="Normal"/>
    <w:uiPriority w:val="39"/>
    <w:semiHidden/>
    <w:unhideWhenUsed/>
    <w:qFormat/>
    <w:rsid w:val="00F01FEB"/>
    <w:pPr>
      <w:spacing w:before="480" w:line="276" w:lineRule="auto"/>
      <w:outlineLvl w:val="9"/>
    </w:pPr>
    <w:rPr>
      <w:rFonts w:asciiTheme="majorHAnsi" w:hAnsiTheme="majorHAnsi"/>
      <w:b/>
      <w:color w:val="608019" w:themeColor="accent1" w:themeShade="BF"/>
      <w:sz w:val="28"/>
      <w:szCs w:val="28"/>
      <w:lang w:eastAsia="ja-JP"/>
    </w:rPr>
  </w:style>
  <w:style w:type="paragraph" w:styleId="TOC1">
    <w:name w:val="toc 1"/>
    <w:basedOn w:val="Normal"/>
    <w:next w:val="Normal"/>
    <w:autoRedefine/>
    <w:uiPriority w:val="39"/>
    <w:rsid w:val="007F5F17"/>
  </w:style>
  <w:style w:type="paragraph" w:styleId="TOC3">
    <w:name w:val="toc 3"/>
    <w:basedOn w:val="Normal"/>
    <w:next w:val="Normal"/>
    <w:autoRedefine/>
    <w:uiPriority w:val="39"/>
    <w:rsid w:val="007F5F17"/>
    <w:pPr>
      <w:ind w:left="403"/>
    </w:pPr>
  </w:style>
  <w:style w:type="paragraph" w:styleId="TOC2">
    <w:name w:val="toc 2"/>
    <w:basedOn w:val="Normal"/>
    <w:next w:val="Normal"/>
    <w:autoRedefine/>
    <w:uiPriority w:val="39"/>
    <w:rsid w:val="007F5F17"/>
    <w:pPr>
      <w:ind w:left="202"/>
    </w:pPr>
  </w:style>
  <w:style w:type="paragraph" w:customStyle="1" w:styleId="ReferenceHeader">
    <w:name w:val="Reference Header"/>
    <w:basedOn w:val="Heading2"/>
    <w:link w:val="ReferenceHeaderChar"/>
    <w:qFormat/>
    <w:rsid w:val="007F5F17"/>
    <w:pPr>
      <w:tabs>
        <w:tab w:val="left" w:leader="dot" w:pos="10080"/>
      </w:tabs>
      <w:spacing w:before="240" w:after="240"/>
    </w:pPr>
    <w:rPr>
      <w:sz w:val="32"/>
      <w:szCs w:val="24"/>
    </w:rPr>
  </w:style>
  <w:style w:type="paragraph" w:customStyle="1" w:styleId="Heading">
    <w:name w:val="Heading"/>
    <w:basedOn w:val="Heading2"/>
    <w:link w:val="HeadingChar"/>
    <w:qFormat/>
    <w:rsid w:val="00AD3268"/>
    <w:pPr>
      <w:spacing w:before="240" w:after="240"/>
    </w:pPr>
    <w:rPr>
      <w:sz w:val="32"/>
      <w:szCs w:val="32"/>
    </w:rPr>
  </w:style>
  <w:style w:type="character" w:customStyle="1" w:styleId="ReferenceHeaderChar">
    <w:name w:val="Reference Header Char"/>
    <w:basedOn w:val="Heading2Char"/>
    <w:link w:val="ReferenceHeader"/>
    <w:rsid w:val="007F5F17"/>
    <w:rPr>
      <w:rFonts w:ascii="Century Gothic" w:eastAsiaTheme="majorEastAsia" w:hAnsi="Century Gothic" w:cstheme="majorBidi"/>
      <w:color w:val="3C3D3C"/>
      <w:sz w:val="32"/>
      <w:szCs w:val="24"/>
    </w:rPr>
  </w:style>
  <w:style w:type="paragraph" w:styleId="TableofFigures">
    <w:name w:val="table of figures"/>
    <w:basedOn w:val="Normal"/>
    <w:next w:val="Normal"/>
    <w:uiPriority w:val="99"/>
    <w:rsid w:val="007F5F17"/>
  </w:style>
  <w:style w:type="character" w:customStyle="1" w:styleId="HeadingChar">
    <w:name w:val="Heading Char"/>
    <w:basedOn w:val="Heading2Char"/>
    <w:link w:val="Heading"/>
    <w:rsid w:val="00AD3268"/>
    <w:rPr>
      <w:rFonts w:ascii="Century Gothic" w:eastAsiaTheme="majorEastAsia" w:hAnsi="Century Gothic" w:cstheme="majorBidi"/>
      <w:color w:val="3C3D3C"/>
      <w:sz w:val="32"/>
      <w:szCs w:val="32"/>
    </w:rPr>
  </w:style>
  <w:style w:type="character" w:styleId="UnresolvedMention">
    <w:name w:val="Unresolved Mention"/>
    <w:basedOn w:val="DefaultParagraphFont"/>
    <w:uiPriority w:val="99"/>
    <w:semiHidden/>
    <w:unhideWhenUsed/>
    <w:rsid w:val="00837A5B"/>
    <w:rPr>
      <w:color w:val="808080"/>
      <w:shd w:val="clear" w:color="auto" w:fill="E6E6E6"/>
    </w:rPr>
  </w:style>
  <w:style w:type="character" w:styleId="FollowedHyperlink">
    <w:name w:val="FollowedHyperlink"/>
    <w:basedOn w:val="DefaultParagraphFont"/>
    <w:uiPriority w:val="99"/>
    <w:semiHidden/>
    <w:unhideWhenUsed/>
    <w:rsid w:val="00837A5B"/>
    <w:rPr>
      <w:color w:val="852176" w:themeColor="followedHyperlink"/>
      <w:u w:val="single"/>
    </w:rPr>
  </w:style>
  <w:style w:type="character" w:styleId="CommentReference">
    <w:name w:val="annotation reference"/>
    <w:basedOn w:val="DefaultParagraphFont"/>
    <w:semiHidden/>
    <w:unhideWhenUsed/>
    <w:rsid w:val="00B661BE"/>
    <w:rPr>
      <w:sz w:val="16"/>
      <w:szCs w:val="16"/>
    </w:rPr>
  </w:style>
  <w:style w:type="paragraph" w:styleId="CommentText">
    <w:name w:val="annotation text"/>
    <w:basedOn w:val="Normal"/>
    <w:link w:val="CommentTextChar"/>
    <w:semiHidden/>
    <w:unhideWhenUsed/>
    <w:rsid w:val="00B661BE"/>
    <w:rPr>
      <w:szCs w:val="20"/>
    </w:rPr>
  </w:style>
  <w:style w:type="character" w:customStyle="1" w:styleId="CommentTextChar">
    <w:name w:val="Comment Text Char"/>
    <w:basedOn w:val="DefaultParagraphFont"/>
    <w:link w:val="CommentText"/>
    <w:semiHidden/>
    <w:rsid w:val="00B661BE"/>
    <w:rPr>
      <w:rFonts w:asciiTheme="minorHAnsi" w:eastAsiaTheme="minorEastAsia" w:hAnsiTheme="minorHAnsi" w:cstheme="minorBidi"/>
      <w:color w:val="3C3D3C"/>
    </w:rPr>
  </w:style>
  <w:style w:type="paragraph" w:styleId="CommentSubject">
    <w:name w:val="annotation subject"/>
    <w:basedOn w:val="CommentText"/>
    <w:next w:val="CommentText"/>
    <w:link w:val="CommentSubjectChar"/>
    <w:semiHidden/>
    <w:unhideWhenUsed/>
    <w:rsid w:val="00B661BE"/>
    <w:rPr>
      <w:b/>
      <w:bCs/>
    </w:rPr>
  </w:style>
  <w:style w:type="character" w:customStyle="1" w:styleId="CommentSubjectChar">
    <w:name w:val="Comment Subject Char"/>
    <w:basedOn w:val="CommentTextChar"/>
    <w:link w:val="CommentSubject"/>
    <w:semiHidden/>
    <w:rsid w:val="00B661BE"/>
    <w:rPr>
      <w:rFonts w:asciiTheme="minorHAnsi" w:eastAsiaTheme="minorEastAsia" w:hAnsiTheme="minorHAnsi" w:cstheme="minorBidi"/>
      <w:b/>
      <w:bCs/>
      <w:color w:val="3C3D3C"/>
    </w:rPr>
  </w:style>
  <w:style w:type="table" w:styleId="TableGridLight">
    <w:name w:val="Grid Table Light"/>
    <w:basedOn w:val="TableNormal"/>
    <w:uiPriority w:val="40"/>
    <w:rsid w:val="00F158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924B40"/>
    <w:pPr>
      <w:spacing w:before="100" w:beforeAutospacing="1" w:after="100" w:afterAutospacing="1"/>
    </w:pPr>
    <w:rPr>
      <w:rFonts w:ascii="Times New Roman" w:eastAsia="Times New Roman" w:hAnsi="Times New Roman" w:cs="Times New Roman"/>
      <w:color w:val="auto"/>
      <w:sz w:val="24"/>
    </w:rPr>
  </w:style>
  <w:style w:type="table" w:styleId="GridTable1Light">
    <w:name w:val="Grid Table 1 Light"/>
    <w:basedOn w:val="TableNormal"/>
    <w:uiPriority w:val="46"/>
    <w:rsid w:val="00BD74B9"/>
    <w:tblPr>
      <w:tblStyleRowBandSize w:val="1"/>
      <w:tblStyleColBandSize w:val="1"/>
      <w:tblBorders>
        <w:top w:val="single" w:sz="4" w:space="0" w:color="BBBCBC" w:themeColor="text1" w:themeTint="66"/>
        <w:left w:val="single" w:sz="4" w:space="0" w:color="BBBCBC" w:themeColor="text1" w:themeTint="66"/>
        <w:bottom w:val="single" w:sz="4" w:space="0" w:color="BBBCBC" w:themeColor="text1" w:themeTint="66"/>
        <w:right w:val="single" w:sz="4" w:space="0" w:color="BBBCBC" w:themeColor="text1" w:themeTint="66"/>
        <w:insideH w:val="single" w:sz="4" w:space="0" w:color="BBBCBC" w:themeColor="text1" w:themeTint="66"/>
        <w:insideV w:val="single" w:sz="4" w:space="0" w:color="BBBCBC" w:themeColor="text1" w:themeTint="66"/>
      </w:tblBorders>
    </w:tblPr>
    <w:tblStylePr w:type="firstRow">
      <w:rPr>
        <w:b/>
        <w:bCs/>
      </w:rPr>
      <w:tblPr/>
      <w:tcPr>
        <w:tcBorders>
          <w:bottom w:val="single" w:sz="12" w:space="0" w:color="9A9B9B" w:themeColor="text1" w:themeTint="99"/>
        </w:tcBorders>
      </w:tcPr>
    </w:tblStylePr>
    <w:tblStylePr w:type="lastRow">
      <w:rPr>
        <w:b/>
        <w:bCs/>
      </w:rPr>
      <w:tblPr/>
      <w:tcPr>
        <w:tcBorders>
          <w:top w:val="double" w:sz="2" w:space="0" w:color="9A9B9B"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32106B"/>
    <w:tblPr>
      <w:tblStyleRowBandSize w:val="1"/>
      <w:tblStyleColBandSize w:val="1"/>
      <w:tblBorders>
        <w:top w:val="single" w:sz="4" w:space="0" w:color="9A9B9B" w:themeColor="text1" w:themeTint="99"/>
        <w:left w:val="single" w:sz="4" w:space="0" w:color="9A9B9B" w:themeColor="text1" w:themeTint="99"/>
        <w:bottom w:val="single" w:sz="4" w:space="0" w:color="9A9B9B" w:themeColor="text1" w:themeTint="99"/>
        <w:right w:val="single" w:sz="4" w:space="0" w:color="9A9B9B" w:themeColor="text1" w:themeTint="99"/>
        <w:insideH w:val="single" w:sz="4" w:space="0" w:color="9A9B9B" w:themeColor="text1" w:themeTint="99"/>
        <w:insideV w:val="single" w:sz="4" w:space="0" w:color="9A9B9B" w:themeColor="text1" w:themeTint="99"/>
      </w:tblBorders>
    </w:tblPr>
    <w:tblStylePr w:type="firstRow">
      <w:rPr>
        <w:b/>
        <w:bCs/>
        <w:color w:val="FFFFFF" w:themeColor="background1"/>
      </w:rPr>
      <w:tblPr/>
      <w:tcPr>
        <w:tcBorders>
          <w:top w:val="single" w:sz="4" w:space="0" w:color="585959" w:themeColor="text1"/>
          <w:left w:val="single" w:sz="4" w:space="0" w:color="585959" w:themeColor="text1"/>
          <w:bottom w:val="single" w:sz="4" w:space="0" w:color="585959" w:themeColor="text1"/>
          <w:right w:val="single" w:sz="4" w:space="0" w:color="585959" w:themeColor="text1"/>
          <w:insideH w:val="nil"/>
          <w:insideV w:val="nil"/>
        </w:tcBorders>
        <w:shd w:val="clear" w:color="auto" w:fill="585959" w:themeFill="text1"/>
      </w:tcPr>
    </w:tblStylePr>
    <w:tblStylePr w:type="lastRow">
      <w:rPr>
        <w:b/>
        <w:bCs/>
      </w:rPr>
      <w:tblPr/>
      <w:tcPr>
        <w:tcBorders>
          <w:top w:val="double" w:sz="4" w:space="0" w:color="585959" w:themeColor="text1"/>
        </w:tcBorders>
      </w:tcPr>
    </w:tblStylePr>
    <w:tblStylePr w:type="firstCol">
      <w:rPr>
        <w:b/>
        <w:bCs/>
      </w:rPr>
    </w:tblStylePr>
    <w:tblStylePr w:type="lastCol">
      <w:rPr>
        <w:b/>
        <w:bCs/>
      </w:rPr>
    </w:tblStylePr>
    <w:tblStylePr w:type="band1Vert">
      <w:tblPr/>
      <w:tcPr>
        <w:shd w:val="clear" w:color="auto" w:fill="DDDEDE" w:themeFill="text1" w:themeFillTint="33"/>
      </w:tcPr>
    </w:tblStylePr>
    <w:tblStylePr w:type="band1Horz">
      <w:tblPr/>
      <w:tcPr>
        <w:shd w:val="clear" w:color="auto" w:fill="DDDEDE" w:themeFill="text1" w:themeFillTint="33"/>
      </w:tcPr>
    </w:tblStylePr>
  </w:style>
  <w:style w:type="table" w:styleId="ListTable4">
    <w:name w:val="List Table 4"/>
    <w:basedOn w:val="TableNormal"/>
    <w:uiPriority w:val="49"/>
    <w:rsid w:val="004B3E6A"/>
    <w:tblPr>
      <w:tblStyleRowBandSize w:val="1"/>
      <w:tblStyleColBandSize w:val="1"/>
      <w:tblBorders>
        <w:top w:val="single" w:sz="4" w:space="0" w:color="9A9B9B" w:themeColor="text1" w:themeTint="99"/>
        <w:left w:val="single" w:sz="4" w:space="0" w:color="9A9B9B" w:themeColor="text1" w:themeTint="99"/>
        <w:bottom w:val="single" w:sz="4" w:space="0" w:color="9A9B9B" w:themeColor="text1" w:themeTint="99"/>
        <w:right w:val="single" w:sz="4" w:space="0" w:color="9A9B9B" w:themeColor="text1" w:themeTint="99"/>
        <w:insideH w:val="single" w:sz="4" w:space="0" w:color="9A9B9B" w:themeColor="text1" w:themeTint="99"/>
      </w:tblBorders>
    </w:tblPr>
    <w:tblStylePr w:type="firstRow">
      <w:rPr>
        <w:b/>
        <w:bCs/>
        <w:color w:val="FFFFFF" w:themeColor="background1"/>
      </w:rPr>
      <w:tblPr/>
      <w:tcPr>
        <w:tcBorders>
          <w:top w:val="single" w:sz="4" w:space="0" w:color="585959" w:themeColor="text1"/>
          <w:left w:val="single" w:sz="4" w:space="0" w:color="585959" w:themeColor="text1"/>
          <w:bottom w:val="single" w:sz="4" w:space="0" w:color="585959" w:themeColor="text1"/>
          <w:right w:val="single" w:sz="4" w:space="0" w:color="585959" w:themeColor="text1"/>
          <w:insideH w:val="nil"/>
        </w:tcBorders>
        <w:shd w:val="clear" w:color="auto" w:fill="585959" w:themeFill="text1"/>
      </w:tcPr>
    </w:tblStylePr>
    <w:tblStylePr w:type="lastRow">
      <w:rPr>
        <w:b/>
        <w:bCs/>
      </w:rPr>
      <w:tblPr/>
      <w:tcPr>
        <w:tcBorders>
          <w:top w:val="double" w:sz="4" w:space="0" w:color="9A9B9B" w:themeColor="text1" w:themeTint="99"/>
        </w:tcBorders>
      </w:tcPr>
    </w:tblStylePr>
    <w:tblStylePr w:type="firstCol">
      <w:rPr>
        <w:b/>
        <w:bCs/>
      </w:rPr>
    </w:tblStylePr>
    <w:tblStylePr w:type="lastCol">
      <w:rPr>
        <w:b/>
        <w:bCs/>
      </w:rPr>
    </w:tblStylePr>
    <w:tblStylePr w:type="band1Vert">
      <w:tblPr/>
      <w:tcPr>
        <w:shd w:val="clear" w:color="auto" w:fill="DDDEDE" w:themeFill="text1" w:themeFillTint="33"/>
      </w:tcPr>
    </w:tblStylePr>
    <w:tblStylePr w:type="band1Horz">
      <w:tblPr/>
      <w:tcPr>
        <w:shd w:val="clear" w:color="auto" w:fill="DDDEDE" w:themeFill="text1" w:themeFillTint="33"/>
      </w:tcPr>
    </w:tblStylePr>
  </w:style>
  <w:style w:type="paragraph" w:styleId="BodyText">
    <w:name w:val="Body Text"/>
    <w:basedOn w:val="Normal"/>
    <w:link w:val="BodyTextChar"/>
    <w:uiPriority w:val="99"/>
    <w:semiHidden/>
    <w:unhideWhenUsed/>
    <w:rsid w:val="00126495"/>
    <w:pPr>
      <w:spacing w:after="240"/>
    </w:pPr>
    <w:rPr>
      <w:rFonts w:eastAsiaTheme="minorHAnsi"/>
      <w:color w:val="auto"/>
      <w:szCs w:val="22"/>
    </w:rPr>
  </w:style>
  <w:style w:type="character" w:customStyle="1" w:styleId="BodyTextChar">
    <w:name w:val="Body Text Char"/>
    <w:basedOn w:val="DefaultParagraphFont"/>
    <w:link w:val="BodyText"/>
    <w:uiPriority w:val="99"/>
    <w:semiHidden/>
    <w:rsid w:val="00126495"/>
    <w:rPr>
      <w:rFonts w:asciiTheme="minorHAnsi" w:eastAsiaTheme="minorHAnsi" w:hAnsiTheme="minorHAnsi" w:cstheme="minorBidi"/>
      <w:szCs w:val="22"/>
    </w:rPr>
  </w:style>
  <w:style w:type="paragraph" w:styleId="BodyTextFirstIndent">
    <w:name w:val="Body Text First Indent"/>
    <w:basedOn w:val="BodyText"/>
    <w:link w:val="BodyTextFirstIndentChar"/>
    <w:uiPriority w:val="99"/>
    <w:semiHidden/>
    <w:unhideWhenUsed/>
    <w:rsid w:val="00126495"/>
    <w:pPr>
      <w:ind w:firstLine="360"/>
    </w:pPr>
  </w:style>
  <w:style w:type="character" w:customStyle="1" w:styleId="BodyTextFirstIndentChar">
    <w:name w:val="Body Text First Indent Char"/>
    <w:basedOn w:val="BodyTextChar"/>
    <w:link w:val="BodyTextFirstIndent"/>
    <w:uiPriority w:val="99"/>
    <w:semiHidden/>
    <w:rsid w:val="00126495"/>
    <w:rPr>
      <w:rFonts w:asciiTheme="minorHAnsi" w:eastAsiaTheme="minorHAnsi" w:hAnsiTheme="minorHAnsi" w:cstheme="minorBidi"/>
      <w:szCs w:val="22"/>
    </w:rPr>
  </w:style>
  <w:style w:type="paragraph" w:styleId="BodyTextIndent">
    <w:name w:val="Body Text Indent"/>
    <w:basedOn w:val="Normal"/>
    <w:link w:val="BodyTextIndentChar"/>
    <w:uiPriority w:val="99"/>
    <w:semiHidden/>
    <w:unhideWhenUsed/>
    <w:rsid w:val="00126495"/>
    <w:pPr>
      <w:spacing w:after="240"/>
      <w:ind w:left="360"/>
    </w:pPr>
    <w:rPr>
      <w:rFonts w:eastAsiaTheme="minorHAnsi"/>
      <w:color w:val="auto"/>
      <w:szCs w:val="22"/>
    </w:rPr>
  </w:style>
  <w:style w:type="character" w:customStyle="1" w:styleId="BodyTextIndentChar">
    <w:name w:val="Body Text Indent Char"/>
    <w:basedOn w:val="DefaultParagraphFont"/>
    <w:link w:val="BodyTextIndent"/>
    <w:uiPriority w:val="99"/>
    <w:semiHidden/>
    <w:rsid w:val="00126495"/>
    <w:rPr>
      <w:rFonts w:asciiTheme="minorHAnsi" w:eastAsiaTheme="minorHAnsi" w:hAnsiTheme="minorHAnsi" w:cstheme="minorBidi"/>
      <w:szCs w:val="22"/>
    </w:rPr>
  </w:style>
  <w:style w:type="paragraph" w:styleId="BodyTextFirstIndent2">
    <w:name w:val="Body Text First Indent 2"/>
    <w:basedOn w:val="BodyTextIndent"/>
    <w:link w:val="BodyTextFirstIndent2Char"/>
    <w:uiPriority w:val="99"/>
    <w:semiHidden/>
    <w:unhideWhenUsed/>
    <w:rsid w:val="00126495"/>
    <w:pPr>
      <w:ind w:firstLine="360"/>
    </w:pPr>
  </w:style>
  <w:style w:type="character" w:customStyle="1" w:styleId="BodyTextFirstIndent2Char">
    <w:name w:val="Body Text First Indent 2 Char"/>
    <w:basedOn w:val="BodyTextIndentChar"/>
    <w:link w:val="BodyTextFirstIndent2"/>
    <w:uiPriority w:val="99"/>
    <w:semiHidden/>
    <w:rsid w:val="00126495"/>
    <w:rPr>
      <w:rFonts w:asciiTheme="minorHAnsi" w:eastAsiaTheme="minorHAnsi" w:hAnsiTheme="minorHAnsi" w:cstheme="minorBidi"/>
      <w:szCs w:val="22"/>
    </w:rPr>
  </w:style>
  <w:style w:type="paragraph" w:styleId="BodyTextIndent2">
    <w:name w:val="Body Text Indent 2"/>
    <w:basedOn w:val="Normal"/>
    <w:link w:val="BodyTextIndent2Char"/>
    <w:uiPriority w:val="99"/>
    <w:semiHidden/>
    <w:unhideWhenUsed/>
    <w:rsid w:val="00126495"/>
    <w:pPr>
      <w:spacing w:after="240"/>
      <w:ind w:left="360"/>
    </w:pPr>
    <w:rPr>
      <w:rFonts w:eastAsiaTheme="minorHAnsi"/>
      <w:color w:val="auto"/>
      <w:szCs w:val="22"/>
    </w:rPr>
  </w:style>
  <w:style w:type="character" w:customStyle="1" w:styleId="BodyTextIndent2Char">
    <w:name w:val="Body Text Indent 2 Char"/>
    <w:basedOn w:val="DefaultParagraphFont"/>
    <w:link w:val="BodyTextIndent2"/>
    <w:uiPriority w:val="99"/>
    <w:semiHidden/>
    <w:rsid w:val="00126495"/>
    <w:rPr>
      <w:rFonts w:asciiTheme="minorHAnsi" w:eastAsiaTheme="minorHAnsi" w:hAnsiTheme="minorHAnsi" w:cstheme="minorBidi"/>
      <w:szCs w:val="22"/>
    </w:rPr>
  </w:style>
  <w:style w:type="paragraph" w:styleId="BodyTextIndent3">
    <w:name w:val="Body Text Indent 3"/>
    <w:basedOn w:val="Normal"/>
    <w:link w:val="BodyTextIndent3Char"/>
    <w:uiPriority w:val="99"/>
    <w:semiHidden/>
    <w:unhideWhenUsed/>
    <w:rsid w:val="00126495"/>
    <w:pPr>
      <w:spacing w:after="240"/>
      <w:ind w:left="360"/>
    </w:pPr>
    <w:rPr>
      <w:rFonts w:eastAsiaTheme="minorHAnsi"/>
      <w:color w:val="auto"/>
      <w:sz w:val="16"/>
      <w:szCs w:val="16"/>
    </w:rPr>
  </w:style>
  <w:style w:type="character" w:customStyle="1" w:styleId="BodyTextIndent3Char">
    <w:name w:val="Body Text Indent 3 Char"/>
    <w:basedOn w:val="DefaultParagraphFont"/>
    <w:link w:val="BodyTextIndent3"/>
    <w:uiPriority w:val="99"/>
    <w:semiHidden/>
    <w:rsid w:val="00126495"/>
    <w:rPr>
      <w:rFonts w:asciiTheme="minorHAnsi" w:eastAsiaTheme="minorHAnsi" w:hAnsiTheme="minorHAnsi" w:cstheme="minorBidi"/>
      <w:sz w:val="16"/>
      <w:szCs w:val="16"/>
    </w:rPr>
  </w:style>
  <w:style w:type="paragraph" w:customStyle="1" w:styleId="xl65">
    <w:name w:val="xl65"/>
    <w:basedOn w:val="Normal"/>
    <w:rsid w:val="00126495"/>
    <w:pPr>
      <w:spacing w:before="100" w:beforeAutospacing="1" w:after="100" w:afterAutospacing="1"/>
      <w:jc w:val="center"/>
    </w:pPr>
    <w:rPr>
      <w:rFonts w:ascii="Times New Roman" w:eastAsia="Times New Roman" w:hAnsi="Times New Roman" w:cs="Times New Roman"/>
      <w:color w:val="auto"/>
      <w:sz w:val="24"/>
    </w:rPr>
  </w:style>
  <w:style w:type="table" w:styleId="GridTable1Light-Accent3">
    <w:name w:val="Grid Table 1 Light Accent 3"/>
    <w:basedOn w:val="TableNormal"/>
    <w:uiPriority w:val="46"/>
    <w:rsid w:val="00126495"/>
    <w:rPr>
      <w:rFonts w:asciiTheme="minorHAnsi" w:eastAsiaTheme="minorHAnsi" w:hAnsiTheme="minorHAnsi" w:cstheme="minorBidi"/>
      <w:sz w:val="22"/>
      <w:szCs w:val="22"/>
    </w:rPr>
    <w:tblPr>
      <w:tblStyleRowBandSize w:val="1"/>
      <w:tblStyleColBandSize w:val="1"/>
      <w:tblBorders>
        <w:top w:val="single" w:sz="4" w:space="0" w:color="E390D6" w:themeColor="accent3" w:themeTint="66"/>
        <w:left w:val="single" w:sz="4" w:space="0" w:color="E390D6" w:themeColor="accent3" w:themeTint="66"/>
        <w:bottom w:val="single" w:sz="4" w:space="0" w:color="E390D6" w:themeColor="accent3" w:themeTint="66"/>
        <w:right w:val="single" w:sz="4" w:space="0" w:color="E390D6" w:themeColor="accent3" w:themeTint="66"/>
        <w:insideH w:val="single" w:sz="4" w:space="0" w:color="E390D6" w:themeColor="accent3" w:themeTint="66"/>
        <w:insideV w:val="single" w:sz="4" w:space="0" w:color="E390D6" w:themeColor="accent3" w:themeTint="66"/>
      </w:tblBorders>
    </w:tblPr>
    <w:tblStylePr w:type="firstRow">
      <w:rPr>
        <w:b/>
        <w:bCs/>
      </w:rPr>
      <w:tblPr/>
      <w:tcPr>
        <w:tcBorders>
          <w:bottom w:val="single" w:sz="12" w:space="0" w:color="D659C2" w:themeColor="accent3" w:themeTint="99"/>
        </w:tcBorders>
      </w:tcPr>
    </w:tblStylePr>
    <w:tblStylePr w:type="lastRow">
      <w:rPr>
        <w:b/>
        <w:bCs/>
      </w:rPr>
      <w:tblPr/>
      <w:tcPr>
        <w:tcBorders>
          <w:top w:val="double" w:sz="2" w:space="0" w:color="D659C2" w:themeColor="accent3" w:themeTint="99"/>
        </w:tcBorders>
      </w:tcPr>
    </w:tblStylePr>
    <w:tblStylePr w:type="firstCol">
      <w:rPr>
        <w:b/>
        <w:bCs/>
      </w:rPr>
    </w:tblStylePr>
    <w:tblStylePr w:type="lastCol">
      <w:rPr>
        <w:b/>
        <w:bCs/>
      </w:rPr>
    </w:tblStylePr>
  </w:style>
  <w:style w:type="paragraph" w:styleId="Revision">
    <w:name w:val="Revision"/>
    <w:hidden/>
    <w:uiPriority w:val="99"/>
    <w:semiHidden/>
    <w:rsid w:val="00AA19E1"/>
    <w:rPr>
      <w:rFonts w:asciiTheme="minorHAnsi" w:eastAsiaTheme="minorEastAsia" w:hAnsiTheme="minorHAnsi" w:cstheme="minorBidi"/>
      <w:color w:val="3C3D3C"/>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84526">
      <w:bodyDiv w:val="1"/>
      <w:marLeft w:val="0"/>
      <w:marRight w:val="0"/>
      <w:marTop w:val="0"/>
      <w:marBottom w:val="0"/>
      <w:divBdr>
        <w:top w:val="none" w:sz="0" w:space="0" w:color="auto"/>
        <w:left w:val="none" w:sz="0" w:space="0" w:color="auto"/>
        <w:bottom w:val="none" w:sz="0" w:space="0" w:color="auto"/>
        <w:right w:val="none" w:sz="0" w:space="0" w:color="auto"/>
      </w:divBdr>
    </w:div>
    <w:div w:id="237398884">
      <w:bodyDiv w:val="1"/>
      <w:marLeft w:val="0"/>
      <w:marRight w:val="0"/>
      <w:marTop w:val="0"/>
      <w:marBottom w:val="0"/>
      <w:divBdr>
        <w:top w:val="none" w:sz="0" w:space="0" w:color="auto"/>
        <w:left w:val="none" w:sz="0" w:space="0" w:color="auto"/>
        <w:bottom w:val="none" w:sz="0" w:space="0" w:color="auto"/>
        <w:right w:val="none" w:sz="0" w:space="0" w:color="auto"/>
      </w:divBdr>
    </w:div>
    <w:div w:id="259945673">
      <w:bodyDiv w:val="1"/>
      <w:marLeft w:val="0"/>
      <w:marRight w:val="0"/>
      <w:marTop w:val="0"/>
      <w:marBottom w:val="0"/>
      <w:divBdr>
        <w:top w:val="none" w:sz="0" w:space="0" w:color="auto"/>
        <w:left w:val="none" w:sz="0" w:space="0" w:color="auto"/>
        <w:bottom w:val="none" w:sz="0" w:space="0" w:color="auto"/>
        <w:right w:val="none" w:sz="0" w:space="0" w:color="auto"/>
      </w:divBdr>
    </w:div>
    <w:div w:id="296879136">
      <w:bodyDiv w:val="1"/>
      <w:marLeft w:val="0"/>
      <w:marRight w:val="0"/>
      <w:marTop w:val="0"/>
      <w:marBottom w:val="0"/>
      <w:divBdr>
        <w:top w:val="none" w:sz="0" w:space="0" w:color="auto"/>
        <w:left w:val="none" w:sz="0" w:space="0" w:color="auto"/>
        <w:bottom w:val="none" w:sz="0" w:space="0" w:color="auto"/>
        <w:right w:val="none" w:sz="0" w:space="0" w:color="auto"/>
      </w:divBdr>
    </w:div>
    <w:div w:id="420033875">
      <w:bodyDiv w:val="1"/>
      <w:marLeft w:val="0"/>
      <w:marRight w:val="0"/>
      <w:marTop w:val="0"/>
      <w:marBottom w:val="0"/>
      <w:divBdr>
        <w:top w:val="none" w:sz="0" w:space="0" w:color="auto"/>
        <w:left w:val="none" w:sz="0" w:space="0" w:color="auto"/>
        <w:bottom w:val="none" w:sz="0" w:space="0" w:color="auto"/>
        <w:right w:val="none" w:sz="0" w:space="0" w:color="auto"/>
      </w:divBdr>
    </w:div>
    <w:div w:id="561911131">
      <w:bodyDiv w:val="1"/>
      <w:marLeft w:val="0"/>
      <w:marRight w:val="0"/>
      <w:marTop w:val="0"/>
      <w:marBottom w:val="0"/>
      <w:divBdr>
        <w:top w:val="none" w:sz="0" w:space="0" w:color="auto"/>
        <w:left w:val="none" w:sz="0" w:space="0" w:color="auto"/>
        <w:bottom w:val="none" w:sz="0" w:space="0" w:color="auto"/>
        <w:right w:val="none" w:sz="0" w:space="0" w:color="auto"/>
      </w:divBdr>
    </w:div>
    <w:div w:id="701856733">
      <w:bodyDiv w:val="1"/>
      <w:marLeft w:val="0"/>
      <w:marRight w:val="0"/>
      <w:marTop w:val="0"/>
      <w:marBottom w:val="0"/>
      <w:divBdr>
        <w:top w:val="none" w:sz="0" w:space="0" w:color="auto"/>
        <w:left w:val="none" w:sz="0" w:space="0" w:color="auto"/>
        <w:bottom w:val="none" w:sz="0" w:space="0" w:color="auto"/>
        <w:right w:val="none" w:sz="0" w:space="0" w:color="auto"/>
      </w:divBdr>
    </w:div>
    <w:div w:id="733235404">
      <w:bodyDiv w:val="1"/>
      <w:marLeft w:val="0"/>
      <w:marRight w:val="0"/>
      <w:marTop w:val="0"/>
      <w:marBottom w:val="0"/>
      <w:divBdr>
        <w:top w:val="none" w:sz="0" w:space="0" w:color="auto"/>
        <w:left w:val="none" w:sz="0" w:space="0" w:color="auto"/>
        <w:bottom w:val="none" w:sz="0" w:space="0" w:color="auto"/>
        <w:right w:val="none" w:sz="0" w:space="0" w:color="auto"/>
      </w:divBdr>
    </w:div>
    <w:div w:id="1146505563">
      <w:bodyDiv w:val="1"/>
      <w:marLeft w:val="0"/>
      <w:marRight w:val="0"/>
      <w:marTop w:val="0"/>
      <w:marBottom w:val="0"/>
      <w:divBdr>
        <w:top w:val="none" w:sz="0" w:space="0" w:color="auto"/>
        <w:left w:val="none" w:sz="0" w:space="0" w:color="auto"/>
        <w:bottom w:val="none" w:sz="0" w:space="0" w:color="auto"/>
        <w:right w:val="none" w:sz="0" w:space="0" w:color="auto"/>
      </w:divBdr>
    </w:div>
    <w:div w:id="1281301173">
      <w:bodyDiv w:val="1"/>
      <w:marLeft w:val="0"/>
      <w:marRight w:val="0"/>
      <w:marTop w:val="0"/>
      <w:marBottom w:val="0"/>
      <w:divBdr>
        <w:top w:val="none" w:sz="0" w:space="0" w:color="auto"/>
        <w:left w:val="none" w:sz="0" w:space="0" w:color="auto"/>
        <w:bottom w:val="none" w:sz="0" w:space="0" w:color="auto"/>
        <w:right w:val="none" w:sz="0" w:space="0" w:color="auto"/>
      </w:divBdr>
    </w:div>
    <w:div w:id="1336490966">
      <w:bodyDiv w:val="1"/>
      <w:marLeft w:val="0"/>
      <w:marRight w:val="0"/>
      <w:marTop w:val="0"/>
      <w:marBottom w:val="0"/>
      <w:divBdr>
        <w:top w:val="none" w:sz="0" w:space="0" w:color="auto"/>
        <w:left w:val="none" w:sz="0" w:space="0" w:color="auto"/>
        <w:bottom w:val="none" w:sz="0" w:space="0" w:color="auto"/>
        <w:right w:val="none" w:sz="0" w:space="0" w:color="auto"/>
      </w:divBdr>
    </w:div>
    <w:div w:id="1443501857">
      <w:bodyDiv w:val="1"/>
      <w:marLeft w:val="0"/>
      <w:marRight w:val="0"/>
      <w:marTop w:val="0"/>
      <w:marBottom w:val="0"/>
      <w:divBdr>
        <w:top w:val="none" w:sz="0" w:space="0" w:color="auto"/>
        <w:left w:val="none" w:sz="0" w:space="0" w:color="auto"/>
        <w:bottom w:val="none" w:sz="0" w:space="0" w:color="auto"/>
        <w:right w:val="none" w:sz="0" w:space="0" w:color="auto"/>
      </w:divBdr>
    </w:div>
    <w:div w:id="1541554404">
      <w:bodyDiv w:val="1"/>
      <w:marLeft w:val="0"/>
      <w:marRight w:val="0"/>
      <w:marTop w:val="0"/>
      <w:marBottom w:val="0"/>
      <w:divBdr>
        <w:top w:val="none" w:sz="0" w:space="0" w:color="auto"/>
        <w:left w:val="none" w:sz="0" w:space="0" w:color="auto"/>
        <w:bottom w:val="none" w:sz="0" w:space="0" w:color="auto"/>
        <w:right w:val="none" w:sz="0" w:space="0" w:color="auto"/>
      </w:divBdr>
    </w:div>
    <w:div w:id="1595046167">
      <w:bodyDiv w:val="1"/>
      <w:marLeft w:val="0"/>
      <w:marRight w:val="0"/>
      <w:marTop w:val="0"/>
      <w:marBottom w:val="0"/>
      <w:divBdr>
        <w:top w:val="none" w:sz="0" w:space="0" w:color="auto"/>
        <w:left w:val="none" w:sz="0" w:space="0" w:color="auto"/>
        <w:bottom w:val="none" w:sz="0" w:space="0" w:color="auto"/>
        <w:right w:val="none" w:sz="0" w:space="0" w:color="auto"/>
      </w:divBdr>
    </w:div>
    <w:div w:id="1708679842">
      <w:bodyDiv w:val="1"/>
      <w:marLeft w:val="0"/>
      <w:marRight w:val="0"/>
      <w:marTop w:val="0"/>
      <w:marBottom w:val="0"/>
      <w:divBdr>
        <w:top w:val="none" w:sz="0" w:space="0" w:color="auto"/>
        <w:left w:val="none" w:sz="0" w:space="0" w:color="auto"/>
        <w:bottom w:val="none" w:sz="0" w:space="0" w:color="auto"/>
        <w:right w:val="none" w:sz="0" w:space="0" w:color="auto"/>
      </w:divBdr>
    </w:div>
    <w:div w:id="1821388685">
      <w:bodyDiv w:val="1"/>
      <w:marLeft w:val="0"/>
      <w:marRight w:val="0"/>
      <w:marTop w:val="0"/>
      <w:marBottom w:val="0"/>
      <w:divBdr>
        <w:top w:val="none" w:sz="0" w:space="0" w:color="auto"/>
        <w:left w:val="none" w:sz="0" w:space="0" w:color="auto"/>
        <w:bottom w:val="none" w:sz="0" w:space="0" w:color="auto"/>
        <w:right w:val="none" w:sz="0" w:space="0" w:color="auto"/>
      </w:divBdr>
    </w:div>
    <w:div w:id="1955747628">
      <w:bodyDiv w:val="1"/>
      <w:marLeft w:val="0"/>
      <w:marRight w:val="0"/>
      <w:marTop w:val="0"/>
      <w:marBottom w:val="0"/>
      <w:divBdr>
        <w:top w:val="none" w:sz="0" w:space="0" w:color="auto"/>
        <w:left w:val="none" w:sz="0" w:space="0" w:color="auto"/>
        <w:bottom w:val="none" w:sz="0" w:space="0" w:color="auto"/>
        <w:right w:val="none" w:sz="0" w:space="0" w:color="auto"/>
      </w:divBdr>
    </w:div>
    <w:div w:id="1971281820">
      <w:bodyDiv w:val="1"/>
      <w:marLeft w:val="0"/>
      <w:marRight w:val="0"/>
      <w:marTop w:val="0"/>
      <w:marBottom w:val="0"/>
      <w:divBdr>
        <w:top w:val="none" w:sz="0" w:space="0" w:color="auto"/>
        <w:left w:val="none" w:sz="0" w:space="0" w:color="auto"/>
        <w:bottom w:val="none" w:sz="0" w:space="0" w:color="auto"/>
        <w:right w:val="none" w:sz="0" w:space="0" w:color="auto"/>
      </w:divBdr>
    </w:div>
    <w:div w:id="2115859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pport.esri.com/en/other-resources/gis-dictionary" TargetMode="External"/><Relationship Id="rId18" Type="http://schemas.openxmlformats.org/officeDocument/2006/relationships/hyperlink" Target="https://www.fgdc.gov/standards/projects/FGDC-standards-projects/accuracy/part3/chapter3"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o-dnc/gis/web/agreement.cfm" TargetMode="External"/><Relationship Id="rId7" Type="http://schemas.openxmlformats.org/officeDocument/2006/relationships/endnotes" Target="endnotes.xml"/><Relationship Id="rId12" Type="http://schemas.openxmlformats.org/officeDocument/2006/relationships/hyperlink" Target="https://www.faa.gov/documentLibrary/media/Advisory_Circular/150-5300-18B-chg1-consolidated.pdf" TargetMode="External"/><Relationship Id="rId17" Type="http://schemas.microsoft.com/office/2016/09/relationships/commentsIds" Target="commentsIds.xml"/><Relationship Id="rId25" Type="http://schemas.openxmlformats.org/officeDocument/2006/relationships/footer" Target="footer3.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s://www.gpo.gov/fdsys/pkg/CFR-2010-title49-vol9/pdf/CFR-2010-title49-vol9-part1520.pdf"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gpo.gov/fdsys/pkg/CFR-2010-title49-vol1/pdf/CFR-2010-title49-vol1-part15.pdf" TargetMode="External"/><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www.fgdc.gov/metadata/csdgm-standard" TargetMode="External"/><Relationship Id="rId22" Type="http://schemas.openxmlformats.org/officeDocument/2006/relationships/header" Target="header2.xml"/><Relationship Id="rId27" Type="http://schemas.microsoft.com/office/2011/relationships/people" Target="peop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dwell\Desktop\templates\SRS%20Template%202015.dotx" TargetMode="External"/></Relationships>
</file>

<file path=word/theme/theme1.xml><?xml version="1.0" encoding="utf-8"?>
<a:theme xmlns:a="http://schemas.openxmlformats.org/drawingml/2006/main" name="Office Theme">
  <a:themeElements>
    <a:clrScheme name="WOOLPERT">
      <a:dk1>
        <a:srgbClr val="585959"/>
      </a:dk1>
      <a:lt1>
        <a:srgbClr val="FFFFFF"/>
      </a:lt1>
      <a:dk2>
        <a:srgbClr val="3C3D3C"/>
      </a:dk2>
      <a:lt2>
        <a:srgbClr val="FFFFFF"/>
      </a:lt2>
      <a:accent1>
        <a:srgbClr val="81AC22"/>
      </a:accent1>
      <a:accent2>
        <a:srgbClr val="007EA1"/>
      </a:accent2>
      <a:accent3>
        <a:srgbClr val="852176"/>
      </a:accent3>
      <a:accent4>
        <a:srgbClr val="BA0066"/>
      </a:accent4>
      <a:accent5>
        <a:srgbClr val="EC5C16"/>
      </a:accent5>
      <a:accent6>
        <a:srgbClr val="F69F00"/>
      </a:accent6>
      <a:hlink>
        <a:srgbClr val="007EA1"/>
      </a:hlink>
      <a:folHlink>
        <a:srgbClr val="85217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3616FE1777D9048A2570B6221C0DE0A" ma:contentTypeVersion="26" ma:contentTypeDescription="Create a new document." ma:contentTypeScope="" ma:versionID="3bedeb28a6866a8df679591d0c1d1e7a">
  <xsd:schema xmlns:xsd="http://www.w3.org/2001/XMLSchema" xmlns:xs="http://www.w3.org/2001/XMLSchema" xmlns:p="http://schemas.microsoft.com/office/2006/metadata/properties" xmlns:ns1="http://schemas.microsoft.com/sharepoint/v3" xmlns:ns2="83ce7f86-e199-4fda-a2b5-dc2d1d73e367" xmlns:ns3="27d7a4eb-9947-4d0f-8d9c-6b57bdd835cc" targetNamespace="http://schemas.microsoft.com/office/2006/metadata/properties" ma:root="true" ma:fieldsID="8ea151e67677c22f0e487b5d70ef8c87" ns1:_="" ns2:_="" ns3:_="">
    <xsd:import namespace="http://schemas.microsoft.com/sharepoint/v3"/>
    <xsd:import namespace="83ce7f86-e199-4fda-a2b5-dc2d1d73e367"/>
    <xsd:import namespace="27d7a4eb-9947-4d0f-8d9c-6b57bdd835cc"/>
    <xsd:element name="properties">
      <xsd:complexType>
        <xsd:sequence>
          <xsd:element name="documentManagement">
            <xsd:complexType>
              <xsd:all>
                <xsd:element ref="ns1:PublishingStartDate" minOccurs="0"/>
                <xsd:element ref="ns1:PublishingExpirationDate" minOccurs="0"/>
                <xsd:element ref="ns1:KpiDescription" minOccurs="0"/>
                <xsd:element ref="ns2:Date_x0020_Published"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KpiDescription" ma:index="11" nillable="true" ma:displayName="Description" ma:description="The description provides information about the purpose of the goal." ma:internalName="Kpi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ce7f86-e199-4fda-a2b5-dc2d1d73e367" elementFormDefault="qualified">
    <xsd:import namespace="http://schemas.microsoft.com/office/2006/documentManagement/types"/>
    <xsd:import namespace="http://schemas.microsoft.com/office/infopath/2007/PartnerControls"/>
    <xsd:element name="Date_x0020_Published" ma:index="12" nillable="true" ma:displayName="Date Published" ma:format="DateOnly" ma:internalName="Date_x0020_Published">
      <xsd:simpleType>
        <xsd:restriction base="dms:DateTime"/>
      </xsd:simple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MediaServiceAutoTags"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Status" ma:index="23" nillable="true" ma:displayName="Status" ma:format="Dropdown" ma:internalName="Status">
      <xsd:simpleType>
        <xsd:restriction base="dms:Choice">
          <xsd:enumeration value="Planning &amp; Model Setup"/>
          <xsd:enumeration value="Design"/>
          <xsd:enumeration value="Procurement"/>
          <xsd:enumeration value="Construction"/>
          <xsd:enumeration value="Complete"/>
        </xsd:restriction>
      </xsd:simpleType>
    </xsd:element>
  </xsd:schema>
  <xsd:schema xmlns:xsd="http://www.w3.org/2001/XMLSchema" xmlns:xs="http://www.w3.org/2001/XMLSchema" xmlns:dms="http://schemas.microsoft.com/office/2006/documentManagement/types" xmlns:pc="http://schemas.microsoft.com/office/infopath/2007/PartnerControls" targetNamespace="27d7a4eb-9947-4d0f-8d9c-6b57bdd835cc"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KpiDescription xmlns="http://schemas.microsoft.com/sharepoint/v3" xsi:nil="true"/>
    <PublishingExpirationDate xmlns="http://schemas.microsoft.com/sharepoint/v3" xsi:nil="true"/>
    <PublishingStartDate xmlns="http://schemas.microsoft.com/sharepoint/v3" xsi:nil="true"/>
    <Date_x0020_Published xmlns="83ce7f86-e199-4fda-a2b5-dc2d1d73e367" xsi:nil="true"/>
    <Status xmlns="83ce7f86-e199-4fda-a2b5-dc2d1d73e367" xsi:nil="true"/>
  </documentManagement>
</p:properties>
</file>

<file path=customXml/itemProps1.xml><?xml version="1.0" encoding="utf-8"?>
<ds:datastoreItem xmlns:ds="http://schemas.openxmlformats.org/officeDocument/2006/customXml" ds:itemID="{06BADA0C-9C25-4508-A97F-C4481E3F877B}">
  <ds:schemaRefs>
    <ds:schemaRef ds:uri="http://schemas.openxmlformats.org/officeDocument/2006/bibliography"/>
  </ds:schemaRefs>
</ds:datastoreItem>
</file>

<file path=customXml/itemProps2.xml><?xml version="1.0" encoding="utf-8"?>
<ds:datastoreItem xmlns:ds="http://schemas.openxmlformats.org/officeDocument/2006/customXml" ds:itemID="{2581C20C-6675-4B67-9614-0DC189250065}"/>
</file>

<file path=customXml/itemProps3.xml><?xml version="1.0" encoding="utf-8"?>
<ds:datastoreItem xmlns:ds="http://schemas.openxmlformats.org/officeDocument/2006/customXml" ds:itemID="{4978D500-171B-4815-89CD-3F7899740DAA}"/>
</file>

<file path=customXml/itemProps4.xml><?xml version="1.0" encoding="utf-8"?>
<ds:datastoreItem xmlns:ds="http://schemas.openxmlformats.org/officeDocument/2006/customXml" ds:itemID="{F44F2BDE-278D-4821-9752-197818058E4A}"/>
</file>

<file path=docProps/app.xml><?xml version="1.0" encoding="utf-8"?>
<Properties xmlns="http://schemas.openxmlformats.org/officeDocument/2006/extended-properties" xmlns:vt="http://schemas.openxmlformats.org/officeDocument/2006/docPropsVTypes">
  <Template>SRS Template 2015.dotx</Template>
  <TotalTime>1048</TotalTime>
  <Pages>26</Pages>
  <Words>21299</Words>
  <Characters>121405</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PROPOSAL/REPORT/SOQ8.5</vt:lpstr>
    </vt:vector>
  </TitlesOfParts>
  <Company>Woolpert</Company>
  <LinksUpToDate>false</LinksUpToDate>
  <CharactersWithSpaces>142420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PROPOSAL/REPORT/SOQ8.5</dc:title>
  <dc:creator>Marianne Cardwell</dc:creator>
  <cp:lastModifiedBy>Cardwell, Marianne</cp:lastModifiedBy>
  <cp:revision>22</cp:revision>
  <cp:lastPrinted>2018-06-12T12:46:00Z</cp:lastPrinted>
  <dcterms:created xsi:type="dcterms:W3CDTF">2018-04-23T11:16:00Z</dcterms:created>
  <dcterms:modified xsi:type="dcterms:W3CDTF">2018-06-12T12:47:00Z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0x010100D3616FE1777D9048A2570B6221C0DE0A</vt:lpwstr>
  </property>
</Properties>
</file>